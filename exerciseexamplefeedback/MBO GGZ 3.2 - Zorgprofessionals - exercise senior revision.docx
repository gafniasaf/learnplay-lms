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C27EB" w14:textId="77777777" w:rsidR="00423878" w:rsidRPr="00DC0D9F" w:rsidRDefault="00423878" w:rsidP="00423878">
      <w:pPr>
        <w:pStyle w:val="Geenafstand"/>
      </w:pPr>
    </w:p>
    <w:p w14:paraId="4C22960F" w14:textId="24EE099E" w:rsidR="00864A78" w:rsidRDefault="00864A78" w:rsidP="00921B9C">
      <w:pPr>
        <w:pStyle w:val="Geenafstand"/>
        <w:rPr>
          <w:b/>
          <w:bCs/>
          <w:lang w:val="en-US"/>
        </w:rPr>
      </w:pPr>
      <w:r w:rsidRPr="00864A78">
        <w:rPr>
          <w:b/>
          <w:bCs/>
          <w:lang w:val="en-US"/>
        </w:rPr>
        <w:t xml:space="preserve">Cynthia </w:t>
      </w:r>
      <w:proofErr w:type="spellStart"/>
      <w:r w:rsidRPr="00864A78">
        <w:rPr>
          <w:b/>
          <w:bCs/>
          <w:lang w:val="en-US"/>
        </w:rPr>
        <w:t>Hendrikse</w:t>
      </w:r>
      <w:proofErr w:type="spellEnd"/>
      <w:r w:rsidRPr="00864A78">
        <w:rPr>
          <w:b/>
          <w:bCs/>
          <w:lang w:val="en-US"/>
        </w:rPr>
        <w:t>- exercise first version (</w:t>
      </w:r>
      <w:r>
        <w:rPr>
          <w:b/>
          <w:bCs/>
          <w:lang w:val="en-US"/>
        </w:rPr>
        <w:t xml:space="preserve">+ new text version)- working hours: </w:t>
      </w:r>
      <w:r w:rsidR="007E13BE">
        <w:rPr>
          <w:b/>
          <w:bCs/>
          <w:lang w:val="en-US"/>
        </w:rPr>
        <w:t>5</w:t>
      </w:r>
      <w:r w:rsidR="00D968DE">
        <w:rPr>
          <w:b/>
          <w:bCs/>
          <w:lang w:val="en-US"/>
        </w:rPr>
        <w:t>.</w:t>
      </w:r>
      <w:r w:rsidR="007E13BE">
        <w:rPr>
          <w:b/>
          <w:bCs/>
          <w:lang w:val="en-US"/>
        </w:rPr>
        <w:t>08</w:t>
      </w:r>
      <w:r w:rsidR="00B15E2C">
        <w:rPr>
          <w:b/>
          <w:bCs/>
          <w:lang w:val="en-US"/>
        </w:rPr>
        <w:t xml:space="preserve"> </w:t>
      </w:r>
      <w:r w:rsidR="006A6802">
        <w:rPr>
          <w:b/>
          <w:bCs/>
          <w:lang w:val="en-US"/>
        </w:rPr>
        <w:t>h</w:t>
      </w:r>
      <w:r w:rsidR="00BC3842">
        <w:rPr>
          <w:b/>
          <w:bCs/>
          <w:lang w:val="en-US"/>
        </w:rPr>
        <w:t xml:space="preserve"> </w:t>
      </w:r>
      <w:r w:rsidR="00D968DE">
        <w:rPr>
          <w:b/>
          <w:bCs/>
          <w:lang w:val="en-US"/>
        </w:rPr>
        <w:t>+ 8 min</w:t>
      </w:r>
    </w:p>
    <w:p w14:paraId="102CBA3B" w14:textId="53D542B3" w:rsidR="00864A78" w:rsidRDefault="00A23749" w:rsidP="00921B9C">
      <w:pPr>
        <w:pStyle w:val="Geenafstand"/>
        <w:rPr>
          <w:b/>
          <w:bCs/>
          <w:lang w:val="en-US"/>
        </w:rPr>
      </w:pPr>
      <w:ins w:id="0" w:author="Anne Rorije" w:date="2021-09-07T13:20:00Z">
        <w:r>
          <w:rPr>
            <w:b/>
            <w:bCs/>
            <w:lang w:val="en-US"/>
          </w:rPr>
          <w:t xml:space="preserve">Anne Rorije – exercises senior revision: </w:t>
        </w:r>
      </w:ins>
      <w:ins w:id="1" w:author="Anne Rorije" w:date="2021-09-08T21:09:00Z">
        <w:r w:rsidR="00AF3BD3">
          <w:rPr>
            <w:b/>
            <w:bCs/>
            <w:lang w:val="en-US"/>
          </w:rPr>
          <w:t>1.25</w:t>
        </w:r>
      </w:ins>
      <w:ins w:id="2" w:author="Anne Rorije" w:date="2021-09-07T13:20:00Z">
        <w:r>
          <w:rPr>
            <w:b/>
            <w:bCs/>
            <w:lang w:val="en-US"/>
          </w:rPr>
          <w:t xml:space="preserve"> h</w:t>
        </w:r>
      </w:ins>
    </w:p>
    <w:p w14:paraId="08961A48" w14:textId="3F6EDF30" w:rsidR="00A23749" w:rsidRDefault="00A23749" w:rsidP="00921B9C">
      <w:pPr>
        <w:pStyle w:val="Geenafstand"/>
        <w:rPr>
          <w:ins w:id="3" w:author="Anne Rorije" w:date="2021-09-08T17:22:00Z"/>
          <w:b/>
          <w:bCs/>
          <w:lang w:val="en-US"/>
        </w:rPr>
      </w:pPr>
    </w:p>
    <w:p w14:paraId="1B750B0F" w14:textId="07482FBD" w:rsidR="000E7724" w:rsidRDefault="000E7724" w:rsidP="00921B9C">
      <w:pPr>
        <w:pStyle w:val="Geenafstand"/>
        <w:rPr>
          <w:ins w:id="4" w:author="Anne Rorije" w:date="2021-09-08T17:23:00Z"/>
          <w:b/>
          <w:bCs/>
          <w:lang w:val="en-US"/>
        </w:rPr>
      </w:pPr>
      <w:ins w:id="5" w:author="Anne Rorije" w:date="2021-09-08T17:23:00Z">
        <w:r>
          <w:rPr>
            <w:b/>
            <w:bCs/>
            <w:lang w:val="en-US"/>
          </w:rPr>
          <w:t>Hoi Cynthia,</w:t>
        </w:r>
      </w:ins>
    </w:p>
    <w:p w14:paraId="775C27F8" w14:textId="25764BC8" w:rsidR="000E7724" w:rsidRDefault="000E7724" w:rsidP="00921B9C">
      <w:pPr>
        <w:pStyle w:val="Geenafstand"/>
        <w:rPr>
          <w:ins w:id="6" w:author="Anne Rorije" w:date="2021-09-08T17:23:00Z"/>
          <w:b/>
          <w:bCs/>
          <w:lang w:val="en-US"/>
        </w:rPr>
      </w:pPr>
    </w:p>
    <w:p w14:paraId="3492C2ED" w14:textId="2869B0F1" w:rsidR="000E7724" w:rsidRDefault="000E7724" w:rsidP="000E7724">
      <w:pPr>
        <w:pStyle w:val="Geenafstand"/>
        <w:rPr>
          <w:ins w:id="7" w:author="Anne Rorije" w:date="2021-09-08T17:23:00Z"/>
          <w:b/>
          <w:bCs/>
          <w:lang w:val="en-US"/>
        </w:rPr>
        <w:pPrChange w:id="8" w:author="Anne Rorije" w:date="2021-09-08T17:23:00Z">
          <w:pPr>
            <w:pStyle w:val="Geenafstand"/>
            <w:numPr>
              <w:numId w:val="12"/>
            </w:numPr>
            <w:ind w:left="720" w:hanging="360"/>
          </w:pPr>
        </w:pPrChange>
      </w:pPr>
      <w:proofErr w:type="spellStart"/>
      <w:ins w:id="9" w:author="Anne Rorije" w:date="2021-09-08T17:23:00Z">
        <w:r>
          <w:rPr>
            <w:b/>
            <w:bCs/>
            <w:lang w:val="en-US"/>
          </w:rPr>
          <w:t>Ik</w:t>
        </w:r>
        <w:proofErr w:type="spellEnd"/>
        <w:r>
          <w:rPr>
            <w:b/>
            <w:bCs/>
            <w:lang w:val="en-US"/>
          </w:rPr>
          <w:t xml:space="preserve"> </w:t>
        </w:r>
        <w:proofErr w:type="spellStart"/>
        <w:r>
          <w:rPr>
            <w:b/>
            <w:bCs/>
            <w:lang w:val="en-US"/>
          </w:rPr>
          <w:t>heb</w:t>
        </w:r>
        <w:proofErr w:type="spellEnd"/>
        <w:r>
          <w:rPr>
            <w:b/>
            <w:bCs/>
            <w:lang w:val="en-US"/>
          </w:rPr>
          <w:t xml:space="preserve"> je </w:t>
        </w:r>
        <w:proofErr w:type="spellStart"/>
        <w:r>
          <w:rPr>
            <w:b/>
            <w:bCs/>
            <w:lang w:val="en-US"/>
          </w:rPr>
          <w:t>opgaven</w:t>
        </w:r>
        <w:proofErr w:type="spellEnd"/>
        <w:r>
          <w:rPr>
            <w:b/>
            <w:bCs/>
            <w:lang w:val="en-US"/>
          </w:rPr>
          <w:t xml:space="preserve"> </w:t>
        </w:r>
        <w:proofErr w:type="spellStart"/>
        <w:r>
          <w:rPr>
            <w:b/>
            <w:bCs/>
            <w:lang w:val="en-US"/>
          </w:rPr>
          <w:t>nagekeken</w:t>
        </w:r>
        <w:proofErr w:type="spellEnd"/>
        <w:r>
          <w:rPr>
            <w:b/>
            <w:bCs/>
            <w:lang w:val="en-US"/>
          </w:rPr>
          <w:t xml:space="preserve">. Je </w:t>
        </w:r>
        <w:proofErr w:type="spellStart"/>
        <w:r>
          <w:rPr>
            <w:b/>
            <w:bCs/>
            <w:lang w:val="en-US"/>
          </w:rPr>
          <w:t>hebt</w:t>
        </w:r>
        <w:proofErr w:type="spellEnd"/>
        <w:r>
          <w:rPr>
            <w:b/>
            <w:bCs/>
            <w:lang w:val="en-US"/>
          </w:rPr>
          <w:t xml:space="preserve"> </w:t>
        </w:r>
        <w:proofErr w:type="spellStart"/>
        <w:r>
          <w:rPr>
            <w:b/>
            <w:bCs/>
            <w:lang w:val="en-US"/>
          </w:rPr>
          <w:t>veel</w:t>
        </w:r>
        <w:proofErr w:type="spellEnd"/>
        <w:r>
          <w:rPr>
            <w:b/>
            <w:bCs/>
            <w:lang w:val="en-US"/>
          </w:rPr>
          <w:t xml:space="preserve"> </w:t>
        </w:r>
        <w:proofErr w:type="spellStart"/>
        <w:r>
          <w:rPr>
            <w:b/>
            <w:bCs/>
            <w:lang w:val="en-US"/>
          </w:rPr>
          <w:t>goede</w:t>
        </w:r>
        <w:proofErr w:type="spellEnd"/>
        <w:r>
          <w:rPr>
            <w:b/>
            <w:bCs/>
            <w:lang w:val="en-US"/>
          </w:rPr>
          <w:t xml:space="preserve"> </w:t>
        </w:r>
        <w:proofErr w:type="spellStart"/>
        <w:r>
          <w:rPr>
            <w:b/>
            <w:bCs/>
            <w:lang w:val="en-US"/>
          </w:rPr>
          <w:t>en</w:t>
        </w:r>
        <w:proofErr w:type="spellEnd"/>
        <w:r>
          <w:rPr>
            <w:b/>
            <w:bCs/>
            <w:lang w:val="en-US"/>
          </w:rPr>
          <w:t xml:space="preserve"> </w:t>
        </w:r>
        <w:proofErr w:type="spellStart"/>
        <w:r>
          <w:rPr>
            <w:b/>
            <w:bCs/>
            <w:lang w:val="en-US"/>
          </w:rPr>
          <w:t>volledige</w:t>
        </w:r>
        <w:proofErr w:type="spellEnd"/>
        <w:r>
          <w:rPr>
            <w:b/>
            <w:bCs/>
            <w:lang w:val="en-US"/>
          </w:rPr>
          <w:t xml:space="preserve"> flusters </w:t>
        </w:r>
        <w:proofErr w:type="spellStart"/>
        <w:r>
          <w:rPr>
            <w:b/>
            <w:bCs/>
            <w:lang w:val="en-US"/>
          </w:rPr>
          <w:t>gemaakt</w:t>
        </w:r>
        <w:proofErr w:type="spellEnd"/>
        <w:r>
          <w:rPr>
            <w:b/>
            <w:bCs/>
            <w:lang w:val="en-US"/>
          </w:rPr>
          <w:t>.</w:t>
        </w:r>
      </w:ins>
    </w:p>
    <w:p w14:paraId="3350D300" w14:textId="6E4D0EB9" w:rsidR="000E7724" w:rsidRDefault="000E7724" w:rsidP="000E7724">
      <w:pPr>
        <w:pStyle w:val="Geenafstand"/>
        <w:rPr>
          <w:ins w:id="10" w:author="Anne Rorije" w:date="2021-09-08T17:23:00Z"/>
          <w:b/>
          <w:bCs/>
          <w:lang w:val="en-US"/>
        </w:rPr>
      </w:pPr>
    </w:p>
    <w:p w14:paraId="1D3ACC1D" w14:textId="09373AED" w:rsidR="000E7724" w:rsidRDefault="000E7724" w:rsidP="000E7724">
      <w:pPr>
        <w:pStyle w:val="Geenafstand"/>
        <w:rPr>
          <w:ins w:id="11" w:author="Anne Rorije" w:date="2021-09-08T17:23:00Z"/>
          <w:b/>
          <w:bCs/>
          <w:lang w:val="en-US"/>
        </w:rPr>
      </w:pPr>
      <w:proofErr w:type="spellStart"/>
      <w:ins w:id="12" w:author="Anne Rorije" w:date="2021-09-08T17:23:00Z">
        <w:r>
          <w:rPr>
            <w:b/>
            <w:bCs/>
            <w:lang w:val="en-US"/>
          </w:rPr>
          <w:t>Een</w:t>
        </w:r>
        <w:proofErr w:type="spellEnd"/>
        <w:r>
          <w:rPr>
            <w:b/>
            <w:bCs/>
            <w:lang w:val="en-US"/>
          </w:rPr>
          <w:t xml:space="preserve"> </w:t>
        </w:r>
        <w:proofErr w:type="spellStart"/>
        <w:r>
          <w:rPr>
            <w:b/>
            <w:bCs/>
            <w:lang w:val="en-US"/>
          </w:rPr>
          <w:t>enkele</w:t>
        </w:r>
        <w:proofErr w:type="spellEnd"/>
        <w:r>
          <w:rPr>
            <w:b/>
            <w:bCs/>
            <w:lang w:val="en-US"/>
          </w:rPr>
          <w:t xml:space="preserve"> tip </w:t>
        </w:r>
        <w:proofErr w:type="spellStart"/>
        <w:r>
          <w:rPr>
            <w:b/>
            <w:bCs/>
            <w:lang w:val="en-US"/>
          </w:rPr>
          <w:t>nog</w:t>
        </w:r>
        <w:proofErr w:type="spellEnd"/>
        <w:r>
          <w:rPr>
            <w:b/>
            <w:bCs/>
            <w:lang w:val="en-US"/>
          </w:rPr>
          <w:t>;</w:t>
        </w:r>
      </w:ins>
    </w:p>
    <w:p w14:paraId="3722ABC2" w14:textId="7E547EB8" w:rsidR="000E7724" w:rsidRDefault="000E7724" w:rsidP="000E7724">
      <w:pPr>
        <w:pStyle w:val="Geenafstand"/>
        <w:numPr>
          <w:ilvl w:val="0"/>
          <w:numId w:val="13"/>
        </w:numPr>
        <w:rPr>
          <w:ins w:id="13" w:author="Anne Rorije" w:date="2021-09-08T17:24:00Z"/>
          <w:b/>
          <w:bCs/>
          <w:lang w:val="en-US"/>
        </w:rPr>
      </w:pPr>
      <w:proofErr w:type="spellStart"/>
      <w:ins w:id="14" w:author="Anne Rorije" w:date="2021-09-08T17:23:00Z">
        <w:r>
          <w:rPr>
            <w:b/>
            <w:bCs/>
            <w:lang w:val="en-US"/>
          </w:rPr>
          <w:t>Als</w:t>
        </w:r>
        <w:proofErr w:type="spellEnd"/>
        <w:r>
          <w:rPr>
            <w:b/>
            <w:bCs/>
            <w:lang w:val="en-US"/>
          </w:rPr>
          <w:t xml:space="preserve"> </w:t>
        </w:r>
        <w:proofErr w:type="spellStart"/>
        <w:r>
          <w:rPr>
            <w:b/>
            <w:bCs/>
            <w:lang w:val="en-US"/>
          </w:rPr>
          <w:t>i</w:t>
        </w:r>
      </w:ins>
      <w:ins w:id="15" w:author="Anne Rorije" w:date="2021-09-08T17:24:00Z">
        <w:r>
          <w:rPr>
            <w:b/>
            <w:bCs/>
            <w:lang w:val="en-US"/>
          </w:rPr>
          <w:t>nformatie</w:t>
        </w:r>
        <w:proofErr w:type="spellEnd"/>
        <w:r>
          <w:rPr>
            <w:b/>
            <w:bCs/>
            <w:lang w:val="en-US"/>
          </w:rPr>
          <w:t xml:space="preserve"> </w:t>
        </w:r>
        <w:proofErr w:type="spellStart"/>
        <w:r>
          <w:rPr>
            <w:b/>
            <w:bCs/>
            <w:lang w:val="en-US"/>
          </w:rPr>
          <w:t>vanuit</w:t>
        </w:r>
        <w:proofErr w:type="spellEnd"/>
        <w:r>
          <w:rPr>
            <w:b/>
            <w:bCs/>
            <w:lang w:val="en-US"/>
          </w:rPr>
          <w:t xml:space="preserve"> ‘</w:t>
        </w:r>
        <w:proofErr w:type="spellStart"/>
        <w:r>
          <w:rPr>
            <w:b/>
            <w:bCs/>
            <w:lang w:val="en-US"/>
          </w:rPr>
          <w:t>ons</w:t>
        </w:r>
        <w:proofErr w:type="spellEnd"/>
        <w:r>
          <w:rPr>
            <w:b/>
            <w:bCs/>
            <w:lang w:val="en-US"/>
          </w:rPr>
          <w:t xml:space="preserve">’ </w:t>
        </w:r>
        <w:proofErr w:type="spellStart"/>
        <w:r>
          <w:rPr>
            <w:b/>
            <w:bCs/>
            <w:lang w:val="en-US"/>
          </w:rPr>
          <w:t>komt</w:t>
        </w:r>
        <w:proofErr w:type="spellEnd"/>
        <w:r>
          <w:rPr>
            <w:b/>
            <w:bCs/>
            <w:lang w:val="en-US"/>
          </w:rPr>
          <w:t>, mag je de we-</w:t>
        </w:r>
        <w:proofErr w:type="spellStart"/>
        <w:r>
          <w:rPr>
            <w:b/>
            <w:bCs/>
            <w:lang w:val="en-US"/>
          </w:rPr>
          <w:t>vorm</w:t>
        </w:r>
        <w:proofErr w:type="spellEnd"/>
        <w:r>
          <w:rPr>
            <w:b/>
            <w:bCs/>
            <w:lang w:val="en-US"/>
          </w:rPr>
          <w:t xml:space="preserve"> </w:t>
        </w:r>
        <w:proofErr w:type="spellStart"/>
        <w:r>
          <w:rPr>
            <w:b/>
            <w:bCs/>
            <w:lang w:val="en-US"/>
          </w:rPr>
          <w:t>gebruiken</w:t>
        </w:r>
        <w:proofErr w:type="spellEnd"/>
        <w:r>
          <w:rPr>
            <w:b/>
            <w:bCs/>
            <w:lang w:val="en-US"/>
          </w:rPr>
          <w:t xml:space="preserve"> </w:t>
        </w:r>
        <w:proofErr w:type="spellStart"/>
        <w:r>
          <w:rPr>
            <w:b/>
            <w:bCs/>
            <w:lang w:val="en-US"/>
          </w:rPr>
          <w:t>ipv</w:t>
        </w:r>
        <w:proofErr w:type="spellEnd"/>
        <w:r>
          <w:rPr>
            <w:b/>
            <w:bCs/>
            <w:lang w:val="en-US"/>
          </w:rPr>
          <w:t xml:space="preserve"> de je-</w:t>
        </w:r>
        <w:proofErr w:type="spellStart"/>
        <w:r>
          <w:rPr>
            <w:b/>
            <w:bCs/>
            <w:lang w:val="en-US"/>
          </w:rPr>
          <w:t>vorm</w:t>
        </w:r>
        <w:proofErr w:type="spellEnd"/>
        <w:r>
          <w:rPr>
            <w:b/>
            <w:bCs/>
            <w:lang w:val="en-US"/>
          </w:rPr>
          <w:t>. (</w:t>
        </w:r>
        <w:proofErr w:type="spellStart"/>
        <w:proofErr w:type="gramStart"/>
        <w:r>
          <w:rPr>
            <w:b/>
            <w:bCs/>
            <w:lang w:val="en-US"/>
          </w:rPr>
          <w:t>gebruik</w:t>
        </w:r>
        <w:proofErr w:type="spellEnd"/>
        <w:proofErr w:type="gramEnd"/>
        <w:r>
          <w:rPr>
            <w:b/>
            <w:bCs/>
            <w:lang w:val="en-US"/>
          </w:rPr>
          <w:t xml:space="preserve"> </w:t>
        </w:r>
        <w:proofErr w:type="spellStart"/>
        <w:r>
          <w:rPr>
            <w:b/>
            <w:bCs/>
            <w:lang w:val="en-US"/>
          </w:rPr>
          <w:t>bijvoorbeeld</w:t>
        </w:r>
        <w:proofErr w:type="spellEnd"/>
        <w:r>
          <w:rPr>
            <w:b/>
            <w:bCs/>
            <w:lang w:val="en-US"/>
          </w:rPr>
          <w:t xml:space="preserve"> ‘</w:t>
        </w:r>
        <w:proofErr w:type="spellStart"/>
        <w:r>
          <w:rPr>
            <w:b/>
            <w:bCs/>
            <w:lang w:val="en-US"/>
          </w:rPr>
          <w:t>noemen</w:t>
        </w:r>
        <w:proofErr w:type="spellEnd"/>
        <w:r>
          <w:rPr>
            <w:b/>
            <w:bCs/>
            <w:lang w:val="en-US"/>
          </w:rPr>
          <w:t xml:space="preserve"> we’ </w:t>
        </w:r>
        <w:proofErr w:type="spellStart"/>
        <w:r>
          <w:rPr>
            <w:b/>
            <w:bCs/>
            <w:lang w:val="en-US"/>
          </w:rPr>
          <w:t>ipv</w:t>
        </w:r>
        <w:proofErr w:type="spellEnd"/>
        <w:r>
          <w:rPr>
            <w:b/>
            <w:bCs/>
            <w:lang w:val="en-US"/>
          </w:rPr>
          <w:t xml:space="preserve"> ‘</w:t>
        </w:r>
        <w:proofErr w:type="spellStart"/>
        <w:r>
          <w:rPr>
            <w:b/>
            <w:bCs/>
            <w:lang w:val="en-US"/>
          </w:rPr>
          <w:t>noem</w:t>
        </w:r>
        <w:proofErr w:type="spellEnd"/>
        <w:r>
          <w:rPr>
            <w:b/>
            <w:bCs/>
            <w:lang w:val="en-US"/>
          </w:rPr>
          <w:t xml:space="preserve"> je’, of ‘</w:t>
        </w:r>
        <w:proofErr w:type="spellStart"/>
        <w:r>
          <w:rPr>
            <w:b/>
            <w:bCs/>
            <w:lang w:val="en-US"/>
          </w:rPr>
          <w:t>dit</w:t>
        </w:r>
        <w:proofErr w:type="spellEnd"/>
        <w:r>
          <w:rPr>
            <w:b/>
            <w:bCs/>
            <w:lang w:val="en-US"/>
          </w:rPr>
          <w:t xml:space="preserve"> </w:t>
        </w:r>
        <w:proofErr w:type="spellStart"/>
        <w:r>
          <w:rPr>
            <w:b/>
            <w:bCs/>
            <w:lang w:val="en-US"/>
          </w:rPr>
          <w:t>heet</w:t>
        </w:r>
        <w:proofErr w:type="spellEnd"/>
        <w:r>
          <w:rPr>
            <w:b/>
            <w:bCs/>
            <w:lang w:val="en-US"/>
          </w:rPr>
          <w:t xml:space="preserve">’ </w:t>
        </w:r>
      </w:ins>
    </w:p>
    <w:p w14:paraId="0A8E4784" w14:textId="2D7DFB76" w:rsidR="000E7724" w:rsidRDefault="000E7724" w:rsidP="000E7724">
      <w:pPr>
        <w:pStyle w:val="Geenafstand"/>
        <w:numPr>
          <w:ilvl w:val="0"/>
          <w:numId w:val="13"/>
        </w:numPr>
        <w:rPr>
          <w:ins w:id="16" w:author="Anne Rorije" w:date="2021-09-08T17:25:00Z"/>
          <w:b/>
          <w:bCs/>
          <w:lang w:val="en-US"/>
        </w:rPr>
      </w:pPr>
      <w:ins w:id="17" w:author="Anne Rorije" w:date="2021-09-08T17:24:00Z">
        <w:r>
          <w:rPr>
            <w:b/>
            <w:bCs/>
            <w:lang w:val="en-US"/>
          </w:rPr>
          <w:t xml:space="preserve">Zorg </w:t>
        </w:r>
        <w:proofErr w:type="spellStart"/>
        <w:r>
          <w:rPr>
            <w:b/>
            <w:bCs/>
            <w:lang w:val="en-US"/>
          </w:rPr>
          <w:t>dat</w:t>
        </w:r>
        <w:proofErr w:type="spellEnd"/>
        <w:r>
          <w:rPr>
            <w:b/>
            <w:bCs/>
            <w:lang w:val="en-US"/>
          </w:rPr>
          <w:t xml:space="preserve"> je </w:t>
        </w:r>
        <w:proofErr w:type="spellStart"/>
        <w:r>
          <w:rPr>
            <w:b/>
            <w:bCs/>
            <w:lang w:val="en-US"/>
          </w:rPr>
          <w:t>altijd</w:t>
        </w:r>
        <w:proofErr w:type="spellEnd"/>
        <w:r>
          <w:rPr>
            <w:b/>
            <w:bCs/>
            <w:lang w:val="en-US"/>
          </w:rPr>
          <w:t xml:space="preserve"> in het </w:t>
        </w:r>
        <w:proofErr w:type="spellStart"/>
        <w:r>
          <w:rPr>
            <w:b/>
            <w:bCs/>
            <w:lang w:val="en-US"/>
          </w:rPr>
          <w:t>gehele</w:t>
        </w:r>
        <w:proofErr w:type="spellEnd"/>
        <w:r>
          <w:rPr>
            <w:b/>
            <w:bCs/>
            <w:lang w:val="en-US"/>
          </w:rPr>
          <w:t xml:space="preserve"> fluster </w:t>
        </w:r>
        <w:proofErr w:type="spellStart"/>
        <w:r>
          <w:rPr>
            <w:b/>
            <w:bCs/>
            <w:lang w:val="en-US"/>
          </w:rPr>
          <w:t>hetzelfde</w:t>
        </w:r>
        <w:proofErr w:type="spellEnd"/>
        <w:r>
          <w:rPr>
            <w:b/>
            <w:bCs/>
            <w:lang w:val="en-US"/>
          </w:rPr>
          <w:t xml:space="preserve"> </w:t>
        </w:r>
        <w:proofErr w:type="spellStart"/>
        <w:r>
          <w:rPr>
            <w:b/>
            <w:bCs/>
            <w:lang w:val="en-US"/>
          </w:rPr>
          <w:t>leerdoel</w:t>
        </w:r>
        <w:proofErr w:type="spellEnd"/>
        <w:r>
          <w:rPr>
            <w:b/>
            <w:bCs/>
            <w:lang w:val="en-US"/>
          </w:rPr>
          <w:t xml:space="preserve"> </w:t>
        </w:r>
        <w:proofErr w:type="spellStart"/>
        <w:r>
          <w:rPr>
            <w:b/>
            <w:bCs/>
            <w:lang w:val="en-US"/>
          </w:rPr>
          <w:t>toetst</w:t>
        </w:r>
        <w:proofErr w:type="spellEnd"/>
        <w:r>
          <w:rPr>
            <w:b/>
            <w:bCs/>
            <w:lang w:val="en-US"/>
          </w:rPr>
          <w:t xml:space="preserve">. </w:t>
        </w:r>
        <w:proofErr w:type="spellStart"/>
        <w:r>
          <w:rPr>
            <w:b/>
            <w:bCs/>
            <w:lang w:val="en-US"/>
          </w:rPr>
          <w:t>Als</w:t>
        </w:r>
        <w:proofErr w:type="spellEnd"/>
        <w:r>
          <w:rPr>
            <w:b/>
            <w:bCs/>
            <w:lang w:val="en-US"/>
          </w:rPr>
          <w:t xml:space="preserve"> </w:t>
        </w:r>
        <w:proofErr w:type="spellStart"/>
        <w:r>
          <w:rPr>
            <w:b/>
            <w:bCs/>
            <w:lang w:val="en-US"/>
          </w:rPr>
          <w:t>een</w:t>
        </w:r>
        <w:proofErr w:type="spellEnd"/>
        <w:r>
          <w:rPr>
            <w:b/>
            <w:bCs/>
            <w:lang w:val="en-US"/>
          </w:rPr>
          <w:t xml:space="preserve"> student </w:t>
        </w:r>
      </w:ins>
      <w:ins w:id="18" w:author="Anne Rorije" w:date="2021-09-08T17:25:00Z">
        <w:r>
          <w:rPr>
            <w:b/>
            <w:bCs/>
            <w:lang w:val="en-US"/>
          </w:rPr>
          <w:t xml:space="preserve">de </w:t>
        </w:r>
        <w:proofErr w:type="spellStart"/>
        <w:r>
          <w:rPr>
            <w:b/>
            <w:bCs/>
            <w:lang w:val="en-US"/>
          </w:rPr>
          <w:t>eerste</w:t>
        </w:r>
        <w:proofErr w:type="spellEnd"/>
        <w:r>
          <w:rPr>
            <w:b/>
            <w:bCs/>
            <w:lang w:val="en-US"/>
          </w:rPr>
          <w:t xml:space="preserve"> </w:t>
        </w:r>
        <w:proofErr w:type="spellStart"/>
        <w:r>
          <w:rPr>
            <w:b/>
            <w:bCs/>
            <w:lang w:val="en-US"/>
          </w:rPr>
          <w:t>vraag</w:t>
        </w:r>
        <w:proofErr w:type="spellEnd"/>
        <w:r>
          <w:rPr>
            <w:b/>
            <w:bCs/>
            <w:lang w:val="en-US"/>
          </w:rPr>
          <w:t xml:space="preserve"> </w:t>
        </w:r>
        <w:proofErr w:type="spellStart"/>
        <w:r>
          <w:rPr>
            <w:b/>
            <w:bCs/>
            <w:lang w:val="en-US"/>
          </w:rPr>
          <w:t>fout</w:t>
        </w:r>
        <w:proofErr w:type="spellEnd"/>
        <w:r>
          <w:rPr>
            <w:b/>
            <w:bCs/>
            <w:lang w:val="en-US"/>
          </w:rPr>
          <w:t xml:space="preserve"> </w:t>
        </w:r>
        <w:proofErr w:type="spellStart"/>
        <w:r>
          <w:rPr>
            <w:b/>
            <w:bCs/>
            <w:lang w:val="en-US"/>
          </w:rPr>
          <w:t>maakt</w:t>
        </w:r>
        <w:proofErr w:type="spellEnd"/>
        <w:r>
          <w:rPr>
            <w:b/>
            <w:bCs/>
            <w:lang w:val="en-US"/>
          </w:rPr>
          <w:t xml:space="preserve">, </w:t>
        </w:r>
        <w:proofErr w:type="spellStart"/>
        <w:r>
          <w:rPr>
            <w:b/>
            <w:bCs/>
            <w:lang w:val="en-US"/>
          </w:rPr>
          <w:t>moet</w:t>
        </w:r>
        <w:proofErr w:type="spellEnd"/>
        <w:r>
          <w:rPr>
            <w:b/>
            <w:bCs/>
            <w:lang w:val="en-US"/>
          </w:rPr>
          <w:t xml:space="preserve"> van hem/</w:t>
        </w:r>
        <w:proofErr w:type="spellStart"/>
        <w:r>
          <w:rPr>
            <w:b/>
            <w:bCs/>
            <w:lang w:val="en-US"/>
          </w:rPr>
          <w:t>haar</w:t>
        </w:r>
        <w:proofErr w:type="spellEnd"/>
        <w:r>
          <w:rPr>
            <w:b/>
            <w:bCs/>
            <w:lang w:val="en-US"/>
          </w:rPr>
          <w:t xml:space="preserve"> in de </w:t>
        </w:r>
        <w:proofErr w:type="spellStart"/>
        <w:r>
          <w:rPr>
            <w:b/>
            <w:bCs/>
            <w:lang w:val="en-US"/>
          </w:rPr>
          <w:t>volgende</w:t>
        </w:r>
        <w:proofErr w:type="spellEnd"/>
        <w:r>
          <w:rPr>
            <w:b/>
            <w:bCs/>
            <w:lang w:val="en-US"/>
          </w:rPr>
          <w:t xml:space="preserve"> </w:t>
        </w:r>
        <w:proofErr w:type="spellStart"/>
        <w:r>
          <w:rPr>
            <w:b/>
            <w:bCs/>
            <w:lang w:val="en-US"/>
          </w:rPr>
          <w:t>vraag</w:t>
        </w:r>
        <w:proofErr w:type="spellEnd"/>
        <w:r>
          <w:rPr>
            <w:b/>
            <w:bCs/>
            <w:lang w:val="en-US"/>
          </w:rPr>
          <w:t>/</w:t>
        </w:r>
        <w:proofErr w:type="spellStart"/>
        <w:r>
          <w:rPr>
            <w:b/>
            <w:bCs/>
            <w:lang w:val="en-US"/>
          </w:rPr>
          <w:t>stelling</w:t>
        </w:r>
        <w:proofErr w:type="spellEnd"/>
        <w:r>
          <w:rPr>
            <w:b/>
            <w:bCs/>
            <w:lang w:val="en-US"/>
          </w:rPr>
          <w:t xml:space="preserve"> </w:t>
        </w:r>
        <w:proofErr w:type="spellStart"/>
        <w:r>
          <w:rPr>
            <w:b/>
            <w:bCs/>
            <w:lang w:val="en-US"/>
          </w:rPr>
          <w:t>precies</w:t>
        </w:r>
        <w:proofErr w:type="spellEnd"/>
        <w:r>
          <w:rPr>
            <w:b/>
            <w:bCs/>
            <w:lang w:val="en-US"/>
          </w:rPr>
          <w:t xml:space="preserve"> </w:t>
        </w:r>
        <w:proofErr w:type="spellStart"/>
        <w:r>
          <w:rPr>
            <w:b/>
            <w:bCs/>
            <w:lang w:val="en-US"/>
          </w:rPr>
          <w:t>dezelfde</w:t>
        </w:r>
        <w:proofErr w:type="spellEnd"/>
        <w:r>
          <w:rPr>
            <w:b/>
            <w:bCs/>
            <w:lang w:val="en-US"/>
          </w:rPr>
          <w:t xml:space="preserve"> </w:t>
        </w:r>
        <w:proofErr w:type="spellStart"/>
        <w:r>
          <w:rPr>
            <w:b/>
            <w:bCs/>
            <w:lang w:val="en-US"/>
          </w:rPr>
          <w:t>kennis</w:t>
        </w:r>
        <w:proofErr w:type="spellEnd"/>
        <w:r>
          <w:rPr>
            <w:b/>
            <w:bCs/>
            <w:lang w:val="en-US"/>
          </w:rPr>
          <w:t xml:space="preserve"> </w:t>
        </w:r>
        <w:proofErr w:type="spellStart"/>
        <w:r>
          <w:rPr>
            <w:b/>
            <w:bCs/>
            <w:lang w:val="en-US"/>
          </w:rPr>
          <w:t>gevraagd</w:t>
        </w:r>
        <w:proofErr w:type="spellEnd"/>
        <w:r>
          <w:rPr>
            <w:b/>
            <w:bCs/>
            <w:lang w:val="en-US"/>
          </w:rPr>
          <w:t xml:space="preserve"> </w:t>
        </w:r>
        <w:proofErr w:type="spellStart"/>
        <w:r>
          <w:rPr>
            <w:b/>
            <w:bCs/>
            <w:lang w:val="en-US"/>
          </w:rPr>
          <w:t>worden</w:t>
        </w:r>
        <w:proofErr w:type="spellEnd"/>
        <w:r>
          <w:rPr>
            <w:b/>
            <w:bCs/>
            <w:lang w:val="en-US"/>
          </w:rPr>
          <w:t xml:space="preserve"> (</w:t>
        </w:r>
        <w:proofErr w:type="spellStart"/>
        <w:r>
          <w:rPr>
            <w:b/>
            <w:bCs/>
            <w:lang w:val="en-US"/>
          </w:rPr>
          <w:t>uitzondering</w:t>
        </w:r>
        <w:proofErr w:type="spellEnd"/>
        <w:r>
          <w:rPr>
            <w:b/>
            <w:bCs/>
            <w:lang w:val="en-US"/>
          </w:rPr>
          <w:t xml:space="preserve"> is de </w:t>
        </w:r>
        <w:proofErr w:type="spellStart"/>
        <w:r>
          <w:rPr>
            <w:b/>
            <w:bCs/>
            <w:lang w:val="en-US"/>
          </w:rPr>
          <w:t>opsomming</w:t>
        </w:r>
        <w:proofErr w:type="spellEnd"/>
        <w:r>
          <w:rPr>
            <w:b/>
            <w:bCs/>
            <w:lang w:val="en-US"/>
          </w:rPr>
          <w:t xml:space="preserve">, </w:t>
        </w:r>
        <w:proofErr w:type="spellStart"/>
        <w:r>
          <w:rPr>
            <w:b/>
            <w:bCs/>
            <w:lang w:val="en-US"/>
          </w:rPr>
          <w:t>waarbij</w:t>
        </w:r>
        <w:proofErr w:type="spellEnd"/>
        <w:r>
          <w:rPr>
            <w:b/>
            <w:bCs/>
            <w:lang w:val="en-US"/>
          </w:rPr>
          <w:t xml:space="preserve"> je in </w:t>
        </w:r>
        <w:proofErr w:type="spellStart"/>
        <w:r>
          <w:rPr>
            <w:b/>
            <w:bCs/>
            <w:lang w:val="en-US"/>
          </w:rPr>
          <w:t>elke</w:t>
        </w:r>
        <w:proofErr w:type="spellEnd"/>
        <w:r>
          <w:rPr>
            <w:b/>
            <w:bCs/>
            <w:lang w:val="en-US"/>
          </w:rPr>
          <w:t xml:space="preserve"> </w:t>
        </w:r>
        <w:proofErr w:type="spellStart"/>
        <w:r>
          <w:rPr>
            <w:b/>
            <w:bCs/>
            <w:lang w:val="en-US"/>
          </w:rPr>
          <w:t>vraag</w:t>
        </w:r>
        <w:proofErr w:type="spellEnd"/>
        <w:r>
          <w:rPr>
            <w:b/>
            <w:bCs/>
            <w:lang w:val="en-US"/>
          </w:rPr>
          <w:t>/</w:t>
        </w:r>
        <w:proofErr w:type="spellStart"/>
        <w:r>
          <w:rPr>
            <w:b/>
            <w:bCs/>
            <w:lang w:val="en-US"/>
          </w:rPr>
          <w:t>stelling</w:t>
        </w:r>
        <w:proofErr w:type="spellEnd"/>
        <w:r>
          <w:rPr>
            <w:b/>
            <w:bCs/>
            <w:lang w:val="en-US"/>
          </w:rPr>
          <w:t xml:space="preserve"> </w:t>
        </w:r>
        <w:proofErr w:type="spellStart"/>
        <w:r>
          <w:rPr>
            <w:b/>
            <w:bCs/>
            <w:lang w:val="en-US"/>
          </w:rPr>
          <w:t>een</w:t>
        </w:r>
        <w:proofErr w:type="spellEnd"/>
        <w:r>
          <w:rPr>
            <w:b/>
            <w:bCs/>
            <w:lang w:val="en-US"/>
          </w:rPr>
          <w:t xml:space="preserve"> </w:t>
        </w:r>
        <w:proofErr w:type="spellStart"/>
        <w:r>
          <w:rPr>
            <w:b/>
            <w:bCs/>
            <w:lang w:val="en-US"/>
          </w:rPr>
          <w:t>ander</w:t>
        </w:r>
        <w:proofErr w:type="spellEnd"/>
        <w:r>
          <w:rPr>
            <w:b/>
            <w:bCs/>
            <w:lang w:val="en-US"/>
          </w:rPr>
          <w:t xml:space="preserve"> </w:t>
        </w:r>
        <w:proofErr w:type="spellStart"/>
        <w:r>
          <w:rPr>
            <w:b/>
            <w:bCs/>
            <w:lang w:val="en-US"/>
          </w:rPr>
          <w:t>onderdeel</w:t>
        </w:r>
        <w:proofErr w:type="spellEnd"/>
        <w:r>
          <w:rPr>
            <w:b/>
            <w:bCs/>
            <w:lang w:val="en-US"/>
          </w:rPr>
          <w:t xml:space="preserve"> van de </w:t>
        </w:r>
        <w:proofErr w:type="spellStart"/>
        <w:r>
          <w:rPr>
            <w:b/>
            <w:bCs/>
            <w:lang w:val="en-US"/>
          </w:rPr>
          <w:t>opsomming</w:t>
        </w:r>
        <w:proofErr w:type="spellEnd"/>
        <w:r>
          <w:rPr>
            <w:b/>
            <w:bCs/>
            <w:lang w:val="en-US"/>
          </w:rPr>
          <w:t xml:space="preserve"> mag </w:t>
        </w:r>
        <w:proofErr w:type="spellStart"/>
        <w:r>
          <w:rPr>
            <w:b/>
            <w:bCs/>
            <w:lang w:val="en-US"/>
          </w:rPr>
          <w:t>toetsen</w:t>
        </w:r>
        <w:proofErr w:type="spellEnd"/>
        <w:r>
          <w:rPr>
            <w:b/>
            <w:bCs/>
            <w:lang w:val="en-US"/>
          </w:rPr>
          <w:t>).</w:t>
        </w:r>
      </w:ins>
    </w:p>
    <w:p w14:paraId="5524B8E7" w14:textId="1D47FE02" w:rsidR="005F725A" w:rsidRDefault="00AF3BD3" w:rsidP="000E7724">
      <w:pPr>
        <w:pStyle w:val="Geenafstand"/>
        <w:numPr>
          <w:ilvl w:val="0"/>
          <w:numId w:val="13"/>
        </w:numPr>
        <w:rPr>
          <w:ins w:id="19" w:author="Anne Rorije" w:date="2021-09-08T21:09:00Z"/>
          <w:b/>
          <w:bCs/>
          <w:lang w:val="en-US"/>
        </w:rPr>
      </w:pPr>
      <w:proofErr w:type="spellStart"/>
      <w:ins w:id="20" w:author="Anne Rorije" w:date="2021-09-08T21:08:00Z">
        <w:r>
          <w:rPr>
            <w:b/>
            <w:bCs/>
            <w:lang w:val="en-US"/>
          </w:rPr>
          <w:t>Bij</w:t>
        </w:r>
        <w:proofErr w:type="spellEnd"/>
        <w:r>
          <w:rPr>
            <w:b/>
            <w:bCs/>
            <w:lang w:val="en-US"/>
          </w:rPr>
          <w:t xml:space="preserve"> </w:t>
        </w:r>
        <w:proofErr w:type="spellStart"/>
        <w:r>
          <w:rPr>
            <w:b/>
            <w:bCs/>
            <w:lang w:val="en-US"/>
          </w:rPr>
          <w:t>vragen</w:t>
        </w:r>
        <w:proofErr w:type="spellEnd"/>
        <w:r>
          <w:rPr>
            <w:b/>
            <w:bCs/>
            <w:lang w:val="en-US"/>
          </w:rPr>
          <w:t xml:space="preserve"> met </w:t>
        </w:r>
        <w:proofErr w:type="spellStart"/>
        <w:r>
          <w:rPr>
            <w:b/>
            <w:bCs/>
            <w:lang w:val="en-US"/>
          </w:rPr>
          <w:t>als</w:t>
        </w:r>
        <w:proofErr w:type="spellEnd"/>
        <w:r>
          <w:rPr>
            <w:b/>
            <w:bCs/>
            <w:lang w:val="en-US"/>
          </w:rPr>
          <w:t xml:space="preserve"> </w:t>
        </w:r>
        <w:proofErr w:type="spellStart"/>
        <w:r>
          <w:rPr>
            <w:b/>
            <w:bCs/>
            <w:lang w:val="en-US"/>
          </w:rPr>
          <w:t>antwoordopties</w:t>
        </w:r>
        <w:proofErr w:type="spellEnd"/>
        <w:r>
          <w:rPr>
            <w:b/>
            <w:bCs/>
            <w:lang w:val="en-US"/>
          </w:rPr>
          <w:t xml:space="preserve"> v</w:t>
        </w:r>
        <w:proofErr w:type="spellStart"/>
        <w:r>
          <w:rPr>
            <w:b/>
            <w:bCs/>
            <w:lang w:val="en-US"/>
          </w:rPr>
          <w:t>ier</w:t>
        </w:r>
        <w:proofErr w:type="spellEnd"/>
        <w:r>
          <w:rPr>
            <w:b/>
            <w:bCs/>
            <w:lang w:val="en-US"/>
          </w:rPr>
          <w:t xml:space="preserve"> </w:t>
        </w:r>
        <w:proofErr w:type="spellStart"/>
        <w:r>
          <w:rPr>
            <w:b/>
            <w:bCs/>
            <w:lang w:val="en-US"/>
          </w:rPr>
          <w:t>getallen</w:t>
        </w:r>
        <w:proofErr w:type="spellEnd"/>
        <w:r>
          <w:rPr>
            <w:b/>
            <w:bCs/>
            <w:lang w:val="en-US"/>
          </w:rPr>
          <w:t xml:space="preserve">, mag je </w:t>
        </w:r>
        <w:proofErr w:type="spellStart"/>
        <w:r>
          <w:rPr>
            <w:b/>
            <w:bCs/>
            <w:lang w:val="en-US"/>
          </w:rPr>
          <w:t>cijfers</w:t>
        </w:r>
        <w:proofErr w:type="spellEnd"/>
        <w:r>
          <w:rPr>
            <w:b/>
            <w:bCs/>
            <w:lang w:val="en-US"/>
          </w:rPr>
          <w:t xml:space="preserve"> </w:t>
        </w:r>
        <w:proofErr w:type="spellStart"/>
        <w:r>
          <w:rPr>
            <w:b/>
            <w:bCs/>
            <w:lang w:val="en-US"/>
          </w:rPr>
          <w:t>gebruiken</w:t>
        </w:r>
        <w:proofErr w:type="spellEnd"/>
        <w:r>
          <w:rPr>
            <w:b/>
            <w:bCs/>
            <w:lang w:val="en-US"/>
          </w:rPr>
          <w:t>.</w:t>
        </w:r>
      </w:ins>
    </w:p>
    <w:p w14:paraId="6DE84693" w14:textId="5BA8BE84" w:rsidR="00AF3BD3" w:rsidRDefault="00AF3BD3" w:rsidP="000E7724">
      <w:pPr>
        <w:pStyle w:val="Geenafstand"/>
        <w:numPr>
          <w:ilvl w:val="0"/>
          <w:numId w:val="13"/>
        </w:numPr>
        <w:rPr>
          <w:ins w:id="21" w:author="Anne Rorije" w:date="2021-09-08T21:09:00Z"/>
          <w:b/>
          <w:bCs/>
          <w:lang w:val="en-US"/>
        </w:rPr>
      </w:pPr>
      <w:ins w:id="22" w:author="Anne Rorije" w:date="2021-09-08T21:09:00Z">
        <w:r>
          <w:rPr>
            <w:b/>
            <w:bCs/>
            <w:lang w:val="en-US"/>
          </w:rPr>
          <w:t xml:space="preserve">Hou </w:t>
        </w:r>
        <w:proofErr w:type="spellStart"/>
        <w:r>
          <w:rPr>
            <w:b/>
            <w:bCs/>
            <w:lang w:val="en-US"/>
          </w:rPr>
          <w:t>antwoordopties</w:t>
        </w:r>
        <w:proofErr w:type="spellEnd"/>
        <w:r>
          <w:rPr>
            <w:b/>
            <w:bCs/>
            <w:lang w:val="en-US"/>
          </w:rPr>
          <w:t xml:space="preserve"> zo </w:t>
        </w:r>
        <w:proofErr w:type="spellStart"/>
        <w:r>
          <w:rPr>
            <w:b/>
            <w:bCs/>
            <w:lang w:val="en-US"/>
          </w:rPr>
          <w:t>kort</w:t>
        </w:r>
        <w:proofErr w:type="spellEnd"/>
        <w:r>
          <w:rPr>
            <w:b/>
            <w:bCs/>
            <w:lang w:val="en-US"/>
          </w:rPr>
          <w:t xml:space="preserve"> </w:t>
        </w:r>
        <w:proofErr w:type="spellStart"/>
        <w:r>
          <w:rPr>
            <w:b/>
            <w:bCs/>
            <w:lang w:val="en-US"/>
          </w:rPr>
          <w:t>mogelijk</w:t>
        </w:r>
        <w:proofErr w:type="spellEnd"/>
        <w:r>
          <w:rPr>
            <w:b/>
            <w:bCs/>
            <w:lang w:val="en-US"/>
          </w:rPr>
          <w:t>.</w:t>
        </w:r>
      </w:ins>
    </w:p>
    <w:p w14:paraId="73A1C3F6" w14:textId="2C5559FA" w:rsidR="00AF3BD3" w:rsidRPr="000E7724" w:rsidRDefault="00AF3BD3" w:rsidP="000E7724">
      <w:pPr>
        <w:pStyle w:val="Geenafstand"/>
        <w:numPr>
          <w:ilvl w:val="0"/>
          <w:numId w:val="13"/>
        </w:numPr>
        <w:rPr>
          <w:ins w:id="23" w:author="Anne Rorije" w:date="2021-09-08T17:23:00Z"/>
          <w:b/>
          <w:bCs/>
          <w:lang w:val="en-US"/>
        </w:rPr>
        <w:pPrChange w:id="24" w:author="Anne Rorije" w:date="2021-09-08T17:24:00Z">
          <w:pPr>
            <w:pStyle w:val="Geenafstand"/>
          </w:pPr>
        </w:pPrChange>
      </w:pPr>
      <w:ins w:id="25" w:author="Anne Rorije" w:date="2021-09-08T21:09:00Z">
        <w:r>
          <w:rPr>
            <w:b/>
            <w:bCs/>
            <w:lang w:val="en-US"/>
          </w:rPr>
          <w:t xml:space="preserve">Zorg </w:t>
        </w:r>
        <w:proofErr w:type="spellStart"/>
        <w:r>
          <w:rPr>
            <w:b/>
            <w:bCs/>
            <w:lang w:val="en-US"/>
          </w:rPr>
          <w:t>dat</w:t>
        </w:r>
        <w:proofErr w:type="spellEnd"/>
        <w:r>
          <w:rPr>
            <w:b/>
            <w:bCs/>
            <w:lang w:val="en-US"/>
          </w:rPr>
          <w:t xml:space="preserve"> je </w:t>
        </w:r>
        <w:proofErr w:type="spellStart"/>
        <w:r>
          <w:rPr>
            <w:b/>
            <w:bCs/>
            <w:lang w:val="en-US"/>
          </w:rPr>
          <w:t>foute</w:t>
        </w:r>
        <w:proofErr w:type="spellEnd"/>
        <w:r>
          <w:rPr>
            <w:b/>
            <w:bCs/>
            <w:lang w:val="en-US"/>
          </w:rPr>
          <w:t xml:space="preserve"> </w:t>
        </w:r>
        <w:proofErr w:type="spellStart"/>
        <w:r>
          <w:rPr>
            <w:b/>
            <w:bCs/>
            <w:lang w:val="en-US"/>
          </w:rPr>
          <w:t>antwoordopties</w:t>
        </w:r>
        <w:proofErr w:type="spellEnd"/>
        <w:r>
          <w:rPr>
            <w:b/>
            <w:bCs/>
            <w:lang w:val="en-US"/>
          </w:rPr>
          <w:t xml:space="preserve"> </w:t>
        </w:r>
        <w:proofErr w:type="spellStart"/>
        <w:r>
          <w:rPr>
            <w:b/>
            <w:bCs/>
            <w:lang w:val="en-US"/>
          </w:rPr>
          <w:t>echt</w:t>
        </w:r>
        <w:proofErr w:type="spellEnd"/>
        <w:r>
          <w:rPr>
            <w:b/>
            <w:bCs/>
            <w:lang w:val="en-US"/>
          </w:rPr>
          <w:t xml:space="preserve"> 100% </w:t>
        </w:r>
        <w:proofErr w:type="spellStart"/>
        <w:r>
          <w:rPr>
            <w:b/>
            <w:bCs/>
            <w:lang w:val="en-US"/>
          </w:rPr>
          <w:t>fout</w:t>
        </w:r>
        <w:proofErr w:type="spellEnd"/>
        <w:r>
          <w:rPr>
            <w:b/>
            <w:bCs/>
            <w:lang w:val="en-US"/>
          </w:rPr>
          <w:t xml:space="preserve"> </w:t>
        </w:r>
        <w:proofErr w:type="spellStart"/>
        <w:r>
          <w:rPr>
            <w:b/>
            <w:bCs/>
            <w:lang w:val="en-US"/>
          </w:rPr>
          <w:t>zijn</w:t>
        </w:r>
        <w:proofErr w:type="spellEnd"/>
        <w:r>
          <w:rPr>
            <w:b/>
            <w:bCs/>
            <w:lang w:val="en-US"/>
          </w:rPr>
          <w:t>.</w:t>
        </w:r>
      </w:ins>
    </w:p>
    <w:p w14:paraId="00A16B4F" w14:textId="1849281D" w:rsidR="000E7724" w:rsidRDefault="000E7724" w:rsidP="000E7724">
      <w:pPr>
        <w:pStyle w:val="Geenafstand"/>
        <w:rPr>
          <w:ins w:id="26" w:author="Anne Rorije" w:date="2021-09-08T17:23:00Z"/>
          <w:b/>
          <w:bCs/>
          <w:lang w:val="en-US"/>
        </w:rPr>
      </w:pPr>
    </w:p>
    <w:p w14:paraId="49949117" w14:textId="77777777" w:rsidR="000E7724" w:rsidRPr="000E7724" w:rsidRDefault="000E7724" w:rsidP="000E7724">
      <w:pPr>
        <w:pStyle w:val="Geenafstand"/>
        <w:rPr>
          <w:b/>
          <w:bCs/>
          <w:lang w:val="en-US"/>
        </w:rPr>
      </w:pPr>
    </w:p>
    <w:p w14:paraId="733486D8" w14:textId="4DF85D5D" w:rsidR="00921B9C" w:rsidRPr="0002255C" w:rsidRDefault="00921B9C" w:rsidP="00921B9C">
      <w:pPr>
        <w:pStyle w:val="Geenafstand"/>
        <w:rPr>
          <w:b/>
          <w:bCs/>
        </w:rPr>
      </w:pPr>
      <w:r w:rsidRPr="0002255C">
        <w:rPr>
          <w:b/>
          <w:bCs/>
        </w:rPr>
        <w:t xml:space="preserve">Subject: </w:t>
      </w:r>
      <w:r w:rsidR="004E6539">
        <w:rPr>
          <w:b/>
          <w:bCs/>
        </w:rPr>
        <w:t>Zorgprofessionals</w:t>
      </w:r>
      <w:r w:rsidR="005C02E4">
        <w:rPr>
          <w:b/>
          <w:bCs/>
        </w:rPr>
        <w:t xml:space="preserve"> </w:t>
      </w:r>
      <w:r w:rsidRPr="0002255C">
        <w:rPr>
          <w:b/>
          <w:bCs/>
        </w:rPr>
        <w:br/>
        <w:t xml:space="preserve">HTML: </w:t>
      </w:r>
      <w:r>
        <w:rPr>
          <w:b/>
          <w:bCs/>
        </w:rPr>
        <w:t xml:space="preserve">Inleiding </w:t>
      </w:r>
    </w:p>
    <w:p w14:paraId="4125F00C" w14:textId="5E0B55AC" w:rsidR="00921B9C" w:rsidRPr="00F7042B" w:rsidRDefault="00921B9C" w:rsidP="00921B9C">
      <w:pPr>
        <w:pStyle w:val="Geenafstand"/>
        <w:rPr>
          <w:b/>
          <w:bCs/>
        </w:rPr>
      </w:pPr>
      <w:r>
        <w:rPr>
          <w:b/>
          <w:bCs/>
        </w:rPr>
        <w:t xml:space="preserve">Inleiding </w:t>
      </w:r>
    </w:p>
    <w:p w14:paraId="57C6ADF0" w14:textId="5FCC96A1" w:rsidR="00921B9C" w:rsidRDefault="00B55C2F" w:rsidP="61077D82">
      <w:pPr>
        <w:pStyle w:val="Geenafstand"/>
        <w:rPr>
          <w:rFonts w:cstheme="minorHAnsi"/>
          <w:shd w:val="clear" w:color="auto" w:fill="FFFFFF"/>
        </w:rPr>
      </w:pPr>
      <w:r w:rsidRPr="00CA72A3">
        <w:rPr>
          <w:highlight w:val="yellow"/>
        </w:rPr>
        <w:t xml:space="preserve">Image ID: </w:t>
      </w:r>
      <w:r w:rsidR="008E1215" w:rsidRPr="00CA72A3">
        <w:rPr>
          <w:highlight w:val="yellow"/>
        </w:rPr>
        <w:t>1426640957</w:t>
      </w:r>
      <w:r w:rsidR="008E1215">
        <w:t xml:space="preserve"> </w:t>
      </w:r>
    </w:p>
    <w:p w14:paraId="1C03E035" w14:textId="5BBD0B8C" w:rsidR="00DE2F8A" w:rsidRDefault="00DE2F8A" w:rsidP="61077D82">
      <w:pPr>
        <w:pStyle w:val="Geenafstand"/>
        <w:rPr>
          <w:rFonts w:cstheme="minorHAnsi"/>
          <w:shd w:val="clear" w:color="auto" w:fill="FFFFFF"/>
        </w:rPr>
      </w:pPr>
    </w:p>
    <w:p w14:paraId="13A18166" w14:textId="7A820B99" w:rsidR="00471FEA" w:rsidRDefault="00471FEA" w:rsidP="00471FEA">
      <w:pPr>
        <w:pStyle w:val="Geenafstand"/>
        <w:rPr>
          <w:shd w:val="clear" w:color="auto" w:fill="FFFFFF"/>
        </w:rPr>
      </w:pPr>
      <w:r w:rsidRPr="00DE2F8A">
        <w:rPr>
          <w:shd w:val="clear" w:color="auto" w:fill="FFFFFF"/>
        </w:rPr>
        <w:t xml:space="preserve">In Nederland heb je </w:t>
      </w:r>
      <w:r>
        <w:rPr>
          <w:shd w:val="clear" w:color="auto" w:fill="FFFFFF"/>
        </w:rPr>
        <w:t xml:space="preserve">de </w:t>
      </w:r>
      <w:r w:rsidRPr="00F328A0">
        <w:rPr>
          <w:b/>
          <w:bCs/>
          <w:shd w:val="clear" w:color="auto" w:fill="FFFFFF"/>
        </w:rPr>
        <w:t>geestelijke gezondheidszorg</w:t>
      </w:r>
      <w:r>
        <w:rPr>
          <w:shd w:val="clear" w:color="auto" w:fill="FFFFFF"/>
        </w:rPr>
        <w:t xml:space="preserve">. Afgekort is dit de </w:t>
      </w:r>
      <w:r w:rsidRPr="00F328A0">
        <w:rPr>
          <w:b/>
          <w:bCs/>
          <w:shd w:val="clear" w:color="auto" w:fill="FFFFFF"/>
        </w:rPr>
        <w:t>GGZ</w:t>
      </w:r>
      <w:r>
        <w:rPr>
          <w:shd w:val="clear" w:color="auto" w:fill="FFFFFF"/>
        </w:rPr>
        <w:t xml:space="preserve">. </w:t>
      </w:r>
      <w:r w:rsidR="00E60558">
        <w:rPr>
          <w:shd w:val="clear" w:color="auto" w:fill="FFFFFF"/>
        </w:rPr>
        <w:t>Zorgvragers maken</w:t>
      </w:r>
      <w:r w:rsidR="008E1215">
        <w:rPr>
          <w:shd w:val="clear" w:color="auto" w:fill="FFFFFF"/>
        </w:rPr>
        <w:t xml:space="preserve"> gebruik van deze zorg </w:t>
      </w:r>
      <w:r w:rsidR="00E60558">
        <w:rPr>
          <w:shd w:val="clear" w:color="auto" w:fill="FFFFFF"/>
        </w:rPr>
        <w:t>bij</w:t>
      </w:r>
      <w:r w:rsidR="008E1215">
        <w:rPr>
          <w:shd w:val="clear" w:color="auto" w:fill="FFFFFF"/>
        </w:rPr>
        <w:t xml:space="preserve"> psychische problemen</w:t>
      </w:r>
      <w:r>
        <w:rPr>
          <w:shd w:val="clear" w:color="auto" w:fill="FFFFFF"/>
        </w:rPr>
        <w:t>. Het doel is om deze problemen te:</w:t>
      </w:r>
    </w:p>
    <w:p w14:paraId="35EDD5EF" w14:textId="77777777" w:rsidR="00471FEA" w:rsidRDefault="00471FEA" w:rsidP="00471FEA">
      <w:pPr>
        <w:pStyle w:val="Geenafstand"/>
        <w:numPr>
          <w:ilvl w:val="0"/>
          <w:numId w:val="8"/>
        </w:numPr>
        <w:rPr>
          <w:shd w:val="clear" w:color="auto" w:fill="FFFFFF"/>
        </w:rPr>
      </w:pPr>
      <w:proofErr w:type="gramStart"/>
      <w:r>
        <w:rPr>
          <w:shd w:val="clear" w:color="auto" w:fill="FFFFFF"/>
        </w:rPr>
        <w:t>behandelen</w:t>
      </w:r>
      <w:proofErr w:type="gramEnd"/>
      <w:r>
        <w:rPr>
          <w:shd w:val="clear" w:color="auto" w:fill="FFFFFF"/>
        </w:rPr>
        <w:t>;</w:t>
      </w:r>
    </w:p>
    <w:p w14:paraId="00350E4A" w14:textId="77777777" w:rsidR="00471FEA" w:rsidRDefault="00471FEA" w:rsidP="00471FEA">
      <w:pPr>
        <w:pStyle w:val="Geenafstand"/>
        <w:numPr>
          <w:ilvl w:val="0"/>
          <w:numId w:val="8"/>
        </w:numPr>
        <w:rPr>
          <w:shd w:val="clear" w:color="auto" w:fill="FFFFFF"/>
        </w:rPr>
      </w:pPr>
      <w:proofErr w:type="gramStart"/>
      <w:r>
        <w:rPr>
          <w:shd w:val="clear" w:color="auto" w:fill="FFFFFF"/>
        </w:rPr>
        <w:t>voorkomen</w:t>
      </w:r>
      <w:proofErr w:type="gramEnd"/>
      <w:r>
        <w:rPr>
          <w:shd w:val="clear" w:color="auto" w:fill="FFFFFF"/>
        </w:rPr>
        <w:t>;</w:t>
      </w:r>
    </w:p>
    <w:p w14:paraId="0E71E5E8" w14:textId="539AA523" w:rsidR="00471FEA" w:rsidRDefault="008E1215" w:rsidP="00471FEA">
      <w:pPr>
        <w:pStyle w:val="Geenafstand"/>
        <w:numPr>
          <w:ilvl w:val="0"/>
          <w:numId w:val="8"/>
        </w:numPr>
        <w:rPr>
          <w:shd w:val="clear" w:color="auto" w:fill="FFFFFF"/>
        </w:rPr>
      </w:pPr>
      <w:proofErr w:type="gramStart"/>
      <w:r>
        <w:rPr>
          <w:shd w:val="clear" w:color="auto" w:fill="FFFFFF"/>
        </w:rPr>
        <w:t>op</w:t>
      </w:r>
      <w:proofErr w:type="gramEnd"/>
      <w:r>
        <w:rPr>
          <w:shd w:val="clear" w:color="auto" w:fill="FFFFFF"/>
        </w:rPr>
        <w:t xml:space="preserve"> te lossen</w:t>
      </w:r>
      <w:r w:rsidR="00471FEA">
        <w:rPr>
          <w:shd w:val="clear" w:color="auto" w:fill="FFFFFF"/>
        </w:rPr>
        <w:t>.</w:t>
      </w:r>
    </w:p>
    <w:p w14:paraId="19DF3BE2" w14:textId="77777777" w:rsidR="00B27A49" w:rsidRDefault="00B27A49" w:rsidP="008E1215">
      <w:pPr>
        <w:pStyle w:val="Geenafstand"/>
        <w:rPr>
          <w:shd w:val="clear" w:color="auto" w:fill="FFFFFF"/>
        </w:rPr>
      </w:pPr>
    </w:p>
    <w:p w14:paraId="3EEBE4DC" w14:textId="17CA142F" w:rsidR="00471FEA" w:rsidRDefault="008E1215" w:rsidP="00471FEA">
      <w:pPr>
        <w:pStyle w:val="Geenafstand"/>
      </w:pPr>
      <w:r>
        <w:rPr>
          <w:shd w:val="clear" w:color="auto" w:fill="FFFFFF"/>
        </w:rPr>
        <w:t>In de geestelijke gezondheidszorg werken veel zorgprofessionals.</w:t>
      </w:r>
      <w:r w:rsidR="00471FEA">
        <w:rPr>
          <w:shd w:val="clear" w:color="auto" w:fill="FFFFFF"/>
        </w:rPr>
        <w:t xml:space="preserve"> Van </w:t>
      </w:r>
      <w:r w:rsidR="00E60558">
        <w:rPr>
          <w:shd w:val="clear" w:color="auto" w:fill="FFFFFF"/>
        </w:rPr>
        <w:t>elke</w:t>
      </w:r>
      <w:r w:rsidR="00471FEA">
        <w:rPr>
          <w:shd w:val="clear" w:color="auto" w:fill="FFFFFF"/>
        </w:rPr>
        <w:t xml:space="preserve"> drie zorgprofessionals</w:t>
      </w:r>
      <w:r w:rsidR="00E60558">
        <w:rPr>
          <w:shd w:val="clear" w:color="auto" w:fill="FFFFFF"/>
        </w:rPr>
        <w:t xml:space="preserve"> die bij de GGZ werken,</w:t>
      </w:r>
      <w:r w:rsidR="00471FEA">
        <w:rPr>
          <w:shd w:val="clear" w:color="auto" w:fill="FFFFFF"/>
        </w:rPr>
        <w:t xml:space="preserve"> is ongeveer één verpleegkundige. </w:t>
      </w:r>
    </w:p>
    <w:p w14:paraId="2A2842F1" w14:textId="0C6324D9" w:rsidR="6CD93794" w:rsidRDefault="6CD93794" w:rsidP="6CD93794">
      <w:pPr>
        <w:pStyle w:val="Geenafstand"/>
      </w:pPr>
    </w:p>
    <w:p w14:paraId="199E3E9C" w14:textId="77777777" w:rsidR="00471FEA" w:rsidRDefault="00471FEA" w:rsidP="00471FEA">
      <w:pPr>
        <w:pStyle w:val="Geenafstand"/>
        <w:rPr>
          <w:shd w:val="clear" w:color="auto" w:fill="FFFFFF"/>
        </w:rPr>
      </w:pPr>
      <w:r>
        <w:rPr>
          <w:shd w:val="clear" w:color="auto" w:fill="FFFFFF"/>
        </w:rPr>
        <w:t>Niet elke verpleegkundige is hetzelfde. Voorbeelden van verschillende soorten zijn de:</w:t>
      </w:r>
    </w:p>
    <w:p w14:paraId="66D4A1B7" w14:textId="03E78BAD" w:rsidR="00471FEA" w:rsidRDefault="00471FEA" w:rsidP="00471FEA">
      <w:pPr>
        <w:pStyle w:val="Geenafstand"/>
        <w:numPr>
          <w:ilvl w:val="0"/>
          <w:numId w:val="8"/>
        </w:numPr>
        <w:rPr>
          <w:shd w:val="clear" w:color="auto" w:fill="FFFFFF"/>
        </w:rPr>
      </w:pPr>
      <w:proofErr w:type="gramStart"/>
      <w:r>
        <w:rPr>
          <w:shd w:val="clear" w:color="auto" w:fill="FFFFFF"/>
        </w:rPr>
        <w:t>verpleegkundige</w:t>
      </w:r>
      <w:proofErr w:type="gramEnd"/>
      <w:r>
        <w:rPr>
          <w:shd w:val="clear" w:color="auto" w:fill="FFFFFF"/>
        </w:rPr>
        <w:t xml:space="preserve"> die een opleiding heeft gevolgd van het middelbaar beroepsonderwijs.</w:t>
      </w:r>
      <w:r w:rsidR="008E1215">
        <w:rPr>
          <w:shd w:val="clear" w:color="auto" w:fill="FFFFFF"/>
        </w:rPr>
        <w:t xml:space="preserve"> Hij of zij is meer gericht op werken in de praktijk</w:t>
      </w:r>
      <w:r w:rsidR="75ABEA03">
        <w:rPr>
          <w:shd w:val="clear" w:color="auto" w:fill="FFFFFF"/>
        </w:rPr>
        <w:t>.</w:t>
      </w:r>
      <w:r>
        <w:rPr>
          <w:shd w:val="clear" w:color="auto" w:fill="FFFFFF"/>
        </w:rPr>
        <w:t xml:space="preserve"> Afgekort is dit</w:t>
      </w:r>
      <w:r w:rsidR="00B27A49">
        <w:rPr>
          <w:shd w:val="clear" w:color="auto" w:fill="FFFFFF"/>
        </w:rPr>
        <w:t xml:space="preserve"> een</w:t>
      </w:r>
      <w:r>
        <w:rPr>
          <w:shd w:val="clear" w:color="auto" w:fill="FFFFFF"/>
        </w:rPr>
        <w:t xml:space="preserve"> </w:t>
      </w:r>
      <w:r w:rsidRPr="00F328A0">
        <w:rPr>
          <w:b/>
          <w:bCs/>
          <w:shd w:val="clear" w:color="auto" w:fill="FFFFFF"/>
        </w:rPr>
        <w:t>MBO-verpleegkundige</w:t>
      </w:r>
      <w:r>
        <w:rPr>
          <w:shd w:val="clear" w:color="auto" w:fill="FFFFFF"/>
        </w:rPr>
        <w:t>;</w:t>
      </w:r>
    </w:p>
    <w:p w14:paraId="064CC86B" w14:textId="53E547A5" w:rsidR="00471FEA" w:rsidRDefault="00471FEA" w:rsidP="00471FEA">
      <w:pPr>
        <w:pStyle w:val="Geenafstand"/>
        <w:numPr>
          <w:ilvl w:val="0"/>
          <w:numId w:val="8"/>
        </w:numPr>
        <w:rPr>
          <w:shd w:val="clear" w:color="auto" w:fill="FFFFFF"/>
        </w:rPr>
      </w:pPr>
      <w:proofErr w:type="gramStart"/>
      <w:r>
        <w:rPr>
          <w:shd w:val="clear" w:color="auto" w:fill="FFFFFF"/>
        </w:rPr>
        <w:t>verpleegkundige</w:t>
      </w:r>
      <w:proofErr w:type="gramEnd"/>
      <w:r>
        <w:rPr>
          <w:shd w:val="clear" w:color="auto" w:fill="FFFFFF"/>
        </w:rPr>
        <w:t xml:space="preserve"> die een opleiding heeft gevolgd aan het hoger beroepsonderwijs. Dit is één stap hoger dan </w:t>
      </w:r>
      <w:r w:rsidR="00800624">
        <w:rPr>
          <w:shd w:val="clear" w:color="auto" w:fill="FFFFFF"/>
        </w:rPr>
        <w:t xml:space="preserve">het </w:t>
      </w:r>
      <w:r>
        <w:rPr>
          <w:shd w:val="clear" w:color="auto" w:fill="FFFFFF"/>
        </w:rPr>
        <w:t>middelbaar beroepsonderwijs. Dat betekent dat deze verpleegkundige meer kennis heeft. Afgekort is dit</w:t>
      </w:r>
      <w:r w:rsidR="00B27A49">
        <w:rPr>
          <w:shd w:val="clear" w:color="auto" w:fill="FFFFFF"/>
        </w:rPr>
        <w:t xml:space="preserve"> een</w:t>
      </w:r>
      <w:r>
        <w:rPr>
          <w:shd w:val="clear" w:color="auto" w:fill="FFFFFF"/>
        </w:rPr>
        <w:t xml:space="preserve"> </w:t>
      </w:r>
      <w:r w:rsidRPr="00F328A0">
        <w:rPr>
          <w:b/>
          <w:bCs/>
          <w:shd w:val="clear" w:color="auto" w:fill="FFFFFF"/>
        </w:rPr>
        <w:t>HBO-verpleegkundige</w:t>
      </w:r>
      <w:r>
        <w:rPr>
          <w:shd w:val="clear" w:color="auto" w:fill="FFFFFF"/>
        </w:rPr>
        <w:t>;</w:t>
      </w:r>
    </w:p>
    <w:p w14:paraId="4AB169AB" w14:textId="0C4CF61E" w:rsidR="00471FEA" w:rsidRDefault="00471FEA" w:rsidP="00471FEA">
      <w:pPr>
        <w:pStyle w:val="Geenafstand"/>
        <w:numPr>
          <w:ilvl w:val="0"/>
          <w:numId w:val="8"/>
        </w:numPr>
        <w:rPr>
          <w:shd w:val="clear" w:color="auto" w:fill="FFFFFF"/>
        </w:rPr>
      </w:pPr>
      <w:proofErr w:type="gramStart"/>
      <w:r w:rsidRPr="00F328A0">
        <w:rPr>
          <w:b/>
          <w:bCs/>
          <w:shd w:val="clear" w:color="auto" w:fill="FFFFFF"/>
        </w:rPr>
        <w:t>verpleegkundig</w:t>
      </w:r>
      <w:proofErr w:type="gramEnd"/>
      <w:r w:rsidRPr="00F328A0">
        <w:rPr>
          <w:b/>
          <w:bCs/>
          <w:shd w:val="clear" w:color="auto" w:fill="FFFFFF"/>
        </w:rPr>
        <w:t xml:space="preserve"> specialist</w:t>
      </w:r>
      <w:r>
        <w:rPr>
          <w:shd w:val="clear" w:color="auto" w:fill="FFFFFF"/>
        </w:rPr>
        <w:t>. Deze</w:t>
      </w:r>
      <w:r w:rsidR="007F2CB8">
        <w:rPr>
          <w:shd w:val="clear" w:color="auto" w:fill="FFFFFF"/>
        </w:rPr>
        <w:t xml:space="preserve"> verpleegkundige</w:t>
      </w:r>
      <w:r>
        <w:rPr>
          <w:shd w:val="clear" w:color="auto" w:fill="FFFFFF"/>
        </w:rPr>
        <w:t xml:space="preserve"> </w:t>
      </w:r>
      <w:r w:rsidR="008E1215">
        <w:rPr>
          <w:shd w:val="clear" w:color="auto" w:fill="FFFFFF"/>
        </w:rPr>
        <w:t>heeft e</w:t>
      </w:r>
      <w:r>
        <w:rPr>
          <w:shd w:val="clear" w:color="auto" w:fill="FFFFFF"/>
        </w:rPr>
        <w:t>en extra opleiding</w:t>
      </w:r>
      <w:r w:rsidR="008E1215">
        <w:rPr>
          <w:shd w:val="clear" w:color="auto" w:fill="FFFFFF"/>
        </w:rPr>
        <w:t xml:space="preserve"> gedaan</w:t>
      </w:r>
      <w:r>
        <w:rPr>
          <w:shd w:val="clear" w:color="auto" w:fill="FFFFFF"/>
        </w:rPr>
        <w:t>. Hierdoor he</w:t>
      </w:r>
      <w:r w:rsidR="00E833D9">
        <w:rPr>
          <w:shd w:val="clear" w:color="auto" w:fill="FFFFFF"/>
        </w:rPr>
        <w:t>eft hij of zij</w:t>
      </w:r>
      <w:r>
        <w:rPr>
          <w:shd w:val="clear" w:color="auto" w:fill="FFFFFF"/>
        </w:rPr>
        <w:t xml:space="preserve"> meer verantwoordelijkheden dan andere verpleegkundige</w:t>
      </w:r>
      <w:r w:rsidR="00B27A49">
        <w:rPr>
          <w:shd w:val="clear" w:color="auto" w:fill="FFFFFF"/>
        </w:rPr>
        <w:t>n</w:t>
      </w:r>
      <w:r>
        <w:rPr>
          <w:shd w:val="clear" w:color="auto" w:fill="FFFFFF"/>
        </w:rPr>
        <w:t xml:space="preserve">. </w:t>
      </w:r>
      <w:r w:rsidR="00E833D9">
        <w:rPr>
          <w:shd w:val="clear" w:color="auto" w:fill="FFFFFF"/>
        </w:rPr>
        <w:t>De verpleegkundig specialist</w:t>
      </w:r>
      <w:r>
        <w:rPr>
          <w:shd w:val="clear" w:color="auto" w:fill="FFFFFF"/>
        </w:rPr>
        <w:t xml:space="preserve"> mag ook meer handelingen doen</w:t>
      </w:r>
      <w:r w:rsidR="008E1215">
        <w:rPr>
          <w:shd w:val="clear" w:color="auto" w:fill="FFFFFF"/>
        </w:rPr>
        <w:t xml:space="preserve">. Een voorbeeld hiervan is </w:t>
      </w:r>
      <w:r w:rsidR="007F2CB8">
        <w:rPr>
          <w:shd w:val="clear" w:color="auto" w:fill="FFFFFF"/>
        </w:rPr>
        <w:t xml:space="preserve">bepaalde </w:t>
      </w:r>
      <w:r w:rsidR="008E1215">
        <w:rPr>
          <w:shd w:val="clear" w:color="auto" w:fill="FFFFFF"/>
        </w:rPr>
        <w:t>medicijnen voorschrijven</w:t>
      </w:r>
      <w:r>
        <w:rPr>
          <w:shd w:val="clear" w:color="auto" w:fill="FFFFFF"/>
        </w:rPr>
        <w:t>;</w:t>
      </w:r>
    </w:p>
    <w:p w14:paraId="132F92D3" w14:textId="56B96B1D" w:rsidR="00471FEA" w:rsidRDefault="00471FEA" w:rsidP="00471FEA">
      <w:pPr>
        <w:pStyle w:val="Geenafstand"/>
        <w:numPr>
          <w:ilvl w:val="0"/>
          <w:numId w:val="8"/>
        </w:numPr>
        <w:rPr>
          <w:shd w:val="clear" w:color="auto" w:fill="FFFFFF"/>
        </w:rPr>
      </w:pPr>
      <w:proofErr w:type="gramStart"/>
      <w:r w:rsidRPr="00F328A0">
        <w:rPr>
          <w:shd w:val="clear" w:color="auto" w:fill="FFFFFF"/>
        </w:rPr>
        <w:t>sociaal</w:t>
      </w:r>
      <w:proofErr w:type="gramEnd"/>
      <w:r w:rsidRPr="00F328A0">
        <w:rPr>
          <w:shd w:val="clear" w:color="auto" w:fill="FFFFFF"/>
        </w:rPr>
        <w:t xml:space="preserve"> psychiatrisch verpleegkundige</w:t>
      </w:r>
      <w:r>
        <w:rPr>
          <w:shd w:val="clear" w:color="auto" w:fill="FFFFFF"/>
        </w:rPr>
        <w:t xml:space="preserve">. Afgekort is dit </w:t>
      </w:r>
      <w:r w:rsidR="00800624">
        <w:rPr>
          <w:shd w:val="clear" w:color="auto" w:fill="FFFFFF"/>
        </w:rPr>
        <w:t xml:space="preserve">een </w:t>
      </w:r>
      <w:r w:rsidRPr="00F328A0">
        <w:rPr>
          <w:b/>
          <w:bCs/>
          <w:shd w:val="clear" w:color="auto" w:fill="FFFFFF"/>
        </w:rPr>
        <w:t>SPV</w:t>
      </w:r>
      <w:r>
        <w:rPr>
          <w:shd w:val="clear" w:color="auto" w:fill="FFFFFF"/>
        </w:rPr>
        <w:t xml:space="preserve">. Deze helpt </w:t>
      </w:r>
      <w:r w:rsidR="00E60558">
        <w:rPr>
          <w:shd w:val="clear" w:color="auto" w:fill="FFFFFF"/>
        </w:rPr>
        <w:t>zorgvragers</w:t>
      </w:r>
      <w:r>
        <w:rPr>
          <w:shd w:val="clear" w:color="auto" w:fill="FFFFFF"/>
        </w:rPr>
        <w:t xml:space="preserve"> met een psychisch</w:t>
      </w:r>
      <w:r w:rsidR="00E60558">
        <w:rPr>
          <w:shd w:val="clear" w:color="auto" w:fill="FFFFFF"/>
        </w:rPr>
        <w:t>e</w:t>
      </w:r>
      <w:r>
        <w:rPr>
          <w:shd w:val="clear" w:color="auto" w:fill="FFFFFF"/>
        </w:rPr>
        <w:t xml:space="preserve"> proble</w:t>
      </w:r>
      <w:r w:rsidR="00E60558">
        <w:rPr>
          <w:shd w:val="clear" w:color="auto" w:fill="FFFFFF"/>
        </w:rPr>
        <w:t>men</w:t>
      </w:r>
      <w:r>
        <w:rPr>
          <w:shd w:val="clear" w:color="auto" w:fill="FFFFFF"/>
        </w:rPr>
        <w:t xml:space="preserve">. Hij of zij helpt </w:t>
      </w:r>
      <w:r w:rsidR="00E60558">
        <w:rPr>
          <w:shd w:val="clear" w:color="auto" w:fill="FFFFFF"/>
        </w:rPr>
        <w:t>hen</w:t>
      </w:r>
      <w:r>
        <w:rPr>
          <w:shd w:val="clear" w:color="auto" w:fill="FFFFFF"/>
        </w:rPr>
        <w:t xml:space="preserve"> om te gaan met de gevolgen voor </w:t>
      </w:r>
      <w:r w:rsidR="00E60558">
        <w:rPr>
          <w:shd w:val="clear" w:color="auto" w:fill="FFFFFF"/>
        </w:rPr>
        <w:t>het</w:t>
      </w:r>
      <w:r>
        <w:rPr>
          <w:shd w:val="clear" w:color="auto" w:fill="FFFFFF"/>
        </w:rPr>
        <w:t xml:space="preserve"> dagelijks leven.</w:t>
      </w:r>
      <w:r w:rsidR="008E1215">
        <w:rPr>
          <w:shd w:val="clear" w:color="auto" w:fill="FFFFFF"/>
        </w:rPr>
        <w:t xml:space="preserve"> Een p</w:t>
      </w:r>
      <w:r w:rsidR="00C10970">
        <w:rPr>
          <w:shd w:val="clear" w:color="auto" w:fill="FFFFFF"/>
        </w:rPr>
        <w:t>s</w:t>
      </w:r>
      <w:r w:rsidR="008E1215">
        <w:rPr>
          <w:shd w:val="clear" w:color="auto" w:fill="FFFFFF"/>
        </w:rPr>
        <w:t>ychisch probleem geeft</w:t>
      </w:r>
      <w:r w:rsidR="00E60558">
        <w:rPr>
          <w:shd w:val="clear" w:color="auto" w:fill="FFFFFF"/>
        </w:rPr>
        <w:t xml:space="preserve"> namelijk</w:t>
      </w:r>
      <w:r w:rsidR="008E1215">
        <w:rPr>
          <w:shd w:val="clear" w:color="auto" w:fill="FFFFFF"/>
        </w:rPr>
        <w:t xml:space="preserve"> soms problemen op </w:t>
      </w:r>
      <w:r w:rsidR="00E60558">
        <w:rPr>
          <w:shd w:val="clear" w:color="auto" w:fill="FFFFFF"/>
        </w:rPr>
        <w:t>het</w:t>
      </w:r>
      <w:r w:rsidR="008E1215">
        <w:rPr>
          <w:shd w:val="clear" w:color="auto" w:fill="FFFFFF"/>
        </w:rPr>
        <w:t xml:space="preserve"> werk of in </w:t>
      </w:r>
      <w:r w:rsidR="00E60558">
        <w:rPr>
          <w:shd w:val="clear" w:color="auto" w:fill="FFFFFF"/>
        </w:rPr>
        <w:t xml:space="preserve">de </w:t>
      </w:r>
      <w:r w:rsidR="008E1215">
        <w:rPr>
          <w:shd w:val="clear" w:color="auto" w:fill="FFFFFF"/>
        </w:rPr>
        <w:t xml:space="preserve">thuissituatie. </w:t>
      </w:r>
    </w:p>
    <w:p w14:paraId="232069FE" w14:textId="77777777" w:rsidR="00471FEA" w:rsidRDefault="00471FEA" w:rsidP="00471FEA">
      <w:pPr>
        <w:pStyle w:val="Geenafstand"/>
        <w:rPr>
          <w:shd w:val="clear" w:color="auto" w:fill="FFFFFF"/>
        </w:rPr>
      </w:pPr>
    </w:p>
    <w:p w14:paraId="2D8EF7BC" w14:textId="4F1013C9" w:rsidR="00471FEA" w:rsidRDefault="00471FEA" w:rsidP="00471FEA">
      <w:pPr>
        <w:pStyle w:val="Geenafstand"/>
        <w:rPr>
          <w:shd w:val="clear" w:color="auto" w:fill="FFFFFF"/>
        </w:rPr>
      </w:pPr>
      <w:r>
        <w:rPr>
          <w:shd w:val="clear" w:color="auto" w:fill="FFFFFF"/>
        </w:rPr>
        <w:t>In de geestelijke gezondheidszorg werken niet alleen verpleegkundigen. Andere</w:t>
      </w:r>
      <w:r w:rsidR="00E60558">
        <w:rPr>
          <w:shd w:val="clear" w:color="auto" w:fill="FFFFFF"/>
        </w:rPr>
        <w:t xml:space="preserve"> betrokken</w:t>
      </w:r>
      <w:r>
        <w:rPr>
          <w:shd w:val="clear" w:color="auto" w:fill="FFFFFF"/>
        </w:rPr>
        <w:t xml:space="preserve"> zorgprofessionals zijn bijvoorbeeld de:</w:t>
      </w:r>
    </w:p>
    <w:p w14:paraId="60C2C58E" w14:textId="6A44005F" w:rsidR="00471FEA" w:rsidRDefault="00471FEA" w:rsidP="00471FEA">
      <w:pPr>
        <w:pStyle w:val="Geenafstand"/>
        <w:numPr>
          <w:ilvl w:val="0"/>
          <w:numId w:val="8"/>
        </w:numPr>
        <w:rPr>
          <w:shd w:val="clear" w:color="auto" w:fill="FFFFFF"/>
        </w:rPr>
      </w:pPr>
      <w:proofErr w:type="gramStart"/>
      <w:r w:rsidRPr="00F328A0">
        <w:rPr>
          <w:b/>
          <w:bCs/>
          <w:shd w:val="clear" w:color="auto" w:fill="FFFFFF"/>
        </w:rPr>
        <w:lastRenderedPageBreak/>
        <w:t>praktijkondersteuner</w:t>
      </w:r>
      <w:proofErr w:type="gramEnd"/>
      <w:r w:rsidRPr="00F328A0">
        <w:rPr>
          <w:b/>
          <w:bCs/>
          <w:shd w:val="clear" w:color="auto" w:fill="FFFFFF"/>
        </w:rPr>
        <w:t xml:space="preserve"> huisarts geestelijke gezondheidszorg</w:t>
      </w:r>
      <w:r w:rsidR="00F328A0">
        <w:rPr>
          <w:shd w:val="clear" w:color="auto" w:fill="FFFFFF"/>
        </w:rPr>
        <w:t xml:space="preserve">. Afgekort is dit </w:t>
      </w:r>
      <w:r w:rsidR="00B27A49">
        <w:rPr>
          <w:shd w:val="clear" w:color="auto" w:fill="FFFFFF"/>
        </w:rPr>
        <w:t xml:space="preserve">een </w:t>
      </w:r>
      <w:r w:rsidRPr="00F328A0">
        <w:rPr>
          <w:b/>
          <w:bCs/>
          <w:shd w:val="clear" w:color="auto" w:fill="FFFFFF"/>
        </w:rPr>
        <w:t>POH-GGZ</w:t>
      </w:r>
      <w:r>
        <w:rPr>
          <w:shd w:val="clear" w:color="auto" w:fill="FFFFFF"/>
        </w:rPr>
        <w:t>. Dit is een zorgprofessional die werkt in de huisarts</w:t>
      </w:r>
      <w:r w:rsidR="007E3DBF">
        <w:rPr>
          <w:shd w:val="clear" w:color="auto" w:fill="FFFFFF"/>
        </w:rPr>
        <w:t>en</w:t>
      </w:r>
      <w:r>
        <w:rPr>
          <w:shd w:val="clear" w:color="auto" w:fill="FFFFFF"/>
        </w:rPr>
        <w:t xml:space="preserve">praktijk. Hij of zij helpt de huisarts </w:t>
      </w:r>
      <w:r w:rsidR="00E60558">
        <w:rPr>
          <w:shd w:val="clear" w:color="auto" w:fill="FFFFFF"/>
        </w:rPr>
        <w:t>bij zorgvragers met</w:t>
      </w:r>
      <w:r w:rsidR="008E1215">
        <w:rPr>
          <w:shd w:val="clear" w:color="auto" w:fill="FFFFFF"/>
        </w:rPr>
        <w:t xml:space="preserve"> psychische probleme</w:t>
      </w:r>
      <w:r w:rsidR="00E60558">
        <w:rPr>
          <w:shd w:val="clear" w:color="auto" w:fill="FFFFFF"/>
        </w:rPr>
        <w:t>n</w:t>
      </w:r>
      <w:r>
        <w:rPr>
          <w:shd w:val="clear" w:color="auto" w:fill="FFFFFF"/>
        </w:rPr>
        <w:t>;</w:t>
      </w:r>
    </w:p>
    <w:p w14:paraId="2B21C5C2" w14:textId="76A28372" w:rsidR="00471FEA" w:rsidRDefault="00471FEA" w:rsidP="00471FEA">
      <w:pPr>
        <w:pStyle w:val="Geenafstand"/>
        <w:numPr>
          <w:ilvl w:val="0"/>
          <w:numId w:val="8"/>
        </w:numPr>
        <w:rPr>
          <w:shd w:val="clear" w:color="auto" w:fill="FFFFFF"/>
        </w:rPr>
      </w:pPr>
      <w:proofErr w:type="gramStart"/>
      <w:r w:rsidRPr="00F328A0">
        <w:rPr>
          <w:b/>
          <w:bCs/>
          <w:shd w:val="clear" w:color="auto" w:fill="FFFFFF"/>
        </w:rPr>
        <w:t>psycholoog</w:t>
      </w:r>
      <w:proofErr w:type="gramEnd"/>
      <w:r>
        <w:rPr>
          <w:shd w:val="clear" w:color="auto" w:fill="FFFFFF"/>
        </w:rPr>
        <w:t xml:space="preserve">. Dit is een zorgprofessional die psychische problemen behandelt. Hij of zij doet dit </w:t>
      </w:r>
      <w:r w:rsidR="008E1215">
        <w:rPr>
          <w:shd w:val="clear" w:color="auto" w:fill="FFFFFF"/>
        </w:rPr>
        <w:t xml:space="preserve">bijvoorbeeld </w:t>
      </w:r>
      <w:r>
        <w:rPr>
          <w:shd w:val="clear" w:color="auto" w:fill="FFFFFF"/>
        </w:rPr>
        <w:t xml:space="preserve">met gesprekken. De psycholoog geeft soms ook oefeningen </w:t>
      </w:r>
      <w:r w:rsidR="007F2CB8">
        <w:rPr>
          <w:shd w:val="clear" w:color="auto" w:fill="FFFFFF"/>
        </w:rPr>
        <w:t xml:space="preserve">aan zorgvragers </w:t>
      </w:r>
      <w:r>
        <w:rPr>
          <w:shd w:val="clear" w:color="auto" w:fill="FFFFFF"/>
        </w:rPr>
        <w:t xml:space="preserve">voor tijdens de gesprekken. </w:t>
      </w:r>
      <w:r w:rsidR="007F2CB8">
        <w:rPr>
          <w:shd w:val="clear" w:color="auto" w:fill="FFFFFF"/>
        </w:rPr>
        <w:t>Hij of zij</w:t>
      </w:r>
      <w:r w:rsidR="008E1215">
        <w:rPr>
          <w:shd w:val="clear" w:color="auto" w:fill="FFFFFF"/>
        </w:rPr>
        <w:t xml:space="preserve"> moet bijvoorbeeld een situatie waar </w:t>
      </w:r>
      <w:r w:rsidR="007F2CB8">
        <w:rPr>
          <w:shd w:val="clear" w:color="auto" w:fill="FFFFFF"/>
        </w:rPr>
        <w:t>ze</w:t>
      </w:r>
      <w:r w:rsidR="008E1215">
        <w:rPr>
          <w:shd w:val="clear" w:color="auto" w:fill="FFFFFF"/>
        </w:rPr>
        <w:t xml:space="preserve"> moeite mee heb</w:t>
      </w:r>
      <w:r w:rsidR="007F2CB8">
        <w:rPr>
          <w:shd w:val="clear" w:color="auto" w:fill="FFFFFF"/>
        </w:rPr>
        <w:t>ben</w:t>
      </w:r>
      <w:r w:rsidR="008E1215">
        <w:rPr>
          <w:shd w:val="clear" w:color="auto" w:fill="FFFFFF"/>
        </w:rPr>
        <w:t xml:space="preserve"> naspelen. Dit helpt soms om </w:t>
      </w:r>
      <w:r w:rsidR="007F2CB8">
        <w:rPr>
          <w:shd w:val="clear" w:color="auto" w:fill="FFFFFF"/>
        </w:rPr>
        <w:t>de</w:t>
      </w:r>
      <w:r w:rsidR="008E1215">
        <w:rPr>
          <w:shd w:val="clear" w:color="auto" w:fill="FFFFFF"/>
        </w:rPr>
        <w:t xml:space="preserve"> problemen anders te bekijken</w:t>
      </w:r>
      <w:r>
        <w:rPr>
          <w:shd w:val="clear" w:color="auto" w:fill="FFFFFF"/>
        </w:rPr>
        <w:t>;</w:t>
      </w:r>
    </w:p>
    <w:p w14:paraId="49AC6FE7" w14:textId="1EB06E7F" w:rsidR="00471FEA" w:rsidRDefault="00471FEA" w:rsidP="00471FEA">
      <w:pPr>
        <w:pStyle w:val="Geenafstand"/>
        <w:numPr>
          <w:ilvl w:val="0"/>
          <w:numId w:val="8"/>
        </w:numPr>
        <w:rPr>
          <w:shd w:val="clear" w:color="auto" w:fill="FFFFFF"/>
        </w:rPr>
      </w:pPr>
      <w:proofErr w:type="gramStart"/>
      <w:r w:rsidRPr="00F328A0">
        <w:rPr>
          <w:b/>
          <w:bCs/>
          <w:shd w:val="clear" w:color="auto" w:fill="FFFFFF"/>
        </w:rPr>
        <w:t>psychotherapeut</w:t>
      </w:r>
      <w:proofErr w:type="gramEnd"/>
      <w:r>
        <w:rPr>
          <w:shd w:val="clear" w:color="auto" w:fill="FFFFFF"/>
        </w:rPr>
        <w:t>. Dit is een zorgprofessional die een psychisch probleem behandelt</w:t>
      </w:r>
      <w:r w:rsidR="008E1215">
        <w:rPr>
          <w:shd w:val="clear" w:color="auto" w:fill="FFFFFF"/>
        </w:rPr>
        <w:t xml:space="preserve">. </w:t>
      </w:r>
      <w:r w:rsidR="008E1215">
        <w:t xml:space="preserve">Hier zijn verschillende behandelingen voor mogelijk, bijvoorbeeld therapie samen met </w:t>
      </w:r>
      <w:r w:rsidR="007F2CB8">
        <w:t>het</w:t>
      </w:r>
      <w:r w:rsidR="008E1215">
        <w:t xml:space="preserve"> gezin</w:t>
      </w:r>
      <w:ins w:id="27" w:author="Anne Rorije" w:date="2021-09-08T17:22:00Z">
        <w:r w:rsidR="000E7724">
          <w:t xml:space="preserve"> (</w:t>
        </w:r>
      </w:ins>
      <w:del w:id="28" w:author="Anne Rorije" w:date="2021-09-08T17:22:00Z">
        <w:r w:rsidR="008E1215" w:rsidDel="000E7724">
          <w:delText xml:space="preserve">. Dit noem je </w:delText>
        </w:r>
      </w:del>
      <w:r w:rsidR="008E1215" w:rsidRPr="008E1215">
        <w:rPr>
          <w:b/>
          <w:bCs/>
        </w:rPr>
        <w:t>systeemtherapie</w:t>
      </w:r>
      <w:ins w:id="29" w:author="Anne Rorije" w:date="2021-09-08T17:22:00Z">
        <w:r w:rsidR="000E7724">
          <w:rPr>
            <w:b/>
            <w:bCs/>
          </w:rPr>
          <w:t>)</w:t>
        </w:r>
      </w:ins>
      <w:r w:rsidR="008E1215">
        <w:t>;</w:t>
      </w:r>
    </w:p>
    <w:p w14:paraId="774DD53E" w14:textId="31B295AC" w:rsidR="00471FEA" w:rsidRDefault="00471FEA" w:rsidP="00471FEA">
      <w:pPr>
        <w:pStyle w:val="Geenafstand"/>
        <w:numPr>
          <w:ilvl w:val="0"/>
          <w:numId w:val="8"/>
        </w:numPr>
        <w:rPr>
          <w:shd w:val="clear" w:color="auto" w:fill="FFFFFF"/>
        </w:rPr>
      </w:pPr>
      <w:proofErr w:type="gramStart"/>
      <w:r w:rsidRPr="00F328A0">
        <w:rPr>
          <w:b/>
          <w:bCs/>
          <w:shd w:val="clear" w:color="auto" w:fill="FFFFFF"/>
        </w:rPr>
        <w:t>psychiater</w:t>
      </w:r>
      <w:proofErr w:type="gramEnd"/>
      <w:r>
        <w:rPr>
          <w:shd w:val="clear" w:color="auto" w:fill="FFFFFF"/>
        </w:rPr>
        <w:t xml:space="preserve">. Dit is een arts. De psychiater stelt een diagnose van een </w:t>
      </w:r>
      <w:r w:rsidRPr="00F328A0">
        <w:rPr>
          <w:b/>
          <w:bCs/>
          <w:shd w:val="clear" w:color="auto" w:fill="FFFFFF"/>
        </w:rPr>
        <w:t>psychiatrische stoornis</w:t>
      </w:r>
      <w:r>
        <w:rPr>
          <w:shd w:val="clear" w:color="auto" w:fill="FFFFFF"/>
        </w:rPr>
        <w:t>. Dit is anders dan een psychisch probleem. Een psychiatrische stoornis betekent dat het dagelijks leven niet meer lukt</w:t>
      </w:r>
      <w:r w:rsidR="00B44116">
        <w:rPr>
          <w:shd w:val="clear" w:color="auto" w:fill="FFFFFF"/>
        </w:rPr>
        <w:t xml:space="preserve"> door deze stoornis</w:t>
      </w:r>
      <w:r>
        <w:rPr>
          <w:shd w:val="clear" w:color="auto" w:fill="FFFFFF"/>
        </w:rPr>
        <w:t xml:space="preserve">. </w:t>
      </w:r>
      <w:r w:rsidR="007F2CB8">
        <w:rPr>
          <w:shd w:val="clear" w:color="auto" w:fill="FFFFFF"/>
        </w:rPr>
        <w:t>De zorgvrager</w:t>
      </w:r>
      <w:r>
        <w:rPr>
          <w:shd w:val="clear" w:color="auto" w:fill="FFFFFF"/>
        </w:rPr>
        <w:t xml:space="preserve"> gaat bijvoorbeeld niet meer naar </w:t>
      </w:r>
      <w:r w:rsidR="007F2CB8">
        <w:rPr>
          <w:shd w:val="clear" w:color="auto" w:fill="FFFFFF"/>
        </w:rPr>
        <w:t>het</w:t>
      </w:r>
      <w:r>
        <w:rPr>
          <w:shd w:val="clear" w:color="auto" w:fill="FFFFFF"/>
        </w:rPr>
        <w:t xml:space="preserve"> werk vanwege </w:t>
      </w:r>
      <w:r w:rsidR="007F2CB8">
        <w:rPr>
          <w:shd w:val="clear" w:color="auto" w:fill="FFFFFF"/>
        </w:rPr>
        <w:t>de</w:t>
      </w:r>
      <w:r>
        <w:rPr>
          <w:shd w:val="clear" w:color="auto" w:fill="FFFFFF"/>
        </w:rPr>
        <w:t xml:space="preserve"> stoornis. </w:t>
      </w:r>
      <w:r w:rsidR="007F2CB8">
        <w:rPr>
          <w:shd w:val="clear" w:color="auto" w:fill="FFFFFF"/>
        </w:rPr>
        <w:t xml:space="preserve">Hij of zij </w:t>
      </w:r>
      <w:r>
        <w:rPr>
          <w:shd w:val="clear" w:color="auto" w:fill="FFFFFF"/>
        </w:rPr>
        <w:t>he</w:t>
      </w:r>
      <w:r w:rsidR="007F2CB8">
        <w:rPr>
          <w:shd w:val="clear" w:color="auto" w:fill="FFFFFF"/>
        </w:rPr>
        <w:t>eft</w:t>
      </w:r>
      <w:r>
        <w:rPr>
          <w:shd w:val="clear" w:color="auto" w:fill="FFFFFF"/>
        </w:rPr>
        <w:t xml:space="preserve"> </w:t>
      </w:r>
      <w:r w:rsidR="00800624">
        <w:rPr>
          <w:shd w:val="clear" w:color="auto" w:fill="FFFFFF"/>
        </w:rPr>
        <w:t xml:space="preserve">dan </w:t>
      </w:r>
      <w:r>
        <w:rPr>
          <w:shd w:val="clear" w:color="auto" w:fill="FFFFFF"/>
        </w:rPr>
        <w:t>een behandeling nodig</w:t>
      </w:r>
      <w:r w:rsidR="007F2CB8">
        <w:rPr>
          <w:shd w:val="clear" w:color="auto" w:fill="FFFFFF"/>
        </w:rPr>
        <w:t xml:space="preserve"> om dit wel te kunnen</w:t>
      </w:r>
      <w:r>
        <w:rPr>
          <w:shd w:val="clear" w:color="auto" w:fill="FFFFFF"/>
        </w:rPr>
        <w:t>. Een psychisch probleem is vaak wat minder er</w:t>
      </w:r>
      <w:r w:rsidR="00B44116">
        <w:rPr>
          <w:shd w:val="clear" w:color="auto" w:fill="FFFFFF"/>
        </w:rPr>
        <w:t>nstig.</w:t>
      </w:r>
      <w:r>
        <w:rPr>
          <w:shd w:val="clear" w:color="auto" w:fill="FFFFFF"/>
        </w:rPr>
        <w:t xml:space="preserve"> </w:t>
      </w:r>
      <w:r w:rsidR="007F2CB8">
        <w:rPr>
          <w:shd w:val="clear" w:color="auto" w:fill="FFFFFF"/>
        </w:rPr>
        <w:t xml:space="preserve">Een voorbeeld hiervan is een verdrietige zorgvrager. Hij of zij weet alleen niet waarom. </w:t>
      </w:r>
      <w:r>
        <w:rPr>
          <w:shd w:val="clear" w:color="auto" w:fill="FFFFFF"/>
        </w:rPr>
        <w:t xml:space="preserve"> </w:t>
      </w:r>
      <w:r w:rsidR="007F2CB8">
        <w:rPr>
          <w:shd w:val="clear" w:color="auto" w:fill="FFFFFF"/>
        </w:rPr>
        <w:t xml:space="preserve">Het </w:t>
      </w:r>
      <w:r>
        <w:rPr>
          <w:shd w:val="clear" w:color="auto" w:fill="FFFFFF"/>
        </w:rPr>
        <w:t>dagelijks leven lukt nog wel;</w:t>
      </w:r>
    </w:p>
    <w:p w14:paraId="7FFAB40A" w14:textId="588D7C53" w:rsidR="00471FEA" w:rsidRDefault="00471FEA" w:rsidP="00471FEA">
      <w:pPr>
        <w:pStyle w:val="Geenafstand"/>
        <w:numPr>
          <w:ilvl w:val="0"/>
          <w:numId w:val="8"/>
        </w:numPr>
        <w:rPr>
          <w:shd w:val="clear" w:color="auto" w:fill="FFFFFF"/>
        </w:rPr>
      </w:pPr>
      <w:proofErr w:type="gramStart"/>
      <w:r w:rsidRPr="00F328A0">
        <w:rPr>
          <w:b/>
          <w:bCs/>
          <w:shd w:val="clear" w:color="auto" w:fill="FFFFFF"/>
        </w:rPr>
        <w:t>maatschappelijk</w:t>
      </w:r>
      <w:proofErr w:type="gramEnd"/>
      <w:r w:rsidRPr="00F328A0">
        <w:rPr>
          <w:b/>
          <w:bCs/>
          <w:shd w:val="clear" w:color="auto" w:fill="FFFFFF"/>
        </w:rPr>
        <w:t xml:space="preserve"> werker</w:t>
      </w:r>
      <w:r>
        <w:rPr>
          <w:shd w:val="clear" w:color="auto" w:fill="FFFFFF"/>
        </w:rPr>
        <w:t xml:space="preserve">. Dit is een zorgprofessional die helpt met dagelijkse </w:t>
      </w:r>
      <w:r w:rsidR="009D5ECF">
        <w:rPr>
          <w:shd w:val="clear" w:color="auto" w:fill="FFFFFF"/>
        </w:rPr>
        <w:t>taken</w:t>
      </w:r>
      <w:r>
        <w:rPr>
          <w:shd w:val="clear" w:color="auto" w:fill="FFFFFF"/>
        </w:rPr>
        <w:t xml:space="preserve">. Als </w:t>
      </w:r>
      <w:r w:rsidR="007F2CB8">
        <w:rPr>
          <w:shd w:val="clear" w:color="auto" w:fill="FFFFFF"/>
        </w:rPr>
        <w:t xml:space="preserve">de zorgvrager </w:t>
      </w:r>
      <w:r>
        <w:rPr>
          <w:shd w:val="clear" w:color="auto" w:fill="FFFFFF"/>
        </w:rPr>
        <w:t>bijvoorbeeld problemen he</w:t>
      </w:r>
      <w:r w:rsidR="007F2CB8">
        <w:rPr>
          <w:shd w:val="clear" w:color="auto" w:fill="FFFFFF"/>
        </w:rPr>
        <w:t>ef</w:t>
      </w:r>
      <w:r>
        <w:rPr>
          <w:shd w:val="clear" w:color="auto" w:fill="FFFFFF"/>
        </w:rPr>
        <w:t xml:space="preserve">t met </w:t>
      </w:r>
      <w:r w:rsidR="00B44116">
        <w:rPr>
          <w:shd w:val="clear" w:color="auto" w:fill="FFFFFF"/>
        </w:rPr>
        <w:t xml:space="preserve">boodschappen doen of </w:t>
      </w:r>
      <w:r w:rsidR="007F2CB8">
        <w:rPr>
          <w:shd w:val="clear" w:color="auto" w:fill="FFFFFF"/>
        </w:rPr>
        <w:t>de</w:t>
      </w:r>
      <w:r w:rsidR="00B44116">
        <w:rPr>
          <w:shd w:val="clear" w:color="auto" w:fill="FFFFFF"/>
        </w:rPr>
        <w:t xml:space="preserve"> </w:t>
      </w:r>
      <w:r w:rsidR="6AEC7A1E">
        <w:rPr>
          <w:shd w:val="clear" w:color="auto" w:fill="FFFFFF"/>
        </w:rPr>
        <w:t>administratie</w:t>
      </w:r>
      <w:r w:rsidR="007F2CB8">
        <w:rPr>
          <w:shd w:val="clear" w:color="auto" w:fill="FFFFFF"/>
        </w:rPr>
        <w:t xml:space="preserve">. Hierbij zal de maatschappelijk werker bij helpen; </w:t>
      </w:r>
      <w:r w:rsidR="6AEC7A1E">
        <w:rPr>
          <w:shd w:val="clear" w:color="auto" w:fill="FFFFFF"/>
        </w:rPr>
        <w:t xml:space="preserve"> </w:t>
      </w:r>
    </w:p>
    <w:p w14:paraId="4FD9E209" w14:textId="491B27CF" w:rsidR="00471FEA" w:rsidRDefault="00471FEA" w:rsidP="00471FEA">
      <w:pPr>
        <w:pStyle w:val="Geenafstand"/>
        <w:numPr>
          <w:ilvl w:val="0"/>
          <w:numId w:val="8"/>
        </w:numPr>
        <w:rPr>
          <w:shd w:val="clear" w:color="auto" w:fill="FFFFFF"/>
        </w:rPr>
      </w:pPr>
      <w:proofErr w:type="gramStart"/>
      <w:r w:rsidRPr="00F328A0">
        <w:rPr>
          <w:b/>
          <w:bCs/>
          <w:shd w:val="clear" w:color="auto" w:fill="FFFFFF"/>
        </w:rPr>
        <w:t>casemanager</w:t>
      </w:r>
      <w:proofErr w:type="gramEnd"/>
      <w:r>
        <w:rPr>
          <w:shd w:val="clear" w:color="auto" w:fill="FFFFFF"/>
        </w:rPr>
        <w:t>.</w:t>
      </w:r>
      <w:r w:rsidR="00B44116" w:rsidRPr="00B44116">
        <w:t xml:space="preserve"> </w:t>
      </w:r>
      <w:r w:rsidR="00B44116" w:rsidRPr="00B44116">
        <w:rPr>
          <w:shd w:val="clear" w:color="auto" w:fill="FFFFFF"/>
        </w:rPr>
        <w:t xml:space="preserve">Dit is de zorgprofessional die het overzicht heeft over </w:t>
      </w:r>
      <w:r w:rsidR="007F2CB8">
        <w:rPr>
          <w:shd w:val="clear" w:color="auto" w:fill="FFFFFF"/>
        </w:rPr>
        <w:t xml:space="preserve">de gehele </w:t>
      </w:r>
      <w:r w:rsidR="00B44116" w:rsidRPr="00B44116">
        <w:rPr>
          <w:shd w:val="clear" w:color="auto" w:fill="FFFFFF"/>
        </w:rPr>
        <w:t>situatie</w:t>
      </w:r>
      <w:r w:rsidR="007F2CB8">
        <w:rPr>
          <w:shd w:val="clear" w:color="auto" w:fill="FFFFFF"/>
        </w:rPr>
        <w:t xml:space="preserve"> van de zorgvrager</w:t>
      </w:r>
      <w:r w:rsidR="00B44116" w:rsidRPr="00B44116">
        <w:rPr>
          <w:shd w:val="clear" w:color="auto" w:fill="FFFFFF"/>
        </w:rPr>
        <w:t>. Hij of zij is als zorgprofessional contactpersoon voor andere zorgprofessionals waa</w:t>
      </w:r>
      <w:r w:rsidR="007F2CB8">
        <w:rPr>
          <w:shd w:val="clear" w:color="auto" w:fill="FFFFFF"/>
        </w:rPr>
        <w:t>rm</w:t>
      </w:r>
      <w:r w:rsidR="00B44116" w:rsidRPr="00B44116">
        <w:rPr>
          <w:shd w:val="clear" w:color="auto" w:fill="FFFFFF"/>
        </w:rPr>
        <w:t>ee</w:t>
      </w:r>
      <w:r w:rsidR="007F2CB8">
        <w:rPr>
          <w:shd w:val="clear" w:color="auto" w:fill="FFFFFF"/>
        </w:rPr>
        <w:t xml:space="preserve"> de zorgvrager</w:t>
      </w:r>
      <w:r w:rsidR="00B44116" w:rsidRPr="00B44116">
        <w:rPr>
          <w:shd w:val="clear" w:color="auto" w:fill="FFFFFF"/>
        </w:rPr>
        <w:t xml:space="preserve"> te maken he</w:t>
      </w:r>
      <w:r w:rsidR="007F2CB8">
        <w:rPr>
          <w:shd w:val="clear" w:color="auto" w:fill="FFFFFF"/>
        </w:rPr>
        <w:t>ef</w:t>
      </w:r>
      <w:r w:rsidR="00B44116" w:rsidRPr="00B44116">
        <w:rPr>
          <w:shd w:val="clear" w:color="auto" w:fill="FFFFFF"/>
        </w:rPr>
        <w:t>t</w:t>
      </w:r>
      <w:r w:rsidR="00B44116">
        <w:rPr>
          <w:shd w:val="clear" w:color="auto" w:fill="FFFFFF"/>
        </w:rPr>
        <w:t>;</w:t>
      </w:r>
    </w:p>
    <w:p w14:paraId="74C15D97" w14:textId="130F22AF" w:rsidR="00471FEA" w:rsidRDefault="00471FEA" w:rsidP="00471FEA">
      <w:pPr>
        <w:pStyle w:val="Geenafstand"/>
        <w:numPr>
          <w:ilvl w:val="0"/>
          <w:numId w:val="8"/>
        </w:numPr>
        <w:rPr>
          <w:shd w:val="clear" w:color="auto" w:fill="FFFFFF"/>
        </w:rPr>
      </w:pPr>
      <w:proofErr w:type="gramStart"/>
      <w:r w:rsidRPr="00F328A0">
        <w:rPr>
          <w:b/>
          <w:bCs/>
          <w:shd w:val="clear" w:color="auto" w:fill="FFFFFF"/>
        </w:rPr>
        <w:t>ervaringsdeskundige</w:t>
      </w:r>
      <w:proofErr w:type="gramEnd"/>
      <w:r>
        <w:rPr>
          <w:shd w:val="clear" w:color="auto" w:fill="FFFFFF"/>
        </w:rPr>
        <w:t xml:space="preserve">. Dit is een zorgprofessional die </w:t>
      </w:r>
      <w:r w:rsidR="5866AC97">
        <w:rPr>
          <w:shd w:val="clear" w:color="auto" w:fill="FFFFFF"/>
        </w:rPr>
        <w:t xml:space="preserve">ongeveer </w:t>
      </w:r>
      <w:r>
        <w:rPr>
          <w:shd w:val="clear" w:color="auto" w:fill="FFFFFF"/>
        </w:rPr>
        <w:t>hetzelfde heeft meegemaakt als</w:t>
      </w:r>
      <w:r w:rsidR="007F2CB8">
        <w:rPr>
          <w:shd w:val="clear" w:color="auto" w:fill="FFFFFF"/>
        </w:rPr>
        <w:t xml:space="preserve"> de zorgvrager</w:t>
      </w:r>
      <w:r>
        <w:rPr>
          <w:shd w:val="clear" w:color="auto" w:fill="FFFFFF"/>
        </w:rPr>
        <w:t xml:space="preserve">. </w:t>
      </w:r>
      <w:r w:rsidR="009D5ECF">
        <w:rPr>
          <w:shd w:val="clear" w:color="auto" w:fill="FFFFFF"/>
        </w:rPr>
        <w:t>Het is soms fijn</w:t>
      </w:r>
      <w:r>
        <w:rPr>
          <w:shd w:val="clear" w:color="auto" w:fill="FFFFFF"/>
        </w:rPr>
        <w:t xml:space="preserve"> </w:t>
      </w:r>
      <w:r w:rsidR="007F2CB8">
        <w:rPr>
          <w:shd w:val="clear" w:color="auto" w:fill="FFFFFF"/>
        </w:rPr>
        <w:t xml:space="preserve">voor de zorgvrager om </w:t>
      </w:r>
      <w:r>
        <w:rPr>
          <w:shd w:val="clear" w:color="auto" w:fill="FFFFFF"/>
        </w:rPr>
        <w:t>met een zorgprofe</w:t>
      </w:r>
      <w:r w:rsidR="00F328A0">
        <w:rPr>
          <w:shd w:val="clear" w:color="auto" w:fill="FFFFFF"/>
        </w:rPr>
        <w:t>s</w:t>
      </w:r>
      <w:r>
        <w:rPr>
          <w:shd w:val="clear" w:color="auto" w:fill="FFFFFF"/>
        </w:rPr>
        <w:t xml:space="preserve">sional te praten die weet </w:t>
      </w:r>
      <w:r w:rsidR="009D5ECF">
        <w:rPr>
          <w:shd w:val="clear" w:color="auto" w:fill="FFFFFF"/>
        </w:rPr>
        <w:t xml:space="preserve">wat </w:t>
      </w:r>
      <w:r w:rsidR="007F2CB8">
        <w:rPr>
          <w:shd w:val="clear" w:color="auto" w:fill="FFFFFF"/>
        </w:rPr>
        <w:t xml:space="preserve">hij of zij </w:t>
      </w:r>
      <w:r w:rsidR="009D5ECF">
        <w:rPr>
          <w:shd w:val="clear" w:color="auto" w:fill="FFFFFF"/>
        </w:rPr>
        <w:t>meemaakt</w:t>
      </w:r>
      <w:r w:rsidR="007F2CB8">
        <w:rPr>
          <w:shd w:val="clear" w:color="auto" w:fill="FFFFFF"/>
        </w:rPr>
        <w:t>. Dit is</w:t>
      </w:r>
      <w:r w:rsidR="009D5ECF">
        <w:rPr>
          <w:shd w:val="clear" w:color="auto" w:fill="FFFFFF"/>
        </w:rPr>
        <w:t xml:space="preserve"> omdat hij of zij </w:t>
      </w:r>
      <w:r w:rsidR="007F2CB8">
        <w:rPr>
          <w:shd w:val="clear" w:color="auto" w:fill="FFFFFF"/>
        </w:rPr>
        <w:t>de zorgvrager</w:t>
      </w:r>
      <w:r w:rsidR="009D5ECF">
        <w:rPr>
          <w:shd w:val="clear" w:color="auto" w:fill="FFFFFF"/>
        </w:rPr>
        <w:t xml:space="preserve"> beter begrijpt</w:t>
      </w:r>
      <w:r w:rsidR="007E3DBF">
        <w:rPr>
          <w:shd w:val="clear" w:color="auto" w:fill="FFFFFF"/>
        </w:rPr>
        <w:t xml:space="preserve"> dan bijvoorbeeld een psycholoog</w:t>
      </w:r>
      <w:r w:rsidR="009D5ECF">
        <w:rPr>
          <w:shd w:val="clear" w:color="auto" w:fill="FFFFFF"/>
        </w:rPr>
        <w:t>.</w:t>
      </w:r>
    </w:p>
    <w:p w14:paraId="06DCD930" w14:textId="77777777" w:rsidR="00921B9C" w:rsidRPr="00921B9C" w:rsidRDefault="00921B9C" w:rsidP="00921B9C">
      <w:pPr>
        <w:pStyle w:val="Geenafstand"/>
        <w:rPr>
          <w:rFonts w:cstheme="minorHAnsi"/>
          <w:shd w:val="clear" w:color="auto" w:fill="FFFFFF"/>
        </w:rPr>
      </w:pPr>
    </w:p>
    <w:p w14:paraId="092BABAB" w14:textId="18293F5D" w:rsidR="00921B9C" w:rsidRPr="0002255C" w:rsidRDefault="00921B9C" w:rsidP="00921B9C">
      <w:pPr>
        <w:pStyle w:val="Geenafstand"/>
        <w:rPr>
          <w:b/>
          <w:bCs/>
        </w:rPr>
      </w:pPr>
      <w:r w:rsidRPr="6CD93794">
        <w:rPr>
          <w:b/>
          <w:bCs/>
        </w:rPr>
        <w:t xml:space="preserve">Subject: </w:t>
      </w:r>
      <w:r w:rsidR="004E6539">
        <w:rPr>
          <w:b/>
          <w:bCs/>
        </w:rPr>
        <w:t>Zorgprofessionals</w:t>
      </w:r>
      <w:r w:rsidR="005C02E4" w:rsidRPr="6CD93794">
        <w:rPr>
          <w:b/>
          <w:bCs/>
        </w:rPr>
        <w:t xml:space="preserve"> </w:t>
      </w:r>
      <w:r>
        <w:br/>
      </w:r>
      <w:r w:rsidRPr="6CD93794">
        <w:rPr>
          <w:b/>
          <w:bCs/>
        </w:rPr>
        <w:t xml:space="preserve">HTML: </w:t>
      </w:r>
      <w:r w:rsidR="00001639" w:rsidRPr="6CD93794">
        <w:rPr>
          <w:b/>
          <w:bCs/>
        </w:rPr>
        <w:t xml:space="preserve">De </w:t>
      </w:r>
      <w:r w:rsidR="00C03A7A" w:rsidRPr="6CD93794">
        <w:rPr>
          <w:b/>
          <w:bCs/>
        </w:rPr>
        <w:t>POH</w:t>
      </w:r>
      <w:r w:rsidR="00E833D9" w:rsidRPr="6CD93794">
        <w:rPr>
          <w:b/>
          <w:bCs/>
        </w:rPr>
        <w:t>-</w:t>
      </w:r>
      <w:r w:rsidR="00C03A7A" w:rsidRPr="6CD93794">
        <w:rPr>
          <w:b/>
          <w:bCs/>
        </w:rPr>
        <w:t>GGZ</w:t>
      </w:r>
    </w:p>
    <w:p w14:paraId="2F7B0681" w14:textId="77777777" w:rsidR="00CA72A3" w:rsidRDefault="00001639" w:rsidP="61077D82">
      <w:pPr>
        <w:pStyle w:val="Geenafstand"/>
        <w:rPr>
          <w:b/>
          <w:bCs/>
        </w:rPr>
      </w:pPr>
      <w:r w:rsidRPr="6CD93794">
        <w:rPr>
          <w:b/>
          <w:bCs/>
        </w:rPr>
        <w:t xml:space="preserve">De </w:t>
      </w:r>
      <w:r w:rsidR="00C03A7A" w:rsidRPr="6CD93794">
        <w:rPr>
          <w:b/>
          <w:bCs/>
        </w:rPr>
        <w:t>POH</w:t>
      </w:r>
      <w:r w:rsidR="00E833D9" w:rsidRPr="6CD93794">
        <w:rPr>
          <w:b/>
          <w:bCs/>
        </w:rPr>
        <w:t>-</w:t>
      </w:r>
      <w:r w:rsidR="00C03A7A" w:rsidRPr="6CD93794">
        <w:rPr>
          <w:b/>
          <w:bCs/>
        </w:rPr>
        <w:t>GGZ</w:t>
      </w:r>
      <w:ins w:id="30" w:author="Jessica Mossel | ExpertCollege" w:date="2021-07-15T13:36:00Z">
        <w:r w:rsidR="021FC54D" w:rsidRPr="6CD93794">
          <w:rPr>
            <w:b/>
            <w:bCs/>
          </w:rPr>
          <w:t xml:space="preserve"> </w:t>
        </w:r>
      </w:ins>
    </w:p>
    <w:p w14:paraId="628F72B5" w14:textId="3ED5E9E7" w:rsidR="00921B9C" w:rsidRDefault="00B55C2F" w:rsidP="61077D82">
      <w:pPr>
        <w:pStyle w:val="Geenafstand"/>
      </w:pPr>
      <w:r w:rsidRPr="00B44116">
        <w:rPr>
          <w:highlight w:val="yellow"/>
        </w:rPr>
        <w:t xml:space="preserve">Image ID: </w:t>
      </w:r>
      <w:r w:rsidR="00B44116" w:rsidRPr="00B44116">
        <w:rPr>
          <w:highlight w:val="yellow"/>
        </w:rPr>
        <w:t>280364909</w:t>
      </w:r>
    </w:p>
    <w:p w14:paraId="188566DC" w14:textId="31C46E31" w:rsidR="00714689" w:rsidRDefault="00714689" w:rsidP="00714689">
      <w:pPr>
        <w:pStyle w:val="Geenafstand"/>
        <w:rPr>
          <w:rFonts w:cstheme="minorHAnsi"/>
          <w:shd w:val="clear" w:color="auto" w:fill="FFFFFF"/>
        </w:rPr>
      </w:pPr>
    </w:p>
    <w:p w14:paraId="462212E7" w14:textId="7F1C9AD7" w:rsidR="00A86A41" w:rsidRDefault="00A86A41" w:rsidP="00A86A41">
      <w:pPr>
        <w:pStyle w:val="Geenafstand"/>
        <w:rPr>
          <w:rFonts w:cstheme="minorHAnsi"/>
          <w:shd w:val="clear" w:color="auto" w:fill="FFFFFF"/>
        </w:rPr>
      </w:pPr>
      <w:r w:rsidRPr="00CA72A3">
        <w:rPr>
          <w:rFonts w:cstheme="minorHAnsi"/>
          <w:shd w:val="clear" w:color="auto" w:fill="FFFFFF"/>
        </w:rPr>
        <w:t>De</w:t>
      </w:r>
      <w:r w:rsidR="007F2CB8" w:rsidRPr="00CA72A3">
        <w:rPr>
          <w:rFonts w:cstheme="minorHAnsi"/>
          <w:shd w:val="clear" w:color="auto" w:fill="FFFFFF"/>
        </w:rPr>
        <w:t xml:space="preserve"> </w:t>
      </w:r>
      <w:r w:rsidR="007F2CB8" w:rsidRPr="00CA72A3">
        <w:rPr>
          <w:shd w:val="clear" w:color="auto" w:fill="FFFFFF"/>
        </w:rPr>
        <w:t>praktijkondersteuner huisarts geestelijke gezondheidszorg</w:t>
      </w:r>
      <w:r w:rsidRPr="00CA72A3">
        <w:rPr>
          <w:rFonts w:cstheme="minorHAnsi"/>
          <w:shd w:val="clear" w:color="auto" w:fill="FFFFFF"/>
        </w:rPr>
        <w:t xml:space="preserve"> </w:t>
      </w:r>
      <w:r w:rsidR="007F2CB8" w:rsidRPr="00CA72A3">
        <w:rPr>
          <w:rFonts w:cstheme="minorHAnsi"/>
          <w:shd w:val="clear" w:color="auto" w:fill="FFFFFF"/>
        </w:rPr>
        <w:t>(</w:t>
      </w:r>
      <w:r w:rsidR="00E833D9" w:rsidRPr="00CA72A3">
        <w:rPr>
          <w:rFonts w:cstheme="minorHAnsi"/>
          <w:shd w:val="clear" w:color="auto" w:fill="FFFFFF"/>
        </w:rPr>
        <w:t>POH-GGZ</w:t>
      </w:r>
      <w:r w:rsidR="007F2CB8" w:rsidRPr="00CA72A3">
        <w:rPr>
          <w:rFonts w:cstheme="minorHAnsi"/>
          <w:shd w:val="clear" w:color="auto" w:fill="FFFFFF"/>
        </w:rPr>
        <w:t>)</w:t>
      </w:r>
      <w:r w:rsidRPr="00CA72A3">
        <w:rPr>
          <w:rFonts w:cstheme="minorHAnsi"/>
          <w:shd w:val="clear" w:color="auto" w:fill="FFFFFF"/>
        </w:rPr>
        <w:t xml:space="preserve"> bestaat</w:t>
      </w:r>
      <w:r>
        <w:rPr>
          <w:rFonts w:cstheme="minorHAnsi"/>
          <w:shd w:val="clear" w:color="auto" w:fill="FFFFFF"/>
        </w:rPr>
        <w:t xml:space="preserve"> sinds 2007. </w:t>
      </w:r>
      <w:r w:rsidR="007F2CB8">
        <w:rPr>
          <w:rFonts w:cstheme="minorHAnsi"/>
          <w:shd w:val="clear" w:color="auto" w:fill="FFFFFF"/>
        </w:rPr>
        <w:t>Als POH-GGZ help je de</w:t>
      </w:r>
      <w:r>
        <w:rPr>
          <w:rFonts w:cstheme="minorHAnsi"/>
          <w:shd w:val="clear" w:color="auto" w:fill="FFFFFF"/>
        </w:rPr>
        <w:t xml:space="preserve"> huisarts</w:t>
      </w:r>
      <w:r w:rsidR="007F2CB8">
        <w:rPr>
          <w:rFonts w:cstheme="minorHAnsi"/>
          <w:shd w:val="clear" w:color="auto" w:fill="FFFFFF"/>
        </w:rPr>
        <w:t xml:space="preserve"> door</w:t>
      </w:r>
      <w:r>
        <w:rPr>
          <w:rFonts w:cstheme="minorHAnsi"/>
          <w:shd w:val="clear" w:color="auto" w:fill="FFFFFF"/>
        </w:rPr>
        <w:t xml:space="preserve"> </w:t>
      </w:r>
      <w:r w:rsidR="007F2CB8">
        <w:rPr>
          <w:rFonts w:cstheme="minorHAnsi"/>
          <w:shd w:val="clear" w:color="auto" w:fill="FFFFFF"/>
        </w:rPr>
        <w:t xml:space="preserve">zorgvragers met </w:t>
      </w:r>
      <w:r>
        <w:rPr>
          <w:rFonts w:cstheme="minorHAnsi"/>
          <w:shd w:val="clear" w:color="auto" w:fill="FFFFFF"/>
        </w:rPr>
        <w:t>psychische problemen</w:t>
      </w:r>
      <w:r w:rsidR="007F2CB8">
        <w:rPr>
          <w:rFonts w:cstheme="minorHAnsi"/>
          <w:shd w:val="clear" w:color="auto" w:fill="FFFFFF"/>
        </w:rPr>
        <w:t xml:space="preserve"> te ondersteunen</w:t>
      </w:r>
      <w:r w:rsidR="00B44116">
        <w:rPr>
          <w:rFonts w:cstheme="minorHAnsi"/>
          <w:shd w:val="clear" w:color="auto" w:fill="FFFFFF"/>
        </w:rPr>
        <w:t xml:space="preserve">. </w:t>
      </w:r>
      <w:r w:rsidR="003F08CB">
        <w:rPr>
          <w:rFonts w:cstheme="minorHAnsi"/>
          <w:shd w:val="clear" w:color="auto" w:fill="FFFFFF"/>
        </w:rPr>
        <w:t>Vaak</w:t>
      </w:r>
      <w:r w:rsidR="00B44116">
        <w:rPr>
          <w:rFonts w:cstheme="minorHAnsi"/>
          <w:shd w:val="clear" w:color="auto" w:fill="FFFFFF"/>
        </w:rPr>
        <w:t xml:space="preserve"> </w:t>
      </w:r>
      <w:r w:rsidR="007F2CB8">
        <w:rPr>
          <w:rFonts w:cstheme="minorHAnsi"/>
          <w:shd w:val="clear" w:color="auto" w:fill="FFFFFF"/>
        </w:rPr>
        <w:t>heb je eerder een andere opleiding gedaan, zoals</w:t>
      </w:r>
      <w:r w:rsidR="003F08CB">
        <w:rPr>
          <w:rFonts w:cstheme="minorHAnsi"/>
          <w:shd w:val="clear" w:color="auto" w:fill="FFFFFF"/>
        </w:rPr>
        <w:t>:</w:t>
      </w:r>
    </w:p>
    <w:p w14:paraId="2C57B026" w14:textId="7D6E4A5E" w:rsidR="003F08CB" w:rsidRDefault="003F08CB" w:rsidP="6CD93794">
      <w:pPr>
        <w:pStyle w:val="Geenafstand"/>
        <w:numPr>
          <w:ilvl w:val="0"/>
          <w:numId w:val="8"/>
        </w:numPr>
        <w:rPr>
          <w:shd w:val="clear" w:color="auto" w:fill="FFFFFF"/>
        </w:rPr>
      </w:pPr>
      <w:proofErr w:type="gramStart"/>
      <w:r w:rsidRPr="6CD93794">
        <w:rPr>
          <w:shd w:val="clear" w:color="auto" w:fill="FFFFFF"/>
        </w:rPr>
        <w:t>verpleegkundige</w:t>
      </w:r>
      <w:proofErr w:type="gramEnd"/>
      <w:r w:rsidRPr="6CD93794">
        <w:rPr>
          <w:shd w:val="clear" w:color="auto" w:fill="FFFFFF"/>
        </w:rPr>
        <w:t>;</w:t>
      </w:r>
    </w:p>
    <w:p w14:paraId="0B27FA01" w14:textId="23EDA5B0" w:rsidR="003F08CB" w:rsidRDefault="003F08CB" w:rsidP="6CD93794">
      <w:pPr>
        <w:pStyle w:val="Geenafstand"/>
        <w:numPr>
          <w:ilvl w:val="0"/>
          <w:numId w:val="8"/>
        </w:numPr>
        <w:rPr>
          <w:shd w:val="clear" w:color="auto" w:fill="FFFFFF"/>
        </w:rPr>
      </w:pPr>
      <w:proofErr w:type="gramStart"/>
      <w:r w:rsidRPr="6CD93794">
        <w:rPr>
          <w:shd w:val="clear" w:color="auto" w:fill="FFFFFF"/>
        </w:rPr>
        <w:t>maatschappelijk</w:t>
      </w:r>
      <w:proofErr w:type="gramEnd"/>
      <w:r w:rsidRPr="6CD93794">
        <w:rPr>
          <w:shd w:val="clear" w:color="auto" w:fill="FFFFFF"/>
        </w:rPr>
        <w:t xml:space="preserve"> werker;</w:t>
      </w:r>
    </w:p>
    <w:p w14:paraId="5E310CEF" w14:textId="226026BC" w:rsidR="007E3DBF" w:rsidRDefault="003F08CB" w:rsidP="6CD93794">
      <w:pPr>
        <w:pStyle w:val="Geenafstand"/>
        <w:numPr>
          <w:ilvl w:val="0"/>
          <w:numId w:val="8"/>
        </w:numPr>
        <w:rPr>
          <w:shd w:val="clear" w:color="auto" w:fill="FFFFFF"/>
        </w:rPr>
      </w:pPr>
      <w:proofErr w:type="gramStart"/>
      <w:r w:rsidRPr="6CD93794">
        <w:rPr>
          <w:shd w:val="clear" w:color="auto" w:fill="FFFFFF"/>
        </w:rPr>
        <w:t>psycholoog</w:t>
      </w:r>
      <w:proofErr w:type="gramEnd"/>
      <w:r w:rsidRPr="6CD93794">
        <w:rPr>
          <w:shd w:val="clear" w:color="auto" w:fill="FFFFFF"/>
        </w:rPr>
        <w:t>.</w:t>
      </w:r>
    </w:p>
    <w:p w14:paraId="0035DF45" w14:textId="17A1190F" w:rsidR="00B44116" w:rsidRDefault="00B44116" w:rsidP="00B44116">
      <w:pPr>
        <w:pStyle w:val="Geenafstand"/>
        <w:rPr>
          <w:rFonts w:cstheme="minorHAnsi"/>
          <w:shd w:val="clear" w:color="auto" w:fill="FFFFFF"/>
        </w:rPr>
      </w:pPr>
    </w:p>
    <w:p w14:paraId="1A4B1D82" w14:textId="044A0973" w:rsidR="00B44116" w:rsidRPr="007E3DBF" w:rsidRDefault="007F2CB8" w:rsidP="00B44116">
      <w:pPr>
        <w:pStyle w:val="Geenafstand"/>
        <w:rPr>
          <w:rFonts w:cstheme="minorHAnsi"/>
          <w:shd w:val="clear" w:color="auto" w:fill="FFFFFF"/>
        </w:rPr>
      </w:pPr>
      <w:r>
        <w:rPr>
          <w:rFonts w:cstheme="minorHAnsi"/>
          <w:shd w:val="clear" w:color="auto" w:fill="FFFFFF"/>
        </w:rPr>
        <w:t xml:space="preserve">Daarna moet je nog een speciale opleiding doen om POH-GGZ te worden. </w:t>
      </w:r>
    </w:p>
    <w:p w14:paraId="01D227AB" w14:textId="5AA5A7AE" w:rsidR="00B44116" w:rsidRDefault="00A445A9" w:rsidP="6CD93794">
      <w:pPr>
        <w:pStyle w:val="Geenafstand"/>
        <w:rPr>
          <w:shd w:val="clear" w:color="auto" w:fill="FFFFFF"/>
        </w:rPr>
      </w:pPr>
      <w:r>
        <w:rPr>
          <w:shd w:val="clear" w:color="auto" w:fill="FFFFFF"/>
        </w:rPr>
        <w:t xml:space="preserve">Zorgvragers met </w:t>
      </w:r>
      <w:r w:rsidR="005B2783" w:rsidRPr="6CD93794">
        <w:rPr>
          <w:shd w:val="clear" w:color="auto" w:fill="FFFFFF"/>
        </w:rPr>
        <w:t xml:space="preserve">lichte psychische </w:t>
      </w:r>
      <w:r w:rsidR="00794A89" w:rsidRPr="6CD93794">
        <w:rPr>
          <w:shd w:val="clear" w:color="auto" w:fill="FFFFFF"/>
        </w:rPr>
        <w:t xml:space="preserve">problemen </w:t>
      </w:r>
      <w:r>
        <w:rPr>
          <w:shd w:val="clear" w:color="auto" w:fill="FFFFFF"/>
        </w:rPr>
        <w:t>komen bij je voor hulp</w:t>
      </w:r>
      <w:r w:rsidR="00794A89" w:rsidRPr="6CD93794">
        <w:rPr>
          <w:shd w:val="clear" w:color="auto" w:fill="FFFFFF"/>
        </w:rPr>
        <w:t>.</w:t>
      </w:r>
      <w:r w:rsidR="00B44116" w:rsidRPr="6CD93794">
        <w:rPr>
          <w:shd w:val="clear" w:color="auto" w:fill="FFFFFF"/>
        </w:rPr>
        <w:t xml:space="preserve"> </w:t>
      </w:r>
      <w:r>
        <w:rPr>
          <w:shd w:val="clear" w:color="auto" w:fill="FFFFFF"/>
        </w:rPr>
        <w:t xml:space="preserve">Je helpt zorgvragers bijvoorbeeld wanneer ze: </w:t>
      </w:r>
    </w:p>
    <w:p w14:paraId="02BF7D21" w14:textId="215D2EEF" w:rsidR="00B44116" w:rsidRDefault="00B44116" w:rsidP="6CD93794">
      <w:pPr>
        <w:pStyle w:val="Geenafstand"/>
        <w:numPr>
          <w:ilvl w:val="0"/>
          <w:numId w:val="8"/>
        </w:numPr>
        <w:rPr>
          <w:shd w:val="clear" w:color="auto" w:fill="FFFFFF"/>
        </w:rPr>
      </w:pPr>
      <w:proofErr w:type="gramStart"/>
      <w:r w:rsidRPr="6CD93794">
        <w:rPr>
          <w:shd w:val="clear" w:color="auto" w:fill="FFFFFF"/>
        </w:rPr>
        <w:t>problemen</w:t>
      </w:r>
      <w:proofErr w:type="gramEnd"/>
      <w:r w:rsidRPr="6CD93794">
        <w:rPr>
          <w:shd w:val="clear" w:color="auto" w:fill="FFFFFF"/>
        </w:rPr>
        <w:t xml:space="preserve"> beter op een rij </w:t>
      </w:r>
      <w:r w:rsidR="00A445A9">
        <w:rPr>
          <w:shd w:val="clear" w:color="auto" w:fill="FFFFFF"/>
        </w:rPr>
        <w:t xml:space="preserve">willen leren </w:t>
      </w:r>
      <w:r w:rsidRPr="6CD93794">
        <w:rPr>
          <w:shd w:val="clear" w:color="auto" w:fill="FFFFFF"/>
        </w:rPr>
        <w:t>zetten;</w:t>
      </w:r>
    </w:p>
    <w:p w14:paraId="7AFAE80F" w14:textId="1DB55690" w:rsidR="00334B61" w:rsidRDefault="00B44116" w:rsidP="003F08CB">
      <w:pPr>
        <w:pStyle w:val="Geenafstand"/>
        <w:numPr>
          <w:ilvl w:val="0"/>
          <w:numId w:val="8"/>
        </w:numPr>
        <w:rPr>
          <w:shd w:val="clear" w:color="auto" w:fill="FFFFFF"/>
        </w:rPr>
      </w:pPr>
      <w:proofErr w:type="gramStart"/>
      <w:r w:rsidRPr="6CD93794">
        <w:rPr>
          <w:shd w:val="clear" w:color="auto" w:fill="FFFFFF"/>
        </w:rPr>
        <w:t>een</w:t>
      </w:r>
      <w:proofErr w:type="gramEnd"/>
      <w:r w:rsidRPr="6CD93794">
        <w:rPr>
          <w:shd w:val="clear" w:color="auto" w:fill="FFFFFF"/>
        </w:rPr>
        <w:t xml:space="preserve"> behandeling voor </w:t>
      </w:r>
      <w:r w:rsidR="00A445A9">
        <w:rPr>
          <w:shd w:val="clear" w:color="auto" w:fill="FFFFFF"/>
        </w:rPr>
        <w:t>zijn of haar</w:t>
      </w:r>
      <w:r w:rsidRPr="6CD93794">
        <w:rPr>
          <w:shd w:val="clear" w:color="auto" w:fill="FFFFFF"/>
        </w:rPr>
        <w:t xml:space="preserve"> problemen</w:t>
      </w:r>
      <w:r w:rsidR="00A445A9">
        <w:rPr>
          <w:shd w:val="clear" w:color="auto" w:fill="FFFFFF"/>
        </w:rPr>
        <w:t xml:space="preserve"> willen</w:t>
      </w:r>
      <w:r w:rsidRPr="6CD93794">
        <w:rPr>
          <w:shd w:val="clear" w:color="auto" w:fill="FFFFFF"/>
        </w:rPr>
        <w:t>.</w:t>
      </w:r>
    </w:p>
    <w:p w14:paraId="50C681AB" w14:textId="6A694F2A" w:rsidR="00CA72A3" w:rsidRDefault="00CA72A3" w:rsidP="00CA72A3">
      <w:pPr>
        <w:pStyle w:val="Geenafstand"/>
        <w:rPr>
          <w:shd w:val="clear" w:color="auto" w:fill="FFFFFF"/>
        </w:rPr>
      </w:pPr>
    </w:p>
    <w:p w14:paraId="650EFA7D" w14:textId="2B8595B9" w:rsidR="00CA72A3" w:rsidRDefault="00CA72A3" w:rsidP="00CA72A3">
      <w:pPr>
        <w:pStyle w:val="Geenafstand"/>
        <w:rPr>
          <w:color w:val="FF0000"/>
          <w:shd w:val="clear" w:color="auto" w:fill="FFFFFF"/>
        </w:rPr>
      </w:pPr>
      <w:r>
        <w:rPr>
          <w:color w:val="FF0000"/>
          <w:shd w:val="clear" w:color="auto" w:fill="FFFFFF"/>
        </w:rPr>
        <w:t xml:space="preserve">Leerdoel: De student weet dat POH-GGZ </w:t>
      </w:r>
      <w:r w:rsidR="006A6802">
        <w:rPr>
          <w:color w:val="FF0000"/>
          <w:shd w:val="clear" w:color="auto" w:fill="FFFFFF"/>
        </w:rPr>
        <w:t xml:space="preserve">staat </w:t>
      </w:r>
      <w:r>
        <w:rPr>
          <w:color w:val="FF0000"/>
          <w:shd w:val="clear" w:color="auto" w:fill="FFFFFF"/>
        </w:rPr>
        <w:t xml:space="preserve">voor praktijkondersteuner huisarts geestelijke gezondheidszorg. </w:t>
      </w:r>
    </w:p>
    <w:p w14:paraId="21BDB7A4" w14:textId="1126F79B" w:rsidR="00CA72A3" w:rsidRDefault="00CA72A3" w:rsidP="00CA72A3">
      <w:pPr>
        <w:pStyle w:val="Geenafstand"/>
        <w:rPr>
          <w:color w:val="FF0000"/>
          <w:shd w:val="clear" w:color="auto" w:fill="FFFFFF"/>
        </w:rPr>
      </w:pPr>
    </w:p>
    <w:p w14:paraId="1EF5B6CC" w14:textId="7586C3EC" w:rsidR="00CA72A3" w:rsidRDefault="00CA72A3" w:rsidP="00CA72A3">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1DCE43A8" w14:textId="0D0645E6" w:rsidR="00CA72A3" w:rsidRDefault="00CA72A3" w:rsidP="00CA72A3">
      <w:pPr>
        <w:pStyle w:val="Geenafstand"/>
        <w:rPr>
          <w:color w:val="2F5496" w:themeColor="accent1" w:themeShade="BF"/>
          <w:shd w:val="clear" w:color="auto" w:fill="FFFFFF"/>
        </w:rPr>
      </w:pPr>
    </w:p>
    <w:p w14:paraId="44B42F11" w14:textId="6D5B1E87" w:rsidR="00CA72A3" w:rsidRDefault="00CA72A3" w:rsidP="00CA72A3">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5BAF0F09" w14:textId="22D68B17" w:rsidR="00B830D1" w:rsidRDefault="00B830D1" w:rsidP="00CA72A3">
      <w:pPr>
        <w:pStyle w:val="Geenafstand"/>
        <w:rPr>
          <w:color w:val="2F5496" w:themeColor="accent1" w:themeShade="BF"/>
          <w:shd w:val="clear" w:color="auto" w:fill="FFFFFF"/>
        </w:rPr>
      </w:pPr>
      <w:r>
        <w:rPr>
          <w:color w:val="2F5496" w:themeColor="accent1" w:themeShade="BF"/>
          <w:shd w:val="clear" w:color="auto" w:fill="FFFFFF"/>
        </w:rPr>
        <w:lastRenderedPageBreak/>
        <w:t xml:space="preserve">Waar staat POH-GGZ voor? </w:t>
      </w:r>
    </w:p>
    <w:p w14:paraId="1BA2C414" w14:textId="6612D078" w:rsidR="00B830D1" w:rsidRDefault="00B830D1" w:rsidP="00CA72A3">
      <w:pPr>
        <w:pStyle w:val="Geenafstand"/>
        <w:rPr>
          <w:color w:val="2F5496" w:themeColor="accent1" w:themeShade="BF"/>
          <w:shd w:val="clear" w:color="auto" w:fill="FFFFFF"/>
        </w:rPr>
      </w:pPr>
    </w:p>
    <w:p w14:paraId="7AD46E1F" w14:textId="5C1FFC20" w:rsidR="00B830D1" w:rsidRDefault="00B830D1" w:rsidP="00CA72A3">
      <w:pPr>
        <w:pStyle w:val="Geenafstand"/>
        <w:rPr>
          <w:color w:val="2F5496" w:themeColor="accent1" w:themeShade="BF"/>
          <w:shd w:val="clear" w:color="auto" w:fill="FFFFFF"/>
        </w:rPr>
      </w:pPr>
      <w:commentRangeStart w:id="31"/>
      <w:r>
        <w:rPr>
          <w:color w:val="2F5496" w:themeColor="accent1" w:themeShade="BF"/>
          <w:shd w:val="clear" w:color="auto" w:fill="FFFFFF"/>
        </w:rPr>
        <w:t>Psychisch ondersteuningshuis geestelijke gesteldheidszorg</w:t>
      </w:r>
    </w:p>
    <w:p w14:paraId="60D6B584" w14:textId="521831EA" w:rsidR="00B830D1" w:rsidRPr="00562673" w:rsidRDefault="00B830D1" w:rsidP="00CA72A3">
      <w:pPr>
        <w:pStyle w:val="Geenafstand"/>
        <w:rPr>
          <w:b/>
          <w:bCs/>
          <w:color w:val="2F5496" w:themeColor="accent1" w:themeShade="BF"/>
          <w:shd w:val="clear" w:color="auto" w:fill="FFFFFF"/>
        </w:rPr>
      </w:pPr>
      <w:r w:rsidRPr="00562673">
        <w:rPr>
          <w:b/>
          <w:bCs/>
          <w:color w:val="2F5496" w:themeColor="accent1" w:themeShade="BF"/>
          <w:shd w:val="clear" w:color="auto" w:fill="FFFFFF"/>
        </w:rPr>
        <w:t xml:space="preserve">Praktijkondersteuner huisarts geestelijke gezondheidszorg </w:t>
      </w:r>
    </w:p>
    <w:p w14:paraId="053FB321" w14:textId="1C123966" w:rsidR="00B830D1" w:rsidRDefault="00B830D1" w:rsidP="00CA72A3">
      <w:pPr>
        <w:pStyle w:val="Geenafstand"/>
        <w:rPr>
          <w:color w:val="2F5496" w:themeColor="accent1" w:themeShade="BF"/>
          <w:shd w:val="clear" w:color="auto" w:fill="FFFFFF"/>
        </w:rPr>
      </w:pPr>
      <w:r>
        <w:rPr>
          <w:color w:val="2F5496" w:themeColor="accent1" w:themeShade="BF"/>
          <w:shd w:val="clear" w:color="auto" w:fill="FFFFFF"/>
        </w:rPr>
        <w:t xml:space="preserve">Psychiatrische oorzaakhaard </w:t>
      </w:r>
      <w:proofErr w:type="spellStart"/>
      <w:r>
        <w:rPr>
          <w:color w:val="2F5496" w:themeColor="accent1" w:themeShade="BF"/>
          <w:shd w:val="clear" w:color="auto" w:fill="FFFFFF"/>
        </w:rPr>
        <w:t>geestesgroep</w:t>
      </w:r>
      <w:proofErr w:type="spellEnd"/>
      <w:r>
        <w:rPr>
          <w:color w:val="2F5496" w:themeColor="accent1" w:themeShade="BF"/>
          <w:shd w:val="clear" w:color="auto" w:fill="FFFFFF"/>
        </w:rPr>
        <w:t xml:space="preserve"> zuid </w:t>
      </w:r>
    </w:p>
    <w:p w14:paraId="0230CC82" w14:textId="08864A35" w:rsidR="00B830D1" w:rsidRDefault="00B830D1" w:rsidP="00CA72A3">
      <w:pPr>
        <w:pStyle w:val="Geenafstand"/>
        <w:rPr>
          <w:color w:val="2F5496" w:themeColor="accent1" w:themeShade="BF"/>
          <w:shd w:val="clear" w:color="auto" w:fill="FFFFFF"/>
        </w:rPr>
      </w:pPr>
      <w:r>
        <w:rPr>
          <w:color w:val="2F5496" w:themeColor="accent1" w:themeShade="BF"/>
          <w:shd w:val="clear" w:color="auto" w:fill="FFFFFF"/>
        </w:rPr>
        <w:t>Praktijkgerichte oplossing</w:t>
      </w:r>
      <w:r w:rsidR="00562673">
        <w:rPr>
          <w:color w:val="2F5496" w:themeColor="accent1" w:themeShade="BF"/>
          <w:shd w:val="clear" w:color="auto" w:fill="FFFFFF"/>
        </w:rPr>
        <w:t>s</w:t>
      </w:r>
      <w:r>
        <w:rPr>
          <w:color w:val="2F5496" w:themeColor="accent1" w:themeShade="BF"/>
          <w:shd w:val="clear" w:color="auto" w:fill="FFFFFF"/>
        </w:rPr>
        <w:t>h</w:t>
      </w:r>
      <w:r w:rsidR="00562673">
        <w:rPr>
          <w:color w:val="2F5496" w:themeColor="accent1" w:themeShade="BF"/>
          <w:shd w:val="clear" w:color="auto" w:fill="FFFFFF"/>
        </w:rPr>
        <w:t xml:space="preserve">ulplijn </w:t>
      </w:r>
      <w:r>
        <w:rPr>
          <w:color w:val="2F5496" w:themeColor="accent1" w:themeShade="BF"/>
          <w:shd w:val="clear" w:color="auto" w:fill="FFFFFF"/>
        </w:rPr>
        <w:t>gezondheid</w:t>
      </w:r>
      <w:r w:rsidR="00562673">
        <w:rPr>
          <w:color w:val="2F5496" w:themeColor="accent1" w:themeShade="BF"/>
          <w:shd w:val="clear" w:color="auto" w:fill="FFFFFF"/>
        </w:rPr>
        <w:t xml:space="preserve">sgesteldheid zorggroep </w:t>
      </w:r>
      <w:commentRangeEnd w:id="31"/>
      <w:r w:rsidR="00711C24">
        <w:rPr>
          <w:rStyle w:val="Verwijzingopmerking"/>
        </w:rPr>
        <w:commentReference w:id="31"/>
      </w:r>
    </w:p>
    <w:p w14:paraId="2DA7B65E" w14:textId="160BFA6F" w:rsidR="00CA72A3" w:rsidRDefault="00CA72A3" w:rsidP="00CA72A3">
      <w:pPr>
        <w:pStyle w:val="Geenafstand"/>
        <w:rPr>
          <w:color w:val="2F5496" w:themeColor="accent1" w:themeShade="BF"/>
          <w:shd w:val="clear" w:color="auto" w:fill="FFFFFF"/>
        </w:rPr>
      </w:pPr>
    </w:p>
    <w:p w14:paraId="64933656" w14:textId="5F8FDEB8" w:rsidR="00CA72A3" w:rsidRDefault="00CA72A3" w:rsidP="00CA72A3">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27FA20E" w14:textId="69752F38" w:rsidR="00CA1848" w:rsidRDefault="00CA72A3" w:rsidP="00CA72A3">
      <w:pPr>
        <w:pStyle w:val="Geenafstand"/>
        <w:rPr>
          <w:color w:val="2F5496" w:themeColor="accent1" w:themeShade="BF"/>
          <w:shd w:val="clear" w:color="auto" w:fill="FFFFFF"/>
        </w:rPr>
      </w:pPr>
      <w:commentRangeStart w:id="32"/>
      <w:r>
        <w:rPr>
          <w:color w:val="2F5496" w:themeColor="accent1" w:themeShade="BF"/>
          <w:shd w:val="clear" w:color="auto" w:fill="FFFFFF"/>
        </w:rPr>
        <w:t xml:space="preserve">Deze bestaat sinds 2007. </w:t>
      </w:r>
      <w:commentRangeEnd w:id="32"/>
      <w:r w:rsidR="00711C24">
        <w:rPr>
          <w:rStyle w:val="Verwijzingopmerking"/>
        </w:rPr>
        <w:commentReference w:id="32"/>
      </w:r>
    </w:p>
    <w:p w14:paraId="4FA15F7E" w14:textId="7CD9510B" w:rsidR="00CA1848" w:rsidRDefault="00CA1848" w:rsidP="00CA72A3">
      <w:pPr>
        <w:pStyle w:val="Geenafstand"/>
        <w:rPr>
          <w:color w:val="2F5496" w:themeColor="accent1" w:themeShade="BF"/>
          <w:shd w:val="clear" w:color="auto" w:fill="FFFFFF"/>
        </w:rPr>
      </w:pPr>
    </w:p>
    <w:p w14:paraId="3806FEE5" w14:textId="107C70FB" w:rsidR="00CA1848" w:rsidRDefault="00CA1848" w:rsidP="00CA72A3">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1747C6AA" w14:textId="0D66EA2D" w:rsidR="00CA1848" w:rsidRDefault="00CA1848" w:rsidP="00CA1848">
      <w:pPr>
        <w:pStyle w:val="Geenafstand"/>
        <w:rPr>
          <w:color w:val="2F5496" w:themeColor="accent1" w:themeShade="BF"/>
          <w:shd w:val="clear" w:color="auto" w:fill="FFFFFF"/>
        </w:rPr>
      </w:pPr>
      <w:r>
        <w:rPr>
          <w:color w:val="2F5496" w:themeColor="accent1" w:themeShade="BF"/>
          <w:shd w:val="clear" w:color="auto" w:fill="FFFFFF"/>
        </w:rPr>
        <w:t xml:space="preserve">POH-GGZ staat voor psychisch ondersteuningshuis geestelijke gesteldheidszorg. </w:t>
      </w:r>
    </w:p>
    <w:p w14:paraId="40326CC8" w14:textId="6984037B" w:rsidR="00CA1848" w:rsidRDefault="00CA1848" w:rsidP="00CA1848">
      <w:pPr>
        <w:pStyle w:val="Geenafstand"/>
        <w:rPr>
          <w:color w:val="2F5496" w:themeColor="accent1" w:themeShade="BF"/>
          <w:shd w:val="clear" w:color="auto" w:fill="FFFFFF"/>
        </w:rPr>
      </w:pPr>
    </w:p>
    <w:p w14:paraId="088662D3" w14:textId="050B8B04" w:rsidR="00CA1848" w:rsidRPr="00CA1848" w:rsidRDefault="00CA1848" w:rsidP="00CA1848">
      <w:pPr>
        <w:pStyle w:val="Geenafstand"/>
        <w:rPr>
          <w:color w:val="2F5496" w:themeColor="accent1" w:themeShade="BF"/>
          <w:shd w:val="clear" w:color="auto" w:fill="FFFFFF"/>
        </w:rPr>
      </w:pPr>
      <w:r w:rsidRPr="00CA1848">
        <w:rPr>
          <w:color w:val="2F5496" w:themeColor="accent1" w:themeShade="BF"/>
          <w:shd w:val="clear" w:color="auto" w:fill="FFFFFF"/>
        </w:rPr>
        <w:t xml:space="preserve">Deze stelling is correct </w:t>
      </w:r>
    </w:p>
    <w:p w14:paraId="26E0C783" w14:textId="34F4B820" w:rsidR="00CA1848" w:rsidRDefault="00CA1848" w:rsidP="00CA1848">
      <w:pPr>
        <w:pStyle w:val="Geenafstand"/>
        <w:rPr>
          <w:b/>
          <w:bCs/>
          <w:color w:val="2F5496" w:themeColor="accent1" w:themeShade="BF"/>
          <w:shd w:val="clear" w:color="auto" w:fill="FFFFFF"/>
        </w:rPr>
      </w:pPr>
      <w:r w:rsidRPr="00CA1848">
        <w:rPr>
          <w:b/>
          <w:bCs/>
          <w:color w:val="2F5496" w:themeColor="accent1" w:themeShade="BF"/>
          <w:shd w:val="clear" w:color="auto" w:fill="FFFFFF"/>
        </w:rPr>
        <w:t xml:space="preserve">Deze stelling is niet correct </w:t>
      </w:r>
    </w:p>
    <w:p w14:paraId="2B4881E3" w14:textId="17ABA846" w:rsidR="00CA1848" w:rsidRDefault="00CA1848" w:rsidP="00CA1848">
      <w:pPr>
        <w:pStyle w:val="Geenafstand"/>
        <w:rPr>
          <w:b/>
          <w:bCs/>
          <w:color w:val="2F5496" w:themeColor="accent1" w:themeShade="BF"/>
          <w:shd w:val="clear" w:color="auto" w:fill="FFFFFF"/>
        </w:rPr>
      </w:pPr>
    </w:p>
    <w:p w14:paraId="2F6351DC" w14:textId="7DE4EF87" w:rsidR="00CA1848" w:rsidRDefault="00CA1848" w:rsidP="00CA1848">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020B670" w14:textId="09C4CB53" w:rsidR="00CA1848" w:rsidRDefault="00CA1848" w:rsidP="00CA1848">
      <w:pPr>
        <w:pStyle w:val="Geenafstand"/>
        <w:rPr>
          <w:color w:val="2F5496" w:themeColor="accent1" w:themeShade="BF"/>
          <w:shd w:val="clear" w:color="auto" w:fill="FFFFFF"/>
        </w:rPr>
      </w:pPr>
      <w:r w:rsidRPr="00CA1848">
        <w:rPr>
          <w:color w:val="2F5496" w:themeColor="accent1" w:themeShade="BF"/>
          <w:shd w:val="clear" w:color="auto" w:fill="FFFFFF"/>
        </w:rPr>
        <w:t>POH-GGZ staat voor praktijkondersteuner huisarts geestelijke gezondheidszorg</w:t>
      </w:r>
      <w:r>
        <w:rPr>
          <w:color w:val="2F5496" w:themeColor="accent1" w:themeShade="BF"/>
          <w:shd w:val="clear" w:color="auto" w:fill="FFFFFF"/>
        </w:rPr>
        <w:t xml:space="preserve">. Deze bestaat sinds 2007. </w:t>
      </w:r>
    </w:p>
    <w:p w14:paraId="52C61C7B" w14:textId="77777777" w:rsidR="00CA1848" w:rsidRPr="00CA1848" w:rsidDel="00FD6AFE" w:rsidRDefault="00CA1848" w:rsidP="00CA1848">
      <w:pPr>
        <w:pStyle w:val="Geenafstand"/>
        <w:rPr>
          <w:del w:id="33" w:author="Anne Rorije" w:date="2021-09-08T16:11:00Z"/>
          <w:color w:val="2F5496" w:themeColor="accent1" w:themeShade="BF"/>
          <w:shd w:val="clear" w:color="auto" w:fill="FFFFFF"/>
        </w:rPr>
      </w:pPr>
    </w:p>
    <w:p w14:paraId="7AAD8A57" w14:textId="6EA12FA0" w:rsidR="00CA1848" w:rsidRDefault="00CA1848" w:rsidP="00CA1848">
      <w:pPr>
        <w:pStyle w:val="Geenafstand"/>
        <w:rPr>
          <w:color w:val="2F5496" w:themeColor="accent1" w:themeShade="BF"/>
          <w:shd w:val="clear" w:color="auto" w:fill="FFFFFF"/>
        </w:rPr>
      </w:pPr>
    </w:p>
    <w:p w14:paraId="62359DA4" w14:textId="77777777" w:rsidR="00CA1848" w:rsidRDefault="00CA1848" w:rsidP="00CA1848">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7D23F8E" w14:textId="541EA976" w:rsidR="00CA1848" w:rsidRPr="00CA1848" w:rsidRDefault="00CA1848" w:rsidP="00CA1848">
      <w:pPr>
        <w:pStyle w:val="Geenafstand"/>
        <w:rPr>
          <w:color w:val="2F5496" w:themeColor="accent1" w:themeShade="BF"/>
          <w:shd w:val="clear" w:color="auto" w:fill="FFFFFF"/>
        </w:rPr>
      </w:pPr>
      <w:r w:rsidRPr="00CA1848">
        <w:rPr>
          <w:color w:val="2F5496" w:themeColor="accent1" w:themeShade="BF"/>
          <w:shd w:val="clear" w:color="auto" w:fill="FFFFFF"/>
        </w:rPr>
        <w:t>POH-GGZ staat voor praktijkondersteuner huisarts geestelijke gezondheidszorg</w:t>
      </w:r>
      <w:r>
        <w:rPr>
          <w:color w:val="2F5496" w:themeColor="accent1" w:themeShade="BF"/>
          <w:shd w:val="clear" w:color="auto" w:fill="FFFFFF"/>
        </w:rPr>
        <w:t xml:space="preserve">. </w:t>
      </w:r>
    </w:p>
    <w:p w14:paraId="5AD34DCF" w14:textId="67DD09BE" w:rsidR="00CA1848" w:rsidRDefault="00CA1848" w:rsidP="00CA1848">
      <w:pPr>
        <w:pStyle w:val="Geenafstand"/>
        <w:rPr>
          <w:color w:val="2F5496" w:themeColor="accent1" w:themeShade="BF"/>
          <w:shd w:val="clear" w:color="auto" w:fill="FFFFFF"/>
        </w:rPr>
      </w:pPr>
    </w:p>
    <w:p w14:paraId="775CDACF" w14:textId="77777777" w:rsidR="00CA1848" w:rsidRPr="00CA1848" w:rsidRDefault="00CA1848" w:rsidP="00CA1848">
      <w:pPr>
        <w:pStyle w:val="Geenafstand"/>
        <w:rPr>
          <w:b/>
          <w:bCs/>
          <w:color w:val="2F5496" w:themeColor="accent1" w:themeShade="BF"/>
          <w:shd w:val="clear" w:color="auto" w:fill="FFFFFF"/>
        </w:rPr>
      </w:pPr>
      <w:r w:rsidRPr="00CA1848">
        <w:rPr>
          <w:b/>
          <w:bCs/>
          <w:color w:val="2F5496" w:themeColor="accent1" w:themeShade="BF"/>
          <w:shd w:val="clear" w:color="auto" w:fill="FFFFFF"/>
        </w:rPr>
        <w:t xml:space="preserve">Deze stelling is correct </w:t>
      </w:r>
    </w:p>
    <w:p w14:paraId="40432485" w14:textId="77777777" w:rsidR="00CA1848" w:rsidRDefault="00CA1848" w:rsidP="00CA1848">
      <w:pPr>
        <w:pStyle w:val="Geenafstand"/>
        <w:rPr>
          <w:color w:val="2F5496" w:themeColor="accent1" w:themeShade="BF"/>
          <w:shd w:val="clear" w:color="auto" w:fill="FFFFFF"/>
        </w:rPr>
      </w:pPr>
      <w:r>
        <w:rPr>
          <w:color w:val="2F5496" w:themeColor="accent1" w:themeShade="BF"/>
          <w:shd w:val="clear" w:color="auto" w:fill="FFFFFF"/>
        </w:rPr>
        <w:t xml:space="preserve">Deze stelling is niet correct </w:t>
      </w:r>
    </w:p>
    <w:p w14:paraId="38AD0F6D" w14:textId="5DB297E3" w:rsidR="00CA1848" w:rsidRDefault="00CA1848" w:rsidP="00CA1848">
      <w:pPr>
        <w:pStyle w:val="Geenafstand"/>
        <w:rPr>
          <w:color w:val="2F5496" w:themeColor="accent1" w:themeShade="BF"/>
          <w:shd w:val="clear" w:color="auto" w:fill="FFFFFF"/>
        </w:rPr>
      </w:pPr>
    </w:p>
    <w:p w14:paraId="088F3FEB" w14:textId="77777777" w:rsidR="00CA1848" w:rsidRDefault="00CA1848" w:rsidP="00CA1848">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779D93A" w14:textId="149A4081" w:rsidR="00CA1848" w:rsidRDefault="00CA1848" w:rsidP="00CA1848">
      <w:pPr>
        <w:pStyle w:val="Geenafstand"/>
        <w:rPr>
          <w:color w:val="2F5496" w:themeColor="accent1" w:themeShade="BF"/>
          <w:shd w:val="clear" w:color="auto" w:fill="FFFFFF"/>
        </w:rPr>
      </w:pPr>
      <w:r>
        <w:rPr>
          <w:color w:val="2F5496" w:themeColor="accent1" w:themeShade="BF"/>
          <w:shd w:val="clear" w:color="auto" w:fill="FFFFFF"/>
        </w:rPr>
        <w:t xml:space="preserve">Deze bestaat sinds 2007. </w:t>
      </w:r>
    </w:p>
    <w:p w14:paraId="47253C33" w14:textId="379D1923" w:rsidR="00CA1848" w:rsidRPr="00CA1848" w:rsidRDefault="00CA1848" w:rsidP="00CA72A3">
      <w:pPr>
        <w:pStyle w:val="Geenafstand"/>
        <w:rPr>
          <w:color w:val="2F5496" w:themeColor="accent1" w:themeShade="BF"/>
          <w:shd w:val="clear" w:color="auto" w:fill="FFFFFF"/>
        </w:rPr>
      </w:pPr>
    </w:p>
    <w:p w14:paraId="28041BE6" w14:textId="7EB5F38C" w:rsidR="00CA72A3" w:rsidRDefault="00CA72A3" w:rsidP="00CA72A3">
      <w:pPr>
        <w:pStyle w:val="Geenafstand"/>
        <w:rPr>
          <w:color w:val="FF0000"/>
          <w:shd w:val="clear" w:color="auto" w:fill="FFFFFF"/>
        </w:rPr>
      </w:pPr>
      <w:r>
        <w:rPr>
          <w:color w:val="FF0000"/>
          <w:shd w:val="clear" w:color="auto" w:fill="FFFFFF"/>
        </w:rPr>
        <w:t xml:space="preserve">Leerdoel: De student weet dat je als POH-GGZ een eerdere opleiding hebt gedaan, zoals verpleegkundige, maatschappelijk werker of psycholoog. </w:t>
      </w:r>
    </w:p>
    <w:p w14:paraId="40AF215E" w14:textId="77777777" w:rsidR="00CA72A3" w:rsidRDefault="00CA72A3" w:rsidP="00CA72A3">
      <w:pPr>
        <w:pStyle w:val="Geenafstand"/>
        <w:rPr>
          <w:color w:val="FF0000"/>
          <w:shd w:val="clear" w:color="auto" w:fill="FFFFFF"/>
        </w:rPr>
      </w:pPr>
    </w:p>
    <w:p w14:paraId="199FF2AF" w14:textId="77777777" w:rsidR="00CA72A3" w:rsidRDefault="00CA72A3" w:rsidP="00CA72A3">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282DEDC1" w14:textId="77777777" w:rsidR="00CA72A3" w:rsidRDefault="00CA72A3" w:rsidP="00CA72A3">
      <w:pPr>
        <w:pStyle w:val="Geenafstand"/>
        <w:rPr>
          <w:b/>
          <w:bCs/>
          <w:color w:val="2F5496" w:themeColor="accent1" w:themeShade="BF"/>
          <w:shd w:val="clear" w:color="auto" w:fill="FFFFFF"/>
        </w:rPr>
      </w:pPr>
    </w:p>
    <w:p w14:paraId="0506D836" w14:textId="27884A75" w:rsidR="00CA72A3" w:rsidRDefault="00CA72A3" w:rsidP="00CA72A3">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329D355C" w14:textId="3AEAF9E8" w:rsidR="009470FB" w:rsidRDefault="009470FB" w:rsidP="00CA72A3">
      <w:pPr>
        <w:pStyle w:val="Geenafstand"/>
        <w:rPr>
          <w:color w:val="2F5496" w:themeColor="accent1" w:themeShade="BF"/>
          <w:shd w:val="clear" w:color="auto" w:fill="FFFFFF"/>
        </w:rPr>
      </w:pPr>
      <w:r>
        <w:rPr>
          <w:color w:val="2F5496" w:themeColor="accent1" w:themeShade="BF"/>
          <w:shd w:val="clear" w:color="auto" w:fill="FFFFFF"/>
        </w:rPr>
        <w:t xml:space="preserve">Je wilt graag de opleiding tot POH-GGZ doen. Vaak heb je dan al een andere opleiding gedaan.  </w:t>
      </w:r>
    </w:p>
    <w:p w14:paraId="72A153F3" w14:textId="77777777" w:rsidR="00CA72A3" w:rsidRDefault="00CA72A3" w:rsidP="00CA72A3">
      <w:pPr>
        <w:pStyle w:val="Geenafstand"/>
        <w:rPr>
          <w:color w:val="2F5496" w:themeColor="accent1" w:themeShade="BF"/>
          <w:shd w:val="clear" w:color="auto" w:fill="FFFFFF"/>
        </w:rPr>
      </w:pPr>
    </w:p>
    <w:p w14:paraId="321E844B" w14:textId="607AEB4E" w:rsidR="00CA72A3" w:rsidRDefault="00CA72A3" w:rsidP="00CA72A3">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12074836" w14:textId="11C288E3" w:rsidR="009470FB" w:rsidRDefault="009470FB" w:rsidP="00CA72A3">
      <w:pPr>
        <w:pStyle w:val="Geenafstand"/>
        <w:rPr>
          <w:color w:val="2F5496" w:themeColor="accent1" w:themeShade="BF"/>
          <w:shd w:val="clear" w:color="auto" w:fill="FFFFFF"/>
        </w:rPr>
      </w:pPr>
      <w:r>
        <w:rPr>
          <w:color w:val="2F5496" w:themeColor="accent1" w:themeShade="BF"/>
          <w:shd w:val="clear" w:color="auto" w:fill="FFFFFF"/>
        </w:rPr>
        <w:t xml:space="preserve">Welke opleiding is hier een voorbeeld van? </w:t>
      </w:r>
    </w:p>
    <w:p w14:paraId="2BA63AEB" w14:textId="77777777" w:rsidR="009470FB" w:rsidRDefault="009470FB" w:rsidP="00CA72A3">
      <w:pPr>
        <w:pStyle w:val="Geenafstand"/>
        <w:rPr>
          <w:color w:val="2F5496" w:themeColor="accent1" w:themeShade="BF"/>
          <w:shd w:val="clear" w:color="auto" w:fill="FFFFFF"/>
        </w:rPr>
      </w:pPr>
    </w:p>
    <w:p w14:paraId="22063AA5" w14:textId="1E39142F" w:rsidR="009470FB" w:rsidRDefault="009470FB" w:rsidP="00CA72A3">
      <w:pPr>
        <w:pStyle w:val="Geenafstand"/>
        <w:rPr>
          <w:color w:val="2F5496" w:themeColor="accent1" w:themeShade="BF"/>
          <w:shd w:val="clear" w:color="auto" w:fill="FFFFFF"/>
        </w:rPr>
      </w:pPr>
      <w:r>
        <w:rPr>
          <w:color w:val="2F5496" w:themeColor="accent1" w:themeShade="BF"/>
          <w:shd w:val="clear" w:color="auto" w:fill="FFFFFF"/>
        </w:rPr>
        <w:t xml:space="preserve">Geneeskunde </w:t>
      </w:r>
    </w:p>
    <w:p w14:paraId="71F31E46" w14:textId="61965475" w:rsidR="009470FB" w:rsidRDefault="009470FB" w:rsidP="00CA72A3">
      <w:pPr>
        <w:pStyle w:val="Geenafstand"/>
        <w:rPr>
          <w:b/>
          <w:bCs/>
          <w:color w:val="2F5496" w:themeColor="accent1" w:themeShade="BF"/>
          <w:shd w:val="clear" w:color="auto" w:fill="FFFFFF"/>
        </w:rPr>
      </w:pPr>
      <w:r w:rsidRPr="009470FB">
        <w:rPr>
          <w:b/>
          <w:bCs/>
          <w:color w:val="2F5496" w:themeColor="accent1" w:themeShade="BF"/>
          <w:shd w:val="clear" w:color="auto" w:fill="FFFFFF"/>
        </w:rPr>
        <w:t xml:space="preserve">Verpleegkunde </w:t>
      </w:r>
    </w:p>
    <w:p w14:paraId="5F32F314" w14:textId="56561650" w:rsidR="009470FB" w:rsidRDefault="009470FB" w:rsidP="00CA72A3">
      <w:pPr>
        <w:pStyle w:val="Geenafstand"/>
        <w:rPr>
          <w:color w:val="2F5496" w:themeColor="accent1" w:themeShade="BF"/>
          <w:shd w:val="clear" w:color="auto" w:fill="FFFFFF"/>
        </w:rPr>
      </w:pPr>
      <w:r>
        <w:rPr>
          <w:color w:val="2F5496" w:themeColor="accent1" w:themeShade="BF"/>
          <w:shd w:val="clear" w:color="auto" w:fill="FFFFFF"/>
        </w:rPr>
        <w:t xml:space="preserve">Bedrijfskunde </w:t>
      </w:r>
    </w:p>
    <w:p w14:paraId="3FA2E097" w14:textId="31BC6575" w:rsidR="009470FB" w:rsidRPr="009470FB" w:rsidRDefault="009470FB" w:rsidP="00CA72A3">
      <w:pPr>
        <w:pStyle w:val="Geenafstand"/>
        <w:rPr>
          <w:color w:val="2F5496" w:themeColor="accent1" w:themeShade="BF"/>
          <w:shd w:val="clear" w:color="auto" w:fill="FFFFFF"/>
        </w:rPr>
      </w:pPr>
      <w:commentRangeStart w:id="34"/>
      <w:r>
        <w:rPr>
          <w:color w:val="2F5496" w:themeColor="accent1" w:themeShade="BF"/>
          <w:shd w:val="clear" w:color="auto" w:fill="FFFFFF"/>
        </w:rPr>
        <w:t xml:space="preserve">Laboratorium </w:t>
      </w:r>
      <w:commentRangeEnd w:id="34"/>
      <w:r w:rsidR="00FD6AFE">
        <w:rPr>
          <w:rStyle w:val="Verwijzingopmerking"/>
        </w:rPr>
        <w:commentReference w:id="34"/>
      </w:r>
    </w:p>
    <w:p w14:paraId="57C60431" w14:textId="77777777" w:rsidR="00CA72A3" w:rsidRDefault="00CA72A3" w:rsidP="00CA72A3">
      <w:pPr>
        <w:pStyle w:val="Geenafstand"/>
        <w:rPr>
          <w:color w:val="2F5496" w:themeColor="accent1" w:themeShade="BF"/>
          <w:shd w:val="clear" w:color="auto" w:fill="FFFFFF"/>
        </w:rPr>
      </w:pPr>
    </w:p>
    <w:p w14:paraId="629BA88F" w14:textId="254D389F" w:rsidR="00CA72A3" w:rsidRDefault="00CA72A3" w:rsidP="00CA72A3">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AD4FD3F" w14:textId="238CFBAB" w:rsidR="00CA72A3" w:rsidRDefault="009470FB" w:rsidP="00CA72A3">
      <w:pPr>
        <w:pStyle w:val="Geenafstand"/>
        <w:rPr>
          <w:color w:val="2F5496" w:themeColor="accent1" w:themeShade="BF"/>
          <w:shd w:val="clear" w:color="auto" w:fill="FFFFFF"/>
        </w:rPr>
      </w:pPr>
      <w:r>
        <w:rPr>
          <w:color w:val="2F5496" w:themeColor="accent1" w:themeShade="BF"/>
          <w:shd w:val="clear" w:color="auto" w:fill="FFFFFF"/>
        </w:rPr>
        <w:t xml:space="preserve">Naast verpleegkunde zijn de opleiding tot maatschappelijk werker of psycholoog andere voorbeelden. </w:t>
      </w:r>
    </w:p>
    <w:p w14:paraId="729F9181" w14:textId="7AA2ED6B" w:rsidR="009470FB" w:rsidRDefault="009470FB" w:rsidP="00CA72A3">
      <w:pPr>
        <w:pStyle w:val="Geenafstand"/>
        <w:rPr>
          <w:color w:val="2F5496" w:themeColor="accent1" w:themeShade="BF"/>
          <w:shd w:val="clear" w:color="auto" w:fill="FFFFFF"/>
        </w:rPr>
      </w:pPr>
    </w:p>
    <w:p w14:paraId="29E563EE"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6037663E"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Je wilt graag de opleiding tot POH-GGZ doen. Vaak heb je dan al een andere opleiding gedaan.  </w:t>
      </w:r>
    </w:p>
    <w:p w14:paraId="485A4EFC" w14:textId="77777777" w:rsidR="009470FB" w:rsidRDefault="009470FB" w:rsidP="009470FB">
      <w:pPr>
        <w:pStyle w:val="Geenafstand"/>
        <w:rPr>
          <w:color w:val="2F5496" w:themeColor="accent1" w:themeShade="BF"/>
          <w:shd w:val="clear" w:color="auto" w:fill="FFFFFF"/>
        </w:rPr>
      </w:pPr>
    </w:p>
    <w:p w14:paraId="4B94FA0E" w14:textId="47094C93"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2D49C321" w14:textId="775E3A8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Vaak heb je al een opleiding gedaan tot bijvoorbeeld</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01CF8CE1" w14:textId="77777777" w:rsidR="009470FB" w:rsidRDefault="009470FB" w:rsidP="009470FB">
      <w:pPr>
        <w:pStyle w:val="Geenafstand"/>
        <w:rPr>
          <w:color w:val="2F5496" w:themeColor="accent1" w:themeShade="BF"/>
          <w:shd w:val="clear" w:color="auto" w:fill="FFFFFF"/>
        </w:rPr>
      </w:pPr>
    </w:p>
    <w:p w14:paraId="125C3695" w14:textId="525D9B4F" w:rsidR="009470FB" w:rsidRDefault="009470FB" w:rsidP="009470FB">
      <w:pPr>
        <w:pStyle w:val="Geenafstand"/>
        <w:rPr>
          <w:color w:val="2F5496" w:themeColor="accent1" w:themeShade="BF"/>
          <w:shd w:val="clear" w:color="auto" w:fill="FFFFFF"/>
        </w:rPr>
      </w:pPr>
      <w:commentRangeStart w:id="35"/>
      <w:r>
        <w:rPr>
          <w:color w:val="2F5496" w:themeColor="accent1" w:themeShade="BF"/>
          <w:shd w:val="clear" w:color="auto" w:fill="FFFFFF"/>
        </w:rPr>
        <w:t xml:space="preserve">Doktersassistente </w:t>
      </w:r>
      <w:commentRangeEnd w:id="35"/>
      <w:r w:rsidR="000E7724">
        <w:rPr>
          <w:rStyle w:val="Verwijzingopmerking"/>
        </w:rPr>
        <w:commentReference w:id="35"/>
      </w:r>
    </w:p>
    <w:p w14:paraId="76A6B75D" w14:textId="2107DB86" w:rsidR="009470FB" w:rsidRPr="009470FB" w:rsidRDefault="009470FB" w:rsidP="009470FB">
      <w:pPr>
        <w:pStyle w:val="Geenafstand"/>
        <w:rPr>
          <w:b/>
          <w:bCs/>
          <w:color w:val="2F5496" w:themeColor="accent1" w:themeShade="BF"/>
          <w:shd w:val="clear" w:color="auto" w:fill="FFFFFF"/>
        </w:rPr>
      </w:pPr>
      <w:r w:rsidRPr="009470FB">
        <w:rPr>
          <w:b/>
          <w:bCs/>
          <w:color w:val="2F5496" w:themeColor="accent1" w:themeShade="BF"/>
          <w:shd w:val="clear" w:color="auto" w:fill="FFFFFF"/>
        </w:rPr>
        <w:t xml:space="preserve">Maatschappelijk werker </w:t>
      </w:r>
    </w:p>
    <w:p w14:paraId="67AD8BEE" w14:textId="10621AD1" w:rsidR="009470FB" w:rsidRDefault="009470FB" w:rsidP="009470FB">
      <w:pPr>
        <w:pStyle w:val="Geenafstand"/>
        <w:rPr>
          <w:color w:val="2F5496" w:themeColor="accent1" w:themeShade="BF"/>
          <w:shd w:val="clear" w:color="auto" w:fill="FFFFFF"/>
        </w:rPr>
      </w:pPr>
      <w:proofErr w:type="spellStart"/>
      <w:r>
        <w:rPr>
          <w:color w:val="2F5496" w:themeColor="accent1" w:themeShade="BF"/>
          <w:shd w:val="clear" w:color="auto" w:fill="FFFFFF"/>
        </w:rPr>
        <w:t>Echoscopiste</w:t>
      </w:r>
      <w:proofErr w:type="spellEnd"/>
      <w:r>
        <w:rPr>
          <w:color w:val="2F5496" w:themeColor="accent1" w:themeShade="BF"/>
          <w:shd w:val="clear" w:color="auto" w:fill="FFFFFF"/>
        </w:rPr>
        <w:t xml:space="preserve"> </w:t>
      </w:r>
    </w:p>
    <w:p w14:paraId="1EAB83B1" w14:textId="565B0E3D"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Laborant </w:t>
      </w:r>
    </w:p>
    <w:p w14:paraId="7E3E2202" w14:textId="77777777" w:rsidR="009470FB" w:rsidRDefault="009470FB" w:rsidP="009470FB">
      <w:pPr>
        <w:pStyle w:val="Geenafstand"/>
        <w:rPr>
          <w:color w:val="2F5496" w:themeColor="accent1" w:themeShade="BF"/>
          <w:shd w:val="clear" w:color="auto" w:fill="FFFFFF"/>
        </w:rPr>
      </w:pPr>
    </w:p>
    <w:p w14:paraId="07DE2399"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70085AE7" w14:textId="2373FF38"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Naast maatschappelijk werk zijn de opleiding tot verpleegkundige of psycholoog andere voorbeelden. </w:t>
      </w:r>
    </w:p>
    <w:p w14:paraId="577B2272" w14:textId="77777777" w:rsidR="009470FB" w:rsidRDefault="009470FB" w:rsidP="00CA72A3">
      <w:pPr>
        <w:pStyle w:val="Geenafstand"/>
        <w:rPr>
          <w:color w:val="2F5496" w:themeColor="accent1" w:themeShade="BF"/>
          <w:shd w:val="clear" w:color="auto" w:fill="FFFFFF"/>
        </w:rPr>
      </w:pPr>
    </w:p>
    <w:p w14:paraId="77FF6A57"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C9F81B2"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Je wilt graag de opleiding tot POH-GGZ doen. Vaak heb je dan al een andere opleiding gedaan.  </w:t>
      </w:r>
    </w:p>
    <w:p w14:paraId="2E3F4755" w14:textId="77777777" w:rsidR="009470FB" w:rsidRDefault="009470FB" w:rsidP="009470FB">
      <w:pPr>
        <w:pStyle w:val="Geenafstand"/>
        <w:rPr>
          <w:color w:val="2F5496" w:themeColor="accent1" w:themeShade="BF"/>
          <w:shd w:val="clear" w:color="auto" w:fill="FFFFFF"/>
        </w:rPr>
      </w:pPr>
    </w:p>
    <w:p w14:paraId="4CA04E29"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7A6428E0" w14:textId="2B3E37B5" w:rsidR="009470FB" w:rsidRDefault="00316CAE" w:rsidP="009470FB">
      <w:pPr>
        <w:pStyle w:val="Geenafstand"/>
        <w:rPr>
          <w:color w:val="2F5496" w:themeColor="accent1" w:themeShade="BF"/>
          <w:shd w:val="clear" w:color="auto" w:fill="FFFFFF"/>
        </w:rPr>
      </w:pPr>
      <w:r>
        <w:rPr>
          <w:color w:val="2F5496" w:themeColor="accent1" w:themeShade="BF"/>
          <w:shd w:val="clear" w:color="auto" w:fill="FFFFFF"/>
        </w:rPr>
        <w:t>De opleiding tot</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is</w:t>
      </w:r>
      <w:proofErr w:type="gramEnd"/>
      <w:r>
        <w:rPr>
          <w:color w:val="2F5496" w:themeColor="accent1" w:themeShade="BF"/>
          <w:shd w:val="clear" w:color="auto" w:fill="FFFFFF"/>
        </w:rPr>
        <w:t xml:space="preserve"> hier een voorbeeld van. </w:t>
      </w:r>
    </w:p>
    <w:p w14:paraId="14F36C7E" w14:textId="77777777" w:rsidR="00316CAE" w:rsidRDefault="00316CAE" w:rsidP="009470FB">
      <w:pPr>
        <w:pStyle w:val="Geenafstand"/>
        <w:rPr>
          <w:color w:val="2F5496" w:themeColor="accent1" w:themeShade="BF"/>
          <w:shd w:val="clear" w:color="auto" w:fill="FFFFFF"/>
        </w:rPr>
      </w:pPr>
    </w:p>
    <w:p w14:paraId="03257546" w14:textId="617C06D1" w:rsidR="00316CAE" w:rsidRDefault="00316CAE" w:rsidP="009470FB">
      <w:pPr>
        <w:pStyle w:val="Geenafstand"/>
        <w:rPr>
          <w:color w:val="2F5496" w:themeColor="accent1" w:themeShade="BF"/>
          <w:shd w:val="clear" w:color="auto" w:fill="FFFFFF"/>
        </w:rPr>
      </w:pPr>
      <w:r>
        <w:rPr>
          <w:color w:val="2F5496" w:themeColor="accent1" w:themeShade="BF"/>
          <w:shd w:val="clear" w:color="auto" w:fill="FFFFFF"/>
        </w:rPr>
        <w:t>Diëtiste</w:t>
      </w:r>
    </w:p>
    <w:p w14:paraId="21EBD16E" w14:textId="4F10ABE9" w:rsidR="009470FB" w:rsidRDefault="00316CAE" w:rsidP="009470FB">
      <w:pPr>
        <w:pStyle w:val="Geenafstand"/>
        <w:rPr>
          <w:color w:val="2F5496" w:themeColor="accent1" w:themeShade="BF"/>
          <w:shd w:val="clear" w:color="auto" w:fill="FFFFFF"/>
        </w:rPr>
      </w:pPr>
      <w:r>
        <w:rPr>
          <w:color w:val="2F5496" w:themeColor="accent1" w:themeShade="BF"/>
          <w:shd w:val="clear" w:color="auto" w:fill="FFFFFF"/>
        </w:rPr>
        <w:t>Zorgm</w:t>
      </w:r>
      <w:r w:rsidR="009470FB">
        <w:rPr>
          <w:color w:val="2F5496" w:themeColor="accent1" w:themeShade="BF"/>
          <w:shd w:val="clear" w:color="auto" w:fill="FFFFFF"/>
        </w:rPr>
        <w:t xml:space="preserve">anager </w:t>
      </w:r>
    </w:p>
    <w:p w14:paraId="4DFD6037" w14:textId="139B80E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4FACE074" w14:textId="68658E20" w:rsidR="009470FB" w:rsidRPr="00316CAE" w:rsidRDefault="009470FB" w:rsidP="009470FB">
      <w:pPr>
        <w:pStyle w:val="Geenafstand"/>
        <w:rPr>
          <w:b/>
          <w:bCs/>
          <w:color w:val="2F5496" w:themeColor="accent1" w:themeShade="BF"/>
          <w:shd w:val="clear" w:color="auto" w:fill="FFFFFF"/>
        </w:rPr>
      </w:pPr>
      <w:r w:rsidRPr="00316CAE">
        <w:rPr>
          <w:b/>
          <w:bCs/>
          <w:color w:val="2F5496" w:themeColor="accent1" w:themeShade="BF"/>
          <w:shd w:val="clear" w:color="auto" w:fill="FFFFFF"/>
        </w:rPr>
        <w:t xml:space="preserve">Geen van bovenstaande </w:t>
      </w:r>
    </w:p>
    <w:p w14:paraId="5FD766A9" w14:textId="77777777" w:rsidR="009470FB" w:rsidRDefault="009470FB" w:rsidP="009470FB">
      <w:pPr>
        <w:pStyle w:val="Geenafstand"/>
        <w:rPr>
          <w:color w:val="2F5496" w:themeColor="accent1" w:themeShade="BF"/>
          <w:shd w:val="clear" w:color="auto" w:fill="FFFFFF"/>
        </w:rPr>
      </w:pPr>
    </w:p>
    <w:p w14:paraId="658A577B" w14:textId="77777777" w:rsidR="009470FB" w:rsidRDefault="009470FB" w:rsidP="009470FB">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74AEDB7" w14:textId="31E6C9E3" w:rsidR="009470FB" w:rsidRDefault="00316CAE" w:rsidP="009470FB">
      <w:pPr>
        <w:pStyle w:val="Geenafstand"/>
        <w:rPr>
          <w:color w:val="2F5496" w:themeColor="accent1" w:themeShade="BF"/>
          <w:shd w:val="clear" w:color="auto" w:fill="FFFFFF"/>
        </w:rPr>
      </w:pPr>
      <w:r>
        <w:rPr>
          <w:color w:val="2F5496" w:themeColor="accent1" w:themeShade="BF"/>
          <w:shd w:val="clear" w:color="auto" w:fill="FFFFFF"/>
        </w:rPr>
        <w:t xml:space="preserve">De </w:t>
      </w:r>
      <w:r w:rsidR="009470FB">
        <w:rPr>
          <w:color w:val="2F5496" w:themeColor="accent1" w:themeShade="BF"/>
          <w:shd w:val="clear" w:color="auto" w:fill="FFFFFF"/>
        </w:rPr>
        <w:t>opleiding tot verpleegkundige</w:t>
      </w:r>
      <w:r>
        <w:rPr>
          <w:color w:val="2F5496" w:themeColor="accent1" w:themeShade="BF"/>
          <w:shd w:val="clear" w:color="auto" w:fill="FFFFFF"/>
        </w:rPr>
        <w:t xml:space="preserve">, maatschappelijk werker of </w:t>
      </w:r>
      <w:r w:rsidR="009470FB">
        <w:rPr>
          <w:color w:val="2F5496" w:themeColor="accent1" w:themeShade="BF"/>
          <w:shd w:val="clear" w:color="auto" w:fill="FFFFFF"/>
        </w:rPr>
        <w:t xml:space="preserve">psycholoog </w:t>
      </w:r>
      <w:r>
        <w:rPr>
          <w:color w:val="2F5496" w:themeColor="accent1" w:themeShade="BF"/>
          <w:shd w:val="clear" w:color="auto" w:fill="FFFFFF"/>
        </w:rPr>
        <w:t xml:space="preserve">zijn veelvoorkomende voorbeelden. Dit zijn opleidingen die je doet voordat je de opleiding tot POH-GGZ doet. </w:t>
      </w:r>
    </w:p>
    <w:p w14:paraId="01B6A3BE" w14:textId="77777777" w:rsidR="009470FB" w:rsidRDefault="009470FB" w:rsidP="00CA72A3">
      <w:pPr>
        <w:pStyle w:val="Geenafstand"/>
        <w:rPr>
          <w:color w:val="FF0000"/>
          <w:shd w:val="clear" w:color="auto" w:fill="FFFFFF"/>
        </w:rPr>
      </w:pPr>
    </w:p>
    <w:p w14:paraId="136BCFB7" w14:textId="726AF15E" w:rsidR="00CA72A3" w:rsidRDefault="00CA72A3" w:rsidP="00CA72A3">
      <w:pPr>
        <w:pStyle w:val="Geenafstand"/>
        <w:rPr>
          <w:color w:val="FF0000"/>
          <w:shd w:val="clear" w:color="auto" w:fill="FFFFFF"/>
        </w:rPr>
      </w:pPr>
      <w:r>
        <w:rPr>
          <w:color w:val="FF0000"/>
          <w:shd w:val="clear" w:color="auto" w:fill="FFFFFF"/>
        </w:rPr>
        <w:t xml:space="preserve">Leerdoel: </w:t>
      </w:r>
      <w:r w:rsidR="00400277">
        <w:rPr>
          <w:color w:val="FF0000"/>
          <w:shd w:val="clear" w:color="auto" w:fill="FFFFFF"/>
        </w:rPr>
        <w:t xml:space="preserve">De student weet dat zorgvragers met lichte psychische problemen komen bij de POH-GGZ voor hulp.  </w:t>
      </w:r>
    </w:p>
    <w:p w14:paraId="2A0C54FB" w14:textId="77777777" w:rsidR="00CA72A3" w:rsidRDefault="00CA72A3" w:rsidP="00CA72A3">
      <w:pPr>
        <w:pStyle w:val="Geenafstand"/>
        <w:rPr>
          <w:color w:val="FF0000"/>
          <w:shd w:val="clear" w:color="auto" w:fill="FFFFFF"/>
        </w:rPr>
      </w:pPr>
    </w:p>
    <w:p w14:paraId="3624EF2F" w14:textId="77777777" w:rsidR="00CA72A3" w:rsidRDefault="00CA72A3" w:rsidP="00CA72A3">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41F8BB49" w14:textId="77777777" w:rsidR="00CA72A3" w:rsidRDefault="00CA72A3" w:rsidP="00CA72A3">
      <w:pPr>
        <w:pStyle w:val="Geenafstand"/>
        <w:rPr>
          <w:b/>
          <w:bCs/>
          <w:color w:val="2F5496" w:themeColor="accent1" w:themeShade="BF"/>
          <w:shd w:val="clear" w:color="auto" w:fill="FFFFFF"/>
        </w:rPr>
      </w:pPr>
    </w:p>
    <w:p w14:paraId="7E35B7DB" w14:textId="7DDBE566" w:rsidR="00CA72A3" w:rsidRDefault="00CA72A3" w:rsidP="00CA72A3">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7FC7562" w14:textId="23D939BA" w:rsidR="00316CAE" w:rsidRDefault="00316CAE" w:rsidP="00CA72A3">
      <w:pPr>
        <w:pStyle w:val="Geenafstand"/>
        <w:rPr>
          <w:color w:val="2F5496" w:themeColor="accent1" w:themeShade="BF"/>
          <w:shd w:val="clear" w:color="auto" w:fill="FFFFFF"/>
        </w:rPr>
      </w:pPr>
      <w:r>
        <w:rPr>
          <w:color w:val="2F5496" w:themeColor="accent1" w:themeShade="BF"/>
          <w:shd w:val="clear" w:color="auto" w:fill="FFFFFF"/>
        </w:rPr>
        <w:t xml:space="preserve">Als POH-GGZ zie je zorgvragers die hulp nodig hebben. </w:t>
      </w:r>
    </w:p>
    <w:p w14:paraId="6DDB52AE" w14:textId="77777777" w:rsidR="00CA72A3" w:rsidRDefault="00CA72A3" w:rsidP="00CA72A3">
      <w:pPr>
        <w:pStyle w:val="Geenafstand"/>
        <w:rPr>
          <w:color w:val="2F5496" w:themeColor="accent1" w:themeShade="BF"/>
          <w:shd w:val="clear" w:color="auto" w:fill="FFFFFF"/>
        </w:rPr>
      </w:pPr>
    </w:p>
    <w:p w14:paraId="11FFBC73" w14:textId="1A73DF9F" w:rsidR="00CA72A3" w:rsidRDefault="00316CAE" w:rsidP="00CA72A3">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6A568FC8" w14:textId="5FC4B2F9" w:rsidR="00316CAE" w:rsidRDefault="00316CAE" w:rsidP="00CA72A3">
      <w:pPr>
        <w:pStyle w:val="Geenafstand"/>
        <w:rPr>
          <w:color w:val="2F5496" w:themeColor="accent1" w:themeShade="BF"/>
          <w:shd w:val="clear" w:color="auto" w:fill="FFFFFF"/>
        </w:rPr>
      </w:pPr>
      <w:r>
        <w:rPr>
          <w:color w:val="2F5496" w:themeColor="accent1" w:themeShade="BF"/>
          <w:shd w:val="clear" w:color="auto" w:fill="FFFFFF"/>
        </w:rPr>
        <w:t>Je ziet vooral zorgvragers met lichte</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problemen</w:t>
      </w:r>
      <w:proofErr w:type="gramEnd"/>
      <w:r>
        <w:rPr>
          <w:color w:val="2F5496" w:themeColor="accent1" w:themeShade="BF"/>
          <w:shd w:val="clear" w:color="auto" w:fill="FFFFFF"/>
        </w:rPr>
        <w:t xml:space="preserve">. </w:t>
      </w:r>
    </w:p>
    <w:p w14:paraId="2AFACD96" w14:textId="096E7D1F" w:rsidR="00316CAE" w:rsidRDefault="00316CAE" w:rsidP="00CA72A3">
      <w:pPr>
        <w:pStyle w:val="Geenafstand"/>
        <w:rPr>
          <w:color w:val="2F5496" w:themeColor="accent1" w:themeShade="BF"/>
          <w:shd w:val="clear" w:color="auto" w:fill="FFFFFF"/>
        </w:rPr>
      </w:pPr>
    </w:p>
    <w:p w14:paraId="6EC2C0D6" w14:textId="4D89069F" w:rsidR="00B6014C" w:rsidRDefault="00B6014C" w:rsidP="00CA72A3">
      <w:pPr>
        <w:pStyle w:val="Geenafstand"/>
        <w:rPr>
          <w:color w:val="2F5496" w:themeColor="accent1" w:themeShade="BF"/>
          <w:shd w:val="clear" w:color="auto" w:fill="FFFFFF"/>
        </w:rPr>
      </w:pPr>
      <w:r>
        <w:rPr>
          <w:color w:val="2F5496" w:themeColor="accent1" w:themeShade="BF"/>
          <w:shd w:val="clear" w:color="auto" w:fill="FFFFFF"/>
        </w:rPr>
        <w:t>Astmatische</w:t>
      </w:r>
    </w:p>
    <w:p w14:paraId="10962467" w14:textId="54DC0DCF" w:rsidR="00B6014C" w:rsidRDefault="00B6014C" w:rsidP="00CA72A3">
      <w:pPr>
        <w:pStyle w:val="Geenafstand"/>
        <w:rPr>
          <w:color w:val="2F5496" w:themeColor="accent1" w:themeShade="BF"/>
          <w:shd w:val="clear" w:color="auto" w:fill="FFFFFF"/>
        </w:rPr>
      </w:pPr>
      <w:r>
        <w:rPr>
          <w:color w:val="2F5496" w:themeColor="accent1" w:themeShade="BF"/>
          <w:shd w:val="clear" w:color="auto" w:fill="FFFFFF"/>
        </w:rPr>
        <w:t>Vaat-</w:t>
      </w:r>
    </w:p>
    <w:p w14:paraId="6A9C4790" w14:textId="190AA501" w:rsidR="00316CAE" w:rsidRDefault="00316CAE" w:rsidP="00CA72A3">
      <w:pPr>
        <w:pStyle w:val="Geenafstand"/>
        <w:rPr>
          <w:b/>
          <w:bCs/>
          <w:color w:val="2F5496" w:themeColor="accent1" w:themeShade="BF"/>
          <w:shd w:val="clear" w:color="auto" w:fill="FFFFFF"/>
        </w:rPr>
      </w:pPr>
      <w:r w:rsidRPr="00B6014C">
        <w:rPr>
          <w:b/>
          <w:bCs/>
          <w:color w:val="2F5496" w:themeColor="accent1" w:themeShade="BF"/>
          <w:shd w:val="clear" w:color="auto" w:fill="FFFFFF"/>
        </w:rPr>
        <w:t xml:space="preserve">Psychische </w:t>
      </w:r>
    </w:p>
    <w:p w14:paraId="4868D2EE" w14:textId="4722B857" w:rsidR="00B6014C" w:rsidRPr="00B6014C" w:rsidRDefault="00B6014C" w:rsidP="00CA72A3">
      <w:pPr>
        <w:pStyle w:val="Geenafstand"/>
        <w:rPr>
          <w:color w:val="2F5496" w:themeColor="accent1" w:themeShade="BF"/>
          <w:shd w:val="clear" w:color="auto" w:fill="FFFFFF"/>
        </w:rPr>
      </w:pPr>
      <w:r>
        <w:rPr>
          <w:color w:val="2F5496" w:themeColor="accent1" w:themeShade="BF"/>
          <w:shd w:val="clear" w:color="auto" w:fill="FFFFFF"/>
        </w:rPr>
        <w:t xml:space="preserve">Diabetes </w:t>
      </w:r>
    </w:p>
    <w:p w14:paraId="1AED3629" w14:textId="77777777" w:rsidR="00CA72A3" w:rsidRDefault="00CA72A3" w:rsidP="00CA72A3">
      <w:pPr>
        <w:pStyle w:val="Geenafstand"/>
        <w:rPr>
          <w:color w:val="2F5496" w:themeColor="accent1" w:themeShade="BF"/>
          <w:shd w:val="clear" w:color="auto" w:fill="FFFFFF"/>
        </w:rPr>
      </w:pPr>
    </w:p>
    <w:p w14:paraId="19438715" w14:textId="60410AA2" w:rsidR="00CA72A3" w:rsidRDefault="00CA72A3" w:rsidP="00CA72A3">
      <w:pPr>
        <w:pStyle w:val="Geenafstand"/>
        <w:rPr>
          <w:color w:val="2F5496" w:themeColor="accent1" w:themeShade="BF"/>
          <w:shd w:val="clear" w:color="auto" w:fill="FFFFFF"/>
        </w:rPr>
      </w:pPr>
      <w:commentRangeStart w:id="36"/>
      <w:r>
        <w:rPr>
          <w:color w:val="2F5496" w:themeColor="accent1" w:themeShade="BF"/>
          <w:shd w:val="clear" w:color="auto" w:fill="FFFFFF"/>
        </w:rPr>
        <w:t xml:space="preserve">Extra info: </w:t>
      </w:r>
    </w:p>
    <w:p w14:paraId="0B774834" w14:textId="77777777" w:rsidR="00400277" w:rsidRPr="00400277" w:rsidRDefault="00400277" w:rsidP="00400277">
      <w:pPr>
        <w:pStyle w:val="Geenafstand"/>
        <w:rPr>
          <w:color w:val="2F5496" w:themeColor="accent1" w:themeShade="BF"/>
          <w:shd w:val="clear" w:color="auto" w:fill="FFFFFF"/>
        </w:rPr>
      </w:pPr>
      <w:r w:rsidRPr="00400277">
        <w:rPr>
          <w:color w:val="2F5496" w:themeColor="accent1" w:themeShade="BF"/>
          <w:shd w:val="clear" w:color="auto" w:fill="FFFFFF"/>
        </w:rPr>
        <w:t xml:space="preserve">Je helpt zorgvragers bijvoorbeeld wanneer ze: </w:t>
      </w:r>
    </w:p>
    <w:p w14:paraId="7A19B187" w14:textId="77777777" w:rsidR="00400277" w:rsidRPr="00400277" w:rsidRDefault="00400277" w:rsidP="00400277">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problemen</w:t>
      </w:r>
      <w:proofErr w:type="gramEnd"/>
      <w:r w:rsidRPr="00400277">
        <w:rPr>
          <w:color w:val="2F5496" w:themeColor="accent1" w:themeShade="BF"/>
          <w:shd w:val="clear" w:color="auto" w:fill="FFFFFF"/>
        </w:rPr>
        <w:t xml:space="preserve"> beter op een rij willen leren zetten;</w:t>
      </w:r>
    </w:p>
    <w:p w14:paraId="46BC828D" w14:textId="52B078DD" w:rsidR="00400277" w:rsidRDefault="00400277" w:rsidP="00400277">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een</w:t>
      </w:r>
      <w:proofErr w:type="gramEnd"/>
      <w:r w:rsidRPr="00400277">
        <w:rPr>
          <w:color w:val="2F5496" w:themeColor="accent1" w:themeShade="BF"/>
          <w:shd w:val="clear" w:color="auto" w:fill="FFFFFF"/>
        </w:rPr>
        <w:t xml:space="preserve"> behandeling voor zijn of haar problemen willen.</w:t>
      </w:r>
      <w:commentRangeEnd w:id="36"/>
      <w:r w:rsidR="000E7724">
        <w:rPr>
          <w:rStyle w:val="Verwijzingopmerking"/>
        </w:rPr>
        <w:commentReference w:id="36"/>
      </w:r>
    </w:p>
    <w:p w14:paraId="571999A4" w14:textId="0C27FCE0" w:rsidR="00B6014C" w:rsidRDefault="00B6014C" w:rsidP="00B6014C">
      <w:pPr>
        <w:pStyle w:val="Geenafstand"/>
        <w:rPr>
          <w:color w:val="2F5496" w:themeColor="accent1" w:themeShade="BF"/>
          <w:shd w:val="clear" w:color="auto" w:fill="FFFFFF"/>
        </w:rPr>
      </w:pPr>
    </w:p>
    <w:p w14:paraId="6F81D5F9" w14:textId="77777777"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62FAB0C2" w14:textId="77777777"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Als POH-GGZ zie je zorgvragers die hulp nodig hebben. </w:t>
      </w:r>
    </w:p>
    <w:p w14:paraId="465BF3B1" w14:textId="77777777" w:rsidR="00B6014C" w:rsidRDefault="00B6014C" w:rsidP="00B6014C">
      <w:pPr>
        <w:pStyle w:val="Geenafstand"/>
        <w:rPr>
          <w:color w:val="2F5496" w:themeColor="accent1" w:themeShade="BF"/>
          <w:shd w:val="clear" w:color="auto" w:fill="FFFFFF"/>
        </w:rPr>
      </w:pPr>
    </w:p>
    <w:p w14:paraId="40DC635C" w14:textId="70A69A1F"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111FDE18" w14:textId="70290884"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Je ziet meestal zorgvragers met</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psychische</w:t>
      </w:r>
      <w:proofErr w:type="gramEnd"/>
      <w:r>
        <w:rPr>
          <w:color w:val="2F5496" w:themeColor="accent1" w:themeShade="BF"/>
          <w:shd w:val="clear" w:color="auto" w:fill="FFFFFF"/>
        </w:rPr>
        <w:t xml:space="preserve"> problemen. </w:t>
      </w:r>
    </w:p>
    <w:p w14:paraId="7AF06B77" w14:textId="3E7DBB9E" w:rsidR="00B6014C" w:rsidRDefault="00B6014C" w:rsidP="00B6014C">
      <w:pPr>
        <w:pStyle w:val="Geenafstand"/>
        <w:rPr>
          <w:color w:val="2F5496" w:themeColor="accent1" w:themeShade="BF"/>
          <w:shd w:val="clear" w:color="auto" w:fill="FFFFFF"/>
        </w:rPr>
      </w:pPr>
    </w:p>
    <w:p w14:paraId="1510FF10" w14:textId="5C44D9BE" w:rsidR="00B6014C" w:rsidRPr="00B6014C" w:rsidRDefault="00B6014C" w:rsidP="00B6014C">
      <w:pPr>
        <w:pStyle w:val="Geenafstand"/>
        <w:rPr>
          <w:b/>
          <w:bCs/>
          <w:color w:val="2F5496" w:themeColor="accent1" w:themeShade="BF"/>
          <w:shd w:val="clear" w:color="auto" w:fill="FFFFFF"/>
        </w:rPr>
      </w:pPr>
      <w:commentRangeStart w:id="37"/>
      <w:r w:rsidRPr="00B6014C">
        <w:rPr>
          <w:b/>
          <w:bCs/>
          <w:color w:val="2F5496" w:themeColor="accent1" w:themeShade="BF"/>
          <w:shd w:val="clear" w:color="auto" w:fill="FFFFFF"/>
        </w:rPr>
        <w:t>Lichte</w:t>
      </w:r>
    </w:p>
    <w:p w14:paraId="4C73B099" w14:textId="58624070"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Matige </w:t>
      </w:r>
    </w:p>
    <w:p w14:paraId="0563AD3E" w14:textId="66B4B627" w:rsidR="00B6014C" w:rsidRP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Zware</w:t>
      </w:r>
      <w:commentRangeEnd w:id="37"/>
      <w:r w:rsidR="000E7724">
        <w:rPr>
          <w:rStyle w:val="Verwijzingopmerking"/>
        </w:rPr>
        <w:commentReference w:id="37"/>
      </w:r>
    </w:p>
    <w:p w14:paraId="4815D34B" w14:textId="77777777" w:rsidR="00B6014C" w:rsidRDefault="00B6014C" w:rsidP="00B6014C">
      <w:pPr>
        <w:pStyle w:val="Geenafstand"/>
        <w:rPr>
          <w:color w:val="2F5496" w:themeColor="accent1" w:themeShade="BF"/>
          <w:shd w:val="clear" w:color="auto" w:fill="FFFFFF"/>
        </w:rPr>
      </w:pPr>
    </w:p>
    <w:p w14:paraId="0857ACDB" w14:textId="77777777"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68F0169" w14:textId="77777777" w:rsidR="00B6014C" w:rsidRPr="00400277" w:rsidRDefault="00B6014C" w:rsidP="00B6014C">
      <w:pPr>
        <w:pStyle w:val="Geenafstand"/>
        <w:rPr>
          <w:color w:val="2F5496" w:themeColor="accent1" w:themeShade="BF"/>
          <w:shd w:val="clear" w:color="auto" w:fill="FFFFFF"/>
        </w:rPr>
      </w:pPr>
      <w:r w:rsidRPr="00400277">
        <w:rPr>
          <w:color w:val="2F5496" w:themeColor="accent1" w:themeShade="BF"/>
          <w:shd w:val="clear" w:color="auto" w:fill="FFFFFF"/>
        </w:rPr>
        <w:t xml:space="preserve">Je helpt zorgvragers bijvoorbeeld wanneer ze: </w:t>
      </w:r>
    </w:p>
    <w:p w14:paraId="5735E74B" w14:textId="77777777" w:rsidR="00B6014C" w:rsidRPr="00400277" w:rsidRDefault="00B6014C" w:rsidP="00B6014C">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problemen</w:t>
      </w:r>
      <w:proofErr w:type="gramEnd"/>
      <w:r w:rsidRPr="00400277">
        <w:rPr>
          <w:color w:val="2F5496" w:themeColor="accent1" w:themeShade="BF"/>
          <w:shd w:val="clear" w:color="auto" w:fill="FFFFFF"/>
        </w:rPr>
        <w:t xml:space="preserve"> beter op een rij willen leren zetten;</w:t>
      </w:r>
    </w:p>
    <w:p w14:paraId="49F71365" w14:textId="3435EB4A" w:rsidR="00B6014C" w:rsidRDefault="00B6014C" w:rsidP="00B6014C">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een</w:t>
      </w:r>
      <w:proofErr w:type="gramEnd"/>
      <w:r w:rsidRPr="00400277">
        <w:rPr>
          <w:color w:val="2F5496" w:themeColor="accent1" w:themeShade="BF"/>
          <w:shd w:val="clear" w:color="auto" w:fill="FFFFFF"/>
        </w:rPr>
        <w:t xml:space="preserve"> behandeling voor zijn of haar problemen willen.</w:t>
      </w:r>
    </w:p>
    <w:p w14:paraId="13904C21" w14:textId="21C54417" w:rsidR="00B6014C" w:rsidRDefault="00B6014C" w:rsidP="00B6014C">
      <w:pPr>
        <w:pStyle w:val="Geenafstand"/>
        <w:rPr>
          <w:color w:val="2F5496" w:themeColor="accent1" w:themeShade="BF"/>
          <w:shd w:val="clear" w:color="auto" w:fill="FFFFFF"/>
        </w:rPr>
      </w:pPr>
    </w:p>
    <w:p w14:paraId="3973487B" w14:textId="77777777"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6B07206" w14:textId="77777777"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Als POH-GGZ zie je zorgvragers die hulp nodig hebben. </w:t>
      </w:r>
    </w:p>
    <w:p w14:paraId="0A1313C5" w14:textId="77777777" w:rsidR="00B6014C" w:rsidRDefault="00B6014C" w:rsidP="00B6014C">
      <w:pPr>
        <w:pStyle w:val="Geenafstand"/>
        <w:rPr>
          <w:color w:val="2F5496" w:themeColor="accent1" w:themeShade="BF"/>
          <w:shd w:val="clear" w:color="auto" w:fill="FFFFFF"/>
        </w:rPr>
      </w:pPr>
    </w:p>
    <w:p w14:paraId="18EA19E7" w14:textId="77777777"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67F06245" w14:textId="1A0A8311"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Je </w:t>
      </w:r>
      <w:r w:rsidR="00827FCE">
        <w:rPr>
          <w:color w:val="2F5496" w:themeColor="accent1" w:themeShade="BF"/>
          <w:shd w:val="clear" w:color="auto" w:fill="FFFFFF"/>
        </w:rPr>
        <w:t xml:space="preserve">helpt vaak </w:t>
      </w:r>
      <w:r>
        <w:rPr>
          <w:color w:val="2F5496" w:themeColor="accent1" w:themeShade="BF"/>
          <w:shd w:val="clear" w:color="auto" w:fill="FFFFFF"/>
        </w:rPr>
        <w:t xml:space="preserve">zorgvragers met </w:t>
      </w:r>
      <w:r w:rsidR="00827FCE">
        <w:rPr>
          <w:color w:val="2F5496" w:themeColor="accent1" w:themeShade="BF"/>
          <w:shd w:val="clear" w:color="auto" w:fill="FFFFFF"/>
        </w:rPr>
        <w:t xml:space="preserve">een chronische longziekte. </w:t>
      </w:r>
    </w:p>
    <w:p w14:paraId="0BF6E97B" w14:textId="77777777" w:rsidR="00B6014C" w:rsidRDefault="00B6014C" w:rsidP="00B6014C">
      <w:pPr>
        <w:pStyle w:val="Geenafstand"/>
        <w:rPr>
          <w:color w:val="2F5496" w:themeColor="accent1" w:themeShade="BF"/>
          <w:shd w:val="clear" w:color="auto" w:fill="FFFFFF"/>
        </w:rPr>
      </w:pPr>
    </w:p>
    <w:p w14:paraId="51CA8CA7" w14:textId="370683D7" w:rsidR="00B6014C" w:rsidRDefault="00827FCE" w:rsidP="00B6014C">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p>
    <w:p w14:paraId="0FFCA414" w14:textId="51575D76" w:rsidR="00827FCE" w:rsidRPr="00827FCE" w:rsidRDefault="00827FCE" w:rsidP="00B6014C">
      <w:pPr>
        <w:pStyle w:val="Geenafstand"/>
        <w:rPr>
          <w:b/>
          <w:bCs/>
          <w:color w:val="2F5496" w:themeColor="accent1" w:themeShade="BF"/>
          <w:shd w:val="clear" w:color="auto" w:fill="FFFFFF"/>
        </w:rPr>
      </w:pPr>
      <w:r w:rsidRPr="00827FCE">
        <w:rPr>
          <w:b/>
          <w:bCs/>
          <w:color w:val="2F5496" w:themeColor="accent1" w:themeShade="BF"/>
          <w:shd w:val="clear" w:color="auto" w:fill="FFFFFF"/>
        </w:rPr>
        <w:t xml:space="preserve">Deze stelling is niet correct </w:t>
      </w:r>
    </w:p>
    <w:p w14:paraId="1FA969FC" w14:textId="77777777" w:rsidR="00827FCE" w:rsidRDefault="00827FCE" w:rsidP="00B6014C">
      <w:pPr>
        <w:pStyle w:val="Geenafstand"/>
        <w:rPr>
          <w:color w:val="2F5496" w:themeColor="accent1" w:themeShade="BF"/>
          <w:shd w:val="clear" w:color="auto" w:fill="FFFFFF"/>
        </w:rPr>
      </w:pPr>
    </w:p>
    <w:p w14:paraId="6282CF9D" w14:textId="4153B486" w:rsidR="00B6014C" w:rsidRDefault="00B6014C" w:rsidP="00B6014C">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F6397EB" w14:textId="625D3192" w:rsidR="00B6014C" w:rsidRPr="00400277" w:rsidRDefault="00827FCE" w:rsidP="00B6014C">
      <w:pPr>
        <w:pStyle w:val="Geenafstand"/>
        <w:rPr>
          <w:color w:val="2F5496" w:themeColor="accent1" w:themeShade="BF"/>
          <w:shd w:val="clear" w:color="auto" w:fill="FFFFFF"/>
        </w:rPr>
      </w:pPr>
      <w:r>
        <w:rPr>
          <w:color w:val="2F5496" w:themeColor="accent1" w:themeShade="BF"/>
          <w:shd w:val="clear" w:color="auto" w:fill="FFFFFF"/>
        </w:rPr>
        <w:t xml:space="preserve">Je ziet meestal zorgvragers met lichte psychische problemen. </w:t>
      </w:r>
      <w:r w:rsidR="00B6014C" w:rsidRPr="00400277">
        <w:rPr>
          <w:color w:val="2F5496" w:themeColor="accent1" w:themeShade="BF"/>
          <w:shd w:val="clear" w:color="auto" w:fill="FFFFFF"/>
        </w:rPr>
        <w:t xml:space="preserve">Je helpt zorgvragers bijvoorbeeld wanneer ze: </w:t>
      </w:r>
    </w:p>
    <w:p w14:paraId="3AC80310" w14:textId="77777777" w:rsidR="00B6014C" w:rsidRPr="00400277" w:rsidRDefault="00B6014C" w:rsidP="00B6014C">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problemen</w:t>
      </w:r>
      <w:proofErr w:type="gramEnd"/>
      <w:r w:rsidRPr="00400277">
        <w:rPr>
          <w:color w:val="2F5496" w:themeColor="accent1" w:themeShade="BF"/>
          <w:shd w:val="clear" w:color="auto" w:fill="FFFFFF"/>
        </w:rPr>
        <w:t xml:space="preserve"> beter op een rij willen leren zetten;</w:t>
      </w:r>
    </w:p>
    <w:p w14:paraId="262A5DD9" w14:textId="77777777" w:rsidR="00B6014C" w:rsidRPr="00400277" w:rsidRDefault="00B6014C" w:rsidP="00B6014C">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een</w:t>
      </w:r>
      <w:proofErr w:type="gramEnd"/>
      <w:r w:rsidRPr="00400277">
        <w:rPr>
          <w:color w:val="2F5496" w:themeColor="accent1" w:themeShade="BF"/>
          <w:shd w:val="clear" w:color="auto" w:fill="FFFFFF"/>
        </w:rPr>
        <w:t xml:space="preserve"> behandeling voor zijn of haar problemen willen.</w:t>
      </w:r>
    </w:p>
    <w:p w14:paraId="27D1DF61" w14:textId="77777777" w:rsidR="00B6014C" w:rsidRPr="00B6014C" w:rsidRDefault="00B6014C" w:rsidP="00B6014C">
      <w:pPr>
        <w:pStyle w:val="Geenafstand"/>
        <w:rPr>
          <w:b/>
          <w:bCs/>
          <w:color w:val="2F5496" w:themeColor="accent1" w:themeShade="BF"/>
          <w:shd w:val="clear" w:color="auto" w:fill="FFFFFF"/>
        </w:rPr>
      </w:pPr>
    </w:p>
    <w:p w14:paraId="57DCE8A9" w14:textId="77777777" w:rsidR="00827FCE" w:rsidRDefault="00827FCE" w:rsidP="00827FC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0D67695" w14:textId="77777777" w:rsidR="00827FCE" w:rsidRDefault="00827FCE" w:rsidP="00827FCE">
      <w:pPr>
        <w:pStyle w:val="Geenafstand"/>
        <w:rPr>
          <w:color w:val="2F5496" w:themeColor="accent1" w:themeShade="BF"/>
          <w:shd w:val="clear" w:color="auto" w:fill="FFFFFF"/>
        </w:rPr>
      </w:pPr>
      <w:r>
        <w:rPr>
          <w:color w:val="2F5496" w:themeColor="accent1" w:themeShade="BF"/>
          <w:shd w:val="clear" w:color="auto" w:fill="FFFFFF"/>
        </w:rPr>
        <w:t xml:space="preserve">Als POH-GGZ zie je zorgvragers die hulp nodig hebben. </w:t>
      </w:r>
    </w:p>
    <w:p w14:paraId="4E900E24" w14:textId="77777777" w:rsidR="00827FCE" w:rsidRDefault="00827FCE" w:rsidP="00827FCE">
      <w:pPr>
        <w:pStyle w:val="Geenafstand"/>
        <w:rPr>
          <w:color w:val="2F5496" w:themeColor="accent1" w:themeShade="BF"/>
          <w:shd w:val="clear" w:color="auto" w:fill="FFFFFF"/>
        </w:rPr>
      </w:pPr>
    </w:p>
    <w:p w14:paraId="077B5705" w14:textId="77777777" w:rsidR="00827FCE" w:rsidRDefault="00827FCE" w:rsidP="00827FC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447AE4A" w14:textId="1A5FB821" w:rsidR="00827FCE" w:rsidRDefault="00827FCE" w:rsidP="00827FCE">
      <w:pPr>
        <w:pStyle w:val="Geenafstand"/>
        <w:rPr>
          <w:color w:val="2F5496" w:themeColor="accent1" w:themeShade="BF"/>
          <w:shd w:val="clear" w:color="auto" w:fill="FFFFFF"/>
        </w:rPr>
      </w:pPr>
      <w:r>
        <w:rPr>
          <w:color w:val="2F5496" w:themeColor="accent1" w:themeShade="BF"/>
          <w:shd w:val="clear" w:color="auto" w:fill="FFFFFF"/>
        </w:rPr>
        <w:t xml:space="preserve">Je ziet voornamelijk zorgvragers met lichte psychische problemen. </w:t>
      </w:r>
    </w:p>
    <w:p w14:paraId="45644D53" w14:textId="77777777" w:rsidR="00827FCE" w:rsidRDefault="00827FCE" w:rsidP="00827FCE">
      <w:pPr>
        <w:pStyle w:val="Geenafstand"/>
        <w:rPr>
          <w:color w:val="2F5496" w:themeColor="accent1" w:themeShade="BF"/>
          <w:shd w:val="clear" w:color="auto" w:fill="FFFFFF"/>
        </w:rPr>
      </w:pPr>
    </w:p>
    <w:p w14:paraId="33F741DE" w14:textId="77777777" w:rsidR="00827FCE" w:rsidRDefault="00827FCE" w:rsidP="00827FCE">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p>
    <w:p w14:paraId="2FA6BDE3" w14:textId="77777777" w:rsidR="00827FCE" w:rsidRPr="00827FCE" w:rsidRDefault="00827FCE" w:rsidP="00827FCE">
      <w:pPr>
        <w:pStyle w:val="Geenafstand"/>
        <w:rPr>
          <w:b/>
          <w:bCs/>
          <w:color w:val="2F5496" w:themeColor="accent1" w:themeShade="BF"/>
          <w:shd w:val="clear" w:color="auto" w:fill="FFFFFF"/>
        </w:rPr>
      </w:pPr>
      <w:commentRangeStart w:id="38"/>
      <w:r w:rsidRPr="00827FCE">
        <w:rPr>
          <w:b/>
          <w:bCs/>
          <w:color w:val="2F5496" w:themeColor="accent1" w:themeShade="BF"/>
          <w:shd w:val="clear" w:color="auto" w:fill="FFFFFF"/>
        </w:rPr>
        <w:t xml:space="preserve">Deze stelling is niet correct </w:t>
      </w:r>
      <w:commentRangeEnd w:id="38"/>
      <w:r w:rsidR="000E7724">
        <w:rPr>
          <w:rStyle w:val="Verwijzingopmerking"/>
        </w:rPr>
        <w:commentReference w:id="38"/>
      </w:r>
    </w:p>
    <w:p w14:paraId="2ACF77F2" w14:textId="77777777" w:rsidR="00827FCE" w:rsidRDefault="00827FCE" w:rsidP="00827FCE">
      <w:pPr>
        <w:pStyle w:val="Geenafstand"/>
        <w:rPr>
          <w:color w:val="2F5496" w:themeColor="accent1" w:themeShade="BF"/>
          <w:shd w:val="clear" w:color="auto" w:fill="FFFFFF"/>
        </w:rPr>
      </w:pPr>
    </w:p>
    <w:p w14:paraId="74394784" w14:textId="77777777" w:rsidR="00827FCE" w:rsidRDefault="00827FCE" w:rsidP="00827FC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54799387" w14:textId="65277AC4" w:rsidR="00827FCE" w:rsidRPr="00400277" w:rsidRDefault="00827FCE" w:rsidP="00827FCE">
      <w:pPr>
        <w:pStyle w:val="Geenafstand"/>
        <w:rPr>
          <w:color w:val="2F5496" w:themeColor="accent1" w:themeShade="BF"/>
          <w:shd w:val="clear" w:color="auto" w:fill="FFFFFF"/>
        </w:rPr>
      </w:pPr>
      <w:r w:rsidRPr="00400277">
        <w:rPr>
          <w:color w:val="2F5496" w:themeColor="accent1" w:themeShade="BF"/>
          <w:shd w:val="clear" w:color="auto" w:fill="FFFFFF"/>
        </w:rPr>
        <w:t xml:space="preserve">Je helpt zorgvragers bijvoorbeeld wanneer ze: </w:t>
      </w:r>
    </w:p>
    <w:p w14:paraId="571D968E" w14:textId="77777777" w:rsidR="00827FCE" w:rsidRPr="00400277" w:rsidRDefault="00827FCE" w:rsidP="00827FCE">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problemen</w:t>
      </w:r>
      <w:proofErr w:type="gramEnd"/>
      <w:r w:rsidRPr="00400277">
        <w:rPr>
          <w:color w:val="2F5496" w:themeColor="accent1" w:themeShade="BF"/>
          <w:shd w:val="clear" w:color="auto" w:fill="FFFFFF"/>
        </w:rPr>
        <w:t xml:space="preserve"> beter op een rij willen leren zetten;</w:t>
      </w:r>
    </w:p>
    <w:p w14:paraId="2525B0BC" w14:textId="77777777" w:rsidR="00827FCE" w:rsidRPr="00400277" w:rsidRDefault="00827FCE" w:rsidP="00827FCE">
      <w:pPr>
        <w:pStyle w:val="Geenafstand"/>
        <w:numPr>
          <w:ilvl w:val="0"/>
          <w:numId w:val="8"/>
        </w:numPr>
        <w:rPr>
          <w:color w:val="2F5496" w:themeColor="accent1" w:themeShade="BF"/>
          <w:shd w:val="clear" w:color="auto" w:fill="FFFFFF"/>
        </w:rPr>
      </w:pPr>
      <w:proofErr w:type="gramStart"/>
      <w:r w:rsidRPr="00400277">
        <w:rPr>
          <w:color w:val="2F5496" w:themeColor="accent1" w:themeShade="BF"/>
          <w:shd w:val="clear" w:color="auto" w:fill="FFFFFF"/>
        </w:rPr>
        <w:t>een</w:t>
      </w:r>
      <w:proofErr w:type="gramEnd"/>
      <w:r w:rsidRPr="00400277">
        <w:rPr>
          <w:color w:val="2F5496" w:themeColor="accent1" w:themeShade="BF"/>
          <w:shd w:val="clear" w:color="auto" w:fill="FFFFFF"/>
        </w:rPr>
        <w:t xml:space="preserve"> behandeling voor zijn of haar problemen willen.</w:t>
      </w:r>
    </w:p>
    <w:p w14:paraId="27E0333B" w14:textId="33FE333E" w:rsidR="00B44116" w:rsidRDefault="00B44116" w:rsidP="6CD93794">
      <w:pPr>
        <w:pStyle w:val="Geenafstand"/>
        <w:rPr>
          <w:rFonts w:eastAsiaTheme="minorEastAsia"/>
          <w:shd w:val="clear" w:color="auto" w:fill="FFFFFF"/>
        </w:rPr>
      </w:pPr>
    </w:p>
    <w:p w14:paraId="3A00A478" w14:textId="53E45522" w:rsidR="00B44116" w:rsidRPr="00B44116" w:rsidRDefault="00B44116" w:rsidP="00B44116">
      <w:pPr>
        <w:pStyle w:val="Geenafstand"/>
        <w:rPr>
          <w:rFonts w:cstheme="minorHAnsi"/>
          <w:b/>
          <w:bCs/>
          <w:shd w:val="clear" w:color="auto" w:fill="FFFFFF"/>
        </w:rPr>
      </w:pPr>
      <w:r w:rsidRPr="00B44116">
        <w:rPr>
          <w:rFonts w:cstheme="minorHAnsi"/>
          <w:b/>
          <w:bCs/>
          <w:shd w:val="clear" w:color="auto" w:fill="FFFFFF"/>
        </w:rPr>
        <w:t xml:space="preserve">Subject: </w:t>
      </w:r>
      <w:r w:rsidR="004E6539">
        <w:rPr>
          <w:rFonts w:cstheme="minorHAnsi"/>
          <w:b/>
          <w:bCs/>
          <w:shd w:val="clear" w:color="auto" w:fill="FFFFFF"/>
        </w:rPr>
        <w:t>Zorgprofessionals</w:t>
      </w:r>
    </w:p>
    <w:p w14:paraId="40AA8BB8" w14:textId="1050B2EF" w:rsidR="00B44116" w:rsidRPr="00B44116" w:rsidRDefault="00B44116" w:rsidP="00B44116">
      <w:pPr>
        <w:pStyle w:val="Geenafstand"/>
        <w:rPr>
          <w:rFonts w:cstheme="minorHAnsi"/>
          <w:b/>
          <w:bCs/>
          <w:shd w:val="clear" w:color="auto" w:fill="FFFFFF"/>
        </w:rPr>
      </w:pPr>
      <w:r w:rsidRPr="00B44116">
        <w:rPr>
          <w:rFonts w:cstheme="minorHAnsi"/>
          <w:b/>
          <w:bCs/>
          <w:shd w:val="clear" w:color="auto" w:fill="FFFFFF"/>
        </w:rPr>
        <w:t>HTML: De psycholoog</w:t>
      </w:r>
    </w:p>
    <w:p w14:paraId="02ED28D6" w14:textId="3C1354C2" w:rsidR="00B44116" w:rsidRPr="00B44116" w:rsidRDefault="00B44116" w:rsidP="00B44116">
      <w:pPr>
        <w:pStyle w:val="Geenafstand"/>
        <w:rPr>
          <w:rFonts w:cstheme="minorHAnsi"/>
          <w:b/>
          <w:bCs/>
          <w:shd w:val="clear" w:color="auto" w:fill="FFFFFF"/>
        </w:rPr>
      </w:pPr>
      <w:r w:rsidRPr="00B44116">
        <w:rPr>
          <w:rFonts w:cstheme="minorHAnsi"/>
          <w:b/>
          <w:bCs/>
          <w:shd w:val="clear" w:color="auto" w:fill="FFFFFF"/>
        </w:rPr>
        <w:t>De psycholoog</w:t>
      </w:r>
    </w:p>
    <w:p w14:paraId="4F307DBA" w14:textId="77777777" w:rsidR="00B44116" w:rsidRDefault="00B44116" w:rsidP="00B44116">
      <w:pPr>
        <w:pStyle w:val="Geenafstand"/>
      </w:pPr>
      <w:r>
        <w:rPr>
          <w:highlight w:val="yellow"/>
        </w:rPr>
        <w:t xml:space="preserve">Image ID: </w:t>
      </w:r>
      <w:r w:rsidRPr="00B55C2F">
        <w:rPr>
          <w:highlight w:val="yellow"/>
          <w:shd w:val="clear" w:color="auto" w:fill="FFFFFF"/>
        </w:rPr>
        <w:t>1174540324</w:t>
      </w:r>
    </w:p>
    <w:p w14:paraId="01CAFB50" w14:textId="7BBD8906" w:rsidR="00A445A9" w:rsidRPr="00A445A9" w:rsidRDefault="00A445A9" w:rsidP="003F08CB">
      <w:pPr>
        <w:pStyle w:val="Geenafstand"/>
        <w:rPr>
          <w:rFonts w:cstheme="minorHAnsi"/>
          <w:bCs/>
          <w:shd w:val="clear" w:color="auto" w:fill="FFFFFF"/>
        </w:rPr>
      </w:pPr>
    </w:p>
    <w:p w14:paraId="06EEDA86" w14:textId="2F526A5C" w:rsidR="007A0ECF" w:rsidRPr="00400277" w:rsidRDefault="007A0ECF" w:rsidP="6CD93794">
      <w:pPr>
        <w:pStyle w:val="Geenafstand"/>
        <w:rPr>
          <w:shd w:val="clear" w:color="auto" w:fill="FFFFFF"/>
        </w:rPr>
      </w:pPr>
      <w:r w:rsidRPr="00400277">
        <w:rPr>
          <w:shd w:val="clear" w:color="auto" w:fill="FFFFFF"/>
        </w:rPr>
        <w:t>Om psycholoog te worden</w:t>
      </w:r>
      <w:r w:rsidR="007E3DBF" w:rsidRPr="00400277">
        <w:rPr>
          <w:shd w:val="clear" w:color="auto" w:fill="FFFFFF"/>
        </w:rPr>
        <w:t>,</w:t>
      </w:r>
      <w:r w:rsidRPr="00400277">
        <w:rPr>
          <w:shd w:val="clear" w:color="auto" w:fill="FFFFFF"/>
        </w:rPr>
        <w:t xml:space="preserve"> moet </w:t>
      </w:r>
      <w:r w:rsidR="00A445A9" w:rsidRPr="00400277">
        <w:rPr>
          <w:shd w:val="clear" w:color="auto" w:fill="FFFFFF"/>
        </w:rPr>
        <w:t>je</w:t>
      </w:r>
      <w:r w:rsidR="00B44116" w:rsidRPr="00400277">
        <w:rPr>
          <w:shd w:val="clear" w:color="auto" w:fill="FFFFFF"/>
        </w:rPr>
        <w:t xml:space="preserve"> eerst</w:t>
      </w:r>
      <w:r w:rsidRPr="00400277">
        <w:rPr>
          <w:shd w:val="clear" w:color="auto" w:fill="FFFFFF"/>
        </w:rPr>
        <w:t xml:space="preserve"> een studie doen</w:t>
      </w:r>
      <w:r w:rsidR="00400277" w:rsidRPr="00400277">
        <w:rPr>
          <w:shd w:val="clear" w:color="auto" w:fill="FFFFFF"/>
        </w:rPr>
        <w:t xml:space="preserve"> aan de universiteit</w:t>
      </w:r>
      <w:r w:rsidRPr="00400277">
        <w:rPr>
          <w:shd w:val="clear" w:color="auto" w:fill="FFFFFF"/>
        </w:rPr>
        <w:t xml:space="preserve">. Die studie </w:t>
      </w:r>
      <w:del w:id="39" w:author="Anne Rorije" w:date="2021-09-08T17:20:00Z">
        <w:r w:rsidRPr="00400277" w:rsidDel="000E7724">
          <w:rPr>
            <w:shd w:val="clear" w:color="auto" w:fill="FFFFFF"/>
          </w:rPr>
          <w:delText xml:space="preserve">heet </w:delText>
        </w:r>
      </w:del>
      <w:ins w:id="40" w:author="Anne Rorije" w:date="2021-09-08T17:20:00Z">
        <w:r w:rsidR="000E7724">
          <w:rPr>
            <w:shd w:val="clear" w:color="auto" w:fill="FFFFFF"/>
          </w:rPr>
          <w:t>noemen we</w:t>
        </w:r>
        <w:r w:rsidR="000E7724" w:rsidRPr="00400277">
          <w:rPr>
            <w:shd w:val="clear" w:color="auto" w:fill="FFFFFF"/>
          </w:rPr>
          <w:t xml:space="preserve"> </w:t>
        </w:r>
      </w:ins>
      <w:r w:rsidRPr="00400277">
        <w:rPr>
          <w:b/>
          <w:bCs/>
          <w:shd w:val="clear" w:color="auto" w:fill="FFFFFF"/>
        </w:rPr>
        <w:t>psychologie</w:t>
      </w:r>
      <w:r w:rsidRPr="00400277">
        <w:rPr>
          <w:shd w:val="clear" w:color="auto" w:fill="FFFFFF"/>
        </w:rPr>
        <w:t>.</w:t>
      </w:r>
      <w:r w:rsidR="00400277" w:rsidRPr="00400277">
        <w:rPr>
          <w:shd w:val="clear" w:color="auto" w:fill="FFFFFF"/>
        </w:rPr>
        <w:t xml:space="preserve"> </w:t>
      </w:r>
      <w:r w:rsidR="00400277" w:rsidRPr="00400277">
        <w:t>Dit is een wetenschappelijke</w:t>
      </w:r>
      <w:r w:rsidR="00400277">
        <w:t xml:space="preserve"> opleiding. </w:t>
      </w:r>
      <w:ins w:id="41" w:author="Anne Rorije" w:date="2021-09-08T17:20:00Z">
        <w:r w:rsidR="000E7724">
          <w:t>Soms doe</w:t>
        </w:r>
      </w:ins>
      <w:ins w:id="42" w:author="Anne Rorije" w:date="2021-09-08T17:30:00Z">
        <w:r w:rsidR="005F725A">
          <w:t>t de psycholoog</w:t>
        </w:r>
      </w:ins>
      <w:ins w:id="43" w:author="Anne Rorije" w:date="2021-09-08T17:20:00Z">
        <w:r w:rsidR="000E7724">
          <w:t xml:space="preserve"> hierna nog een opleiding (vervolgopleiding). </w:t>
        </w:r>
      </w:ins>
      <w:del w:id="44" w:author="Anne Rorije" w:date="2021-09-08T17:20:00Z">
        <w:r w:rsidRPr="6CD93794" w:rsidDel="000E7724">
          <w:rPr>
            <w:shd w:val="clear" w:color="auto" w:fill="FFFFFF"/>
          </w:rPr>
          <w:delText xml:space="preserve">Hierna </w:delText>
        </w:r>
        <w:r w:rsidR="00A445A9" w:rsidDel="000E7724">
          <w:rPr>
            <w:shd w:val="clear" w:color="auto" w:fill="FFFFFF"/>
          </w:rPr>
          <w:delText xml:space="preserve">doe </w:delText>
        </w:r>
        <w:r w:rsidR="00B44116" w:rsidRPr="6CD93794" w:rsidDel="000E7724">
          <w:rPr>
            <w:shd w:val="clear" w:color="auto" w:fill="FFFFFF"/>
          </w:rPr>
          <w:delText>j</w:delText>
        </w:r>
        <w:r w:rsidR="00A445A9" w:rsidDel="000E7724">
          <w:rPr>
            <w:shd w:val="clear" w:color="auto" w:fill="FFFFFF"/>
          </w:rPr>
          <w:delText>e</w:delText>
        </w:r>
        <w:r w:rsidRPr="6CD93794" w:rsidDel="000E7724">
          <w:rPr>
            <w:shd w:val="clear" w:color="auto" w:fill="FFFFFF"/>
          </w:rPr>
          <w:delText xml:space="preserve"> soms nog een opleiding. Dit noem je een vervolgopleiding. </w:delText>
        </w:r>
      </w:del>
      <w:r w:rsidRPr="6CD93794">
        <w:rPr>
          <w:shd w:val="clear" w:color="auto" w:fill="FFFFFF"/>
        </w:rPr>
        <w:t>Je hebt verschillende soorten psychologen</w:t>
      </w:r>
      <w:r w:rsidR="00400277">
        <w:rPr>
          <w:shd w:val="clear" w:color="auto" w:fill="FFFFFF"/>
        </w:rPr>
        <w:t xml:space="preserve"> binnen de GGZ</w:t>
      </w:r>
      <w:r w:rsidRPr="6CD93794">
        <w:rPr>
          <w:shd w:val="clear" w:color="auto" w:fill="FFFFFF"/>
        </w:rPr>
        <w:t xml:space="preserve">. Het hangt af </w:t>
      </w:r>
      <w:r w:rsidRPr="6CD93794">
        <w:rPr>
          <w:shd w:val="clear" w:color="auto" w:fill="FFFFFF"/>
        </w:rPr>
        <w:lastRenderedPageBreak/>
        <w:t xml:space="preserve">van </w:t>
      </w:r>
      <w:r w:rsidR="002E0E23" w:rsidRPr="6CD93794">
        <w:rPr>
          <w:shd w:val="clear" w:color="auto" w:fill="FFFFFF"/>
        </w:rPr>
        <w:t>de</w:t>
      </w:r>
      <w:r w:rsidRPr="6CD93794">
        <w:rPr>
          <w:shd w:val="clear" w:color="auto" w:fill="FFFFFF"/>
        </w:rPr>
        <w:t xml:space="preserve"> </w:t>
      </w:r>
      <w:proofErr w:type="gramStart"/>
      <w:r w:rsidRPr="00400277">
        <w:rPr>
          <w:shd w:val="clear" w:color="auto" w:fill="FFFFFF"/>
        </w:rPr>
        <w:t>vervolgopleiding</w:t>
      </w:r>
      <w:ins w:id="45" w:author="Anne Rorije" w:date="2021-09-08T17:31:00Z">
        <w:r w:rsidR="005F725A">
          <w:rPr>
            <w:shd w:val="clear" w:color="auto" w:fill="FFFFFF"/>
          </w:rPr>
          <w:t xml:space="preserve"> </w:t>
        </w:r>
      </w:ins>
      <w:r w:rsidRPr="00400277">
        <w:rPr>
          <w:shd w:val="clear" w:color="auto" w:fill="FFFFFF"/>
        </w:rPr>
        <w:t xml:space="preserve"> wat</w:t>
      </w:r>
      <w:proofErr w:type="gramEnd"/>
      <w:r w:rsidRPr="00400277">
        <w:rPr>
          <w:shd w:val="clear" w:color="auto" w:fill="FFFFFF"/>
        </w:rPr>
        <w:t xml:space="preserve"> voor psycholoog </w:t>
      </w:r>
      <w:r w:rsidR="00A445A9" w:rsidRPr="00400277">
        <w:rPr>
          <w:shd w:val="clear" w:color="auto" w:fill="FFFFFF"/>
        </w:rPr>
        <w:t>je</w:t>
      </w:r>
      <w:r w:rsidRPr="00400277">
        <w:rPr>
          <w:shd w:val="clear" w:color="auto" w:fill="FFFFFF"/>
        </w:rPr>
        <w:t xml:space="preserve"> wordt. De verschillende soorten zijn bijvoorbeeld een:</w:t>
      </w:r>
    </w:p>
    <w:p w14:paraId="784CF20C" w14:textId="7179A09B" w:rsidR="007A0ECF" w:rsidRPr="00400277" w:rsidRDefault="007A0ECF" w:rsidP="6CD93794">
      <w:pPr>
        <w:pStyle w:val="Geenafstand"/>
        <w:numPr>
          <w:ilvl w:val="0"/>
          <w:numId w:val="8"/>
        </w:numPr>
        <w:rPr>
          <w:shd w:val="clear" w:color="auto" w:fill="FFFFFF"/>
        </w:rPr>
      </w:pPr>
      <w:proofErr w:type="gramStart"/>
      <w:r w:rsidRPr="00400277">
        <w:rPr>
          <w:b/>
          <w:bCs/>
          <w:shd w:val="clear" w:color="auto" w:fill="FFFFFF"/>
        </w:rPr>
        <w:t>gezondheidszorgpsycholoog</w:t>
      </w:r>
      <w:proofErr w:type="gramEnd"/>
      <w:ins w:id="46" w:author="Anne Rorije" w:date="2021-09-08T17:26:00Z">
        <w:r w:rsidR="005F725A">
          <w:rPr>
            <w:b/>
            <w:bCs/>
            <w:shd w:val="clear" w:color="auto" w:fill="FFFFFF"/>
          </w:rPr>
          <w:t xml:space="preserve"> </w:t>
        </w:r>
        <w:r w:rsidR="005F725A">
          <w:rPr>
            <w:shd w:val="clear" w:color="auto" w:fill="FFFFFF"/>
          </w:rPr>
          <w:t>(</w:t>
        </w:r>
      </w:ins>
      <w:del w:id="47" w:author="Anne Rorije" w:date="2021-09-08T17:26:00Z">
        <w:r w:rsidRPr="00400277" w:rsidDel="005F725A">
          <w:rPr>
            <w:shd w:val="clear" w:color="auto" w:fill="FFFFFF"/>
          </w:rPr>
          <w:delText xml:space="preserve">. Afgekort is dit een </w:delText>
        </w:r>
      </w:del>
      <w:r w:rsidR="007E3DBF" w:rsidRPr="00400277">
        <w:rPr>
          <w:b/>
          <w:bCs/>
          <w:shd w:val="clear" w:color="auto" w:fill="FFFFFF"/>
        </w:rPr>
        <w:t>GZ</w:t>
      </w:r>
      <w:r w:rsidRPr="00400277">
        <w:rPr>
          <w:shd w:val="clear" w:color="auto" w:fill="FFFFFF"/>
        </w:rPr>
        <w:t>-</w:t>
      </w:r>
      <w:r w:rsidRPr="00400277">
        <w:rPr>
          <w:b/>
          <w:bCs/>
          <w:shd w:val="clear" w:color="auto" w:fill="FFFFFF"/>
        </w:rPr>
        <w:t>psycholoog</w:t>
      </w:r>
      <w:ins w:id="48" w:author="Anne Rorije" w:date="2021-09-08T17:26:00Z">
        <w:r w:rsidR="005F725A">
          <w:rPr>
            <w:shd w:val="clear" w:color="auto" w:fill="FFFFFF"/>
          </w:rPr>
          <w:t>)</w:t>
        </w:r>
      </w:ins>
      <w:r w:rsidRPr="00400277">
        <w:rPr>
          <w:shd w:val="clear" w:color="auto" w:fill="FFFFFF"/>
        </w:rPr>
        <w:t xml:space="preserve">. </w:t>
      </w:r>
      <w:r w:rsidR="002E0E23" w:rsidRPr="00400277">
        <w:rPr>
          <w:shd w:val="clear" w:color="auto" w:fill="FFFFFF"/>
        </w:rPr>
        <w:t>De</w:t>
      </w:r>
      <w:r w:rsidR="00D35EE7" w:rsidRPr="00400277">
        <w:rPr>
          <w:shd w:val="clear" w:color="auto" w:fill="FFFFFF"/>
        </w:rPr>
        <w:t xml:space="preserve"> vervolgopleiding</w:t>
      </w:r>
      <w:r w:rsidR="002E0E23" w:rsidRPr="00400277">
        <w:rPr>
          <w:shd w:val="clear" w:color="auto" w:fill="FFFFFF"/>
        </w:rPr>
        <w:t xml:space="preserve"> hiervoor</w:t>
      </w:r>
      <w:r w:rsidR="00D35EE7" w:rsidRPr="00400277">
        <w:rPr>
          <w:shd w:val="clear" w:color="auto" w:fill="FFFFFF"/>
        </w:rPr>
        <w:t xml:space="preserve"> duurt twee jaar. </w:t>
      </w:r>
      <w:del w:id="49" w:author="Anne Rorije" w:date="2021-09-08T17:32:00Z">
        <w:r w:rsidR="00A445A9" w:rsidRPr="00400277" w:rsidDel="005F725A">
          <w:rPr>
            <w:shd w:val="clear" w:color="auto" w:fill="FFFFFF"/>
          </w:rPr>
          <w:delText xml:space="preserve">Je </w:delText>
        </w:r>
      </w:del>
      <w:ins w:id="50" w:author="Anne Rorije" w:date="2021-09-08T17:32:00Z">
        <w:r w:rsidR="005F725A">
          <w:rPr>
            <w:shd w:val="clear" w:color="auto" w:fill="FFFFFF"/>
          </w:rPr>
          <w:t>Een GZ-psycholoog</w:t>
        </w:r>
        <w:r w:rsidR="005F725A" w:rsidRPr="00400277">
          <w:rPr>
            <w:shd w:val="clear" w:color="auto" w:fill="FFFFFF"/>
          </w:rPr>
          <w:t xml:space="preserve"> </w:t>
        </w:r>
      </w:ins>
      <w:r w:rsidR="00A445A9" w:rsidRPr="00400277">
        <w:rPr>
          <w:shd w:val="clear" w:color="auto" w:fill="FFFFFF"/>
        </w:rPr>
        <w:t xml:space="preserve">helpt zorgvragers met </w:t>
      </w:r>
      <w:r w:rsidR="00D77024" w:rsidRPr="00400277">
        <w:rPr>
          <w:shd w:val="clear" w:color="auto" w:fill="FFFFFF"/>
        </w:rPr>
        <w:t>bijvoorbeeld</w:t>
      </w:r>
      <w:r w:rsidRPr="00400277">
        <w:rPr>
          <w:shd w:val="clear" w:color="auto" w:fill="FFFFFF"/>
        </w:rPr>
        <w:t>:</w:t>
      </w:r>
    </w:p>
    <w:p w14:paraId="1E8B73A6" w14:textId="1BBBCAAD" w:rsidR="007A0ECF" w:rsidRPr="00400277" w:rsidRDefault="007A0ECF" w:rsidP="007A0ECF">
      <w:pPr>
        <w:pStyle w:val="Geenafstand"/>
        <w:numPr>
          <w:ilvl w:val="1"/>
          <w:numId w:val="8"/>
        </w:numPr>
        <w:rPr>
          <w:rFonts w:cstheme="minorHAnsi"/>
          <w:shd w:val="clear" w:color="auto" w:fill="FFFFFF"/>
        </w:rPr>
      </w:pPr>
      <w:proofErr w:type="gramStart"/>
      <w:r w:rsidRPr="00400277">
        <w:rPr>
          <w:rFonts w:cstheme="minorHAnsi"/>
          <w:shd w:val="clear" w:color="auto" w:fill="FFFFFF"/>
        </w:rPr>
        <w:t>een</w:t>
      </w:r>
      <w:proofErr w:type="gramEnd"/>
      <w:r w:rsidRPr="00400277">
        <w:rPr>
          <w:rFonts w:cstheme="minorHAnsi"/>
          <w:shd w:val="clear" w:color="auto" w:fill="FFFFFF"/>
        </w:rPr>
        <w:t xml:space="preserve"> psychisch</w:t>
      </w:r>
      <w:ins w:id="51" w:author="Anne Rorije" w:date="2021-09-08T17:32:00Z">
        <w:r w:rsidR="005F725A">
          <w:rPr>
            <w:rFonts w:cstheme="minorHAnsi"/>
            <w:shd w:val="clear" w:color="auto" w:fill="FFFFFF"/>
          </w:rPr>
          <w:t xml:space="preserve"> </w:t>
        </w:r>
      </w:ins>
      <w:del w:id="52" w:author="Anne Rorije" w:date="2021-09-08T17:32:00Z">
        <w:r w:rsidRPr="00400277" w:rsidDel="005F725A">
          <w:rPr>
            <w:rFonts w:cstheme="minorHAnsi"/>
            <w:shd w:val="clear" w:color="auto" w:fill="FFFFFF"/>
          </w:rPr>
          <w:delText xml:space="preserve">e </w:delText>
        </w:r>
      </w:del>
      <w:r w:rsidR="002E0E23" w:rsidRPr="00400277">
        <w:rPr>
          <w:rFonts w:cstheme="minorHAnsi"/>
          <w:shd w:val="clear" w:color="auto" w:fill="FFFFFF"/>
        </w:rPr>
        <w:t>proble</w:t>
      </w:r>
      <w:ins w:id="53" w:author="Anne Rorije" w:date="2021-09-08T17:26:00Z">
        <w:r w:rsidR="005F725A">
          <w:rPr>
            <w:rFonts w:cstheme="minorHAnsi"/>
            <w:shd w:val="clear" w:color="auto" w:fill="FFFFFF"/>
          </w:rPr>
          <w:t>em</w:t>
        </w:r>
      </w:ins>
      <w:del w:id="54" w:author="Anne Rorije" w:date="2021-09-08T17:26:00Z">
        <w:r w:rsidR="002E0E23" w:rsidRPr="00400277" w:rsidDel="005F725A">
          <w:rPr>
            <w:rFonts w:cstheme="minorHAnsi"/>
            <w:shd w:val="clear" w:color="auto" w:fill="FFFFFF"/>
          </w:rPr>
          <w:delText>men</w:delText>
        </w:r>
      </w:del>
      <w:r w:rsidR="00A445A9" w:rsidRPr="00400277">
        <w:rPr>
          <w:rFonts w:cstheme="minorHAnsi"/>
          <w:shd w:val="clear" w:color="auto" w:fill="FFFFFF"/>
        </w:rPr>
        <w:t>;</w:t>
      </w:r>
    </w:p>
    <w:p w14:paraId="4C6F5E0D" w14:textId="54944539" w:rsidR="007A0ECF" w:rsidRPr="00400277" w:rsidRDefault="007A0ECF" w:rsidP="007A0ECF">
      <w:pPr>
        <w:pStyle w:val="Geenafstand"/>
        <w:numPr>
          <w:ilvl w:val="1"/>
          <w:numId w:val="8"/>
        </w:numPr>
        <w:rPr>
          <w:rFonts w:cstheme="minorHAnsi"/>
          <w:shd w:val="clear" w:color="auto" w:fill="FFFFFF"/>
        </w:rPr>
      </w:pPr>
      <w:proofErr w:type="gramStart"/>
      <w:r w:rsidRPr="00400277">
        <w:rPr>
          <w:rFonts w:cstheme="minorHAnsi"/>
          <w:shd w:val="clear" w:color="auto" w:fill="FFFFFF"/>
        </w:rPr>
        <w:t>problemen</w:t>
      </w:r>
      <w:proofErr w:type="gramEnd"/>
      <w:r w:rsidRPr="00400277">
        <w:rPr>
          <w:rFonts w:cstheme="minorHAnsi"/>
          <w:shd w:val="clear" w:color="auto" w:fill="FFFFFF"/>
        </w:rPr>
        <w:t xml:space="preserve"> in</w:t>
      </w:r>
      <w:r w:rsidR="00A445A9" w:rsidRPr="00400277">
        <w:rPr>
          <w:rFonts w:cstheme="minorHAnsi"/>
          <w:shd w:val="clear" w:color="auto" w:fill="FFFFFF"/>
        </w:rPr>
        <w:t xml:space="preserve"> het</w:t>
      </w:r>
      <w:r w:rsidRPr="00400277">
        <w:rPr>
          <w:rFonts w:cstheme="minorHAnsi"/>
          <w:shd w:val="clear" w:color="auto" w:fill="FFFFFF"/>
        </w:rPr>
        <w:t xml:space="preserve"> leven</w:t>
      </w:r>
      <w:del w:id="55" w:author="Anne Rorije" w:date="2021-09-08T17:26:00Z">
        <w:r w:rsidRPr="00400277" w:rsidDel="005F725A">
          <w:rPr>
            <w:rFonts w:cstheme="minorHAnsi"/>
            <w:shd w:val="clear" w:color="auto" w:fill="FFFFFF"/>
          </w:rPr>
          <w:delText xml:space="preserve"> hebt</w:delText>
        </w:r>
      </w:del>
      <w:r w:rsidRPr="00400277">
        <w:rPr>
          <w:rFonts w:cstheme="minorHAnsi"/>
          <w:shd w:val="clear" w:color="auto" w:fill="FFFFFF"/>
        </w:rPr>
        <w:t>;</w:t>
      </w:r>
    </w:p>
    <w:p w14:paraId="5C2C7773" w14:textId="1E72F62E" w:rsidR="00D35EE7" w:rsidRPr="00400277" w:rsidRDefault="00D35EE7" w:rsidP="00D35EE7">
      <w:pPr>
        <w:pStyle w:val="Geenafstand"/>
        <w:numPr>
          <w:ilvl w:val="1"/>
          <w:numId w:val="8"/>
        </w:numPr>
        <w:rPr>
          <w:rFonts w:cstheme="minorHAnsi"/>
          <w:shd w:val="clear" w:color="auto" w:fill="FFFFFF"/>
        </w:rPr>
      </w:pPr>
      <w:proofErr w:type="gramStart"/>
      <w:r w:rsidRPr="00400277">
        <w:rPr>
          <w:rFonts w:cstheme="minorHAnsi"/>
          <w:shd w:val="clear" w:color="auto" w:fill="FFFFFF"/>
        </w:rPr>
        <w:t>psychische</w:t>
      </w:r>
      <w:proofErr w:type="gramEnd"/>
      <w:r w:rsidRPr="00400277">
        <w:rPr>
          <w:rFonts w:cstheme="minorHAnsi"/>
          <w:shd w:val="clear" w:color="auto" w:fill="FFFFFF"/>
        </w:rPr>
        <w:t xml:space="preserve"> </w:t>
      </w:r>
      <w:del w:id="56" w:author="Anne Rorije" w:date="2021-09-08T17:26:00Z">
        <w:r w:rsidRPr="00400277" w:rsidDel="005F725A">
          <w:rPr>
            <w:rFonts w:cstheme="minorHAnsi"/>
            <w:shd w:val="clear" w:color="auto" w:fill="FFFFFF"/>
          </w:rPr>
          <w:delText xml:space="preserve">problemen </w:delText>
        </w:r>
      </w:del>
      <w:ins w:id="57" w:author="Anne Rorije" w:date="2021-09-08T17:26:00Z">
        <w:r w:rsidR="005F725A">
          <w:rPr>
            <w:rFonts w:cstheme="minorHAnsi"/>
            <w:shd w:val="clear" w:color="auto" w:fill="FFFFFF"/>
          </w:rPr>
          <w:t>klach</w:t>
        </w:r>
      </w:ins>
      <w:ins w:id="58" w:author="Anne Rorije" w:date="2021-09-08T17:27:00Z">
        <w:r w:rsidR="005F725A">
          <w:rPr>
            <w:rFonts w:cstheme="minorHAnsi"/>
            <w:shd w:val="clear" w:color="auto" w:fill="FFFFFF"/>
          </w:rPr>
          <w:t>ten</w:t>
        </w:r>
      </w:ins>
      <w:ins w:id="59" w:author="Anne Rorije" w:date="2021-09-08T17:26:00Z">
        <w:r w:rsidR="005F725A" w:rsidRPr="00400277">
          <w:rPr>
            <w:rFonts w:cstheme="minorHAnsi"/>
            <w:shd w:val="clear" w:color="auto" w:fill="FFFFFF"/>
          </w:rPr>
          <w:t xml:space="preserve"> </w:t>
        </w:r>
      </w:ins>
      <w:r w:rsidRPr="00400277">
        <w:rPr>
          <w:rFonts w:cstheme="minorHAnsi"/>
          <w:shd w:val="clear" w:color="auto" w:fill="FFFFFF"/>
        </w:rPr>
        <w:t xml:space="preserve">bij een lichamelijke ziekte. Stel </w:t>
      </w:r>
      <w:r w:rsidR="007E3DBF" w:rsidRPr="00400277">
        <w:rPr>
          <w:rFonts w:cstheme="minorHAnsi"/>
          <w:shd w:val="clear" w:color="auto" w:fill="FFFFFF"/>
        </w:rPr>
        <w:t xml:space="preserve">dat </w:t>
      </w:r>
      <w:r w:rsidR="00A445A9" w:rsidRPr="00400277">
        <w:rPr>
          <w:rFonts w:cstheme="minorHAnsi"/>
          <w:shd w:val="clear" w:color="auto" w:fill="FFFFFF"/>
        </w:rPr>
        <w:t>de zorgvrager</w:t>
      </w:r>
      <w:r w:rsidRPr="00400277">
        <w:rPr>
          <w:rFonts w:cstheme="minorHAnsi"/>
          <w:shd w:val="clear" w:color="auto" w:fill="FFFFFF"/>
        </w:rPr>
        <w:t xml:space="preserve"> kanker</w:t>
      </w:r>
      <w:r w:rsidR="007E3DBF" w:rsidRPr="00400277">
        <w:rPr>
          <w:rFonts w:cstheme="minorHAnsi"/>
          <w:shd w:val="clear" w:color="auto" w:fill="FFFFFF"/>
        </w:rPr>
        <w:t xml:space="preserve"> he</w:t>
      </w:r>
      <w:r w:rsidR="00A445A9" w:rsidRPr="00400277">
        <w:rPr>
          <w:rFonts w:cstheme="minorHAnsi"/>
          <w:shd w:val="clear" w:color="auto" w:fill="FFFFFF"/>
        </w:rPr>
        <w:t>eft</w:t>
      </w:r>
      <w:r w:rsidRPr="00400277">
        <w:rPr>
          <w:rFonts w:cstheme="minorHAnsi"/>
          <w:shd w:val="clear" w:color="auto" w:fill="FFFFFF"/>
        </w:rPr>
        <w:t xml:space="preserve">. Lichamelijk </w:t>
      </w:r>
      <w:del w:id="60" w:author="Anne Rorije" w:date="2021-09-08T17:27:00Z">
        <w:r w:rsidRPr="00400277" w:rsidDel="005F725A">
          <w:rPr>
            <w:rFonts w:cstheme="minorHAnsi"/>
            <w:shd w:val="clear" w:color="auto" w:fill="FFFFFF"/>
          </w:rPr>
          <w:delText xml:space="preserve">ben </w:delText>
        </w:r>
      </w:del>
      <w:r w:rsidR="00A445A9" w:rsidRPr="00400277">
        <w:rPr>
          <w:rFonts w:cstheme="minorHAnsi"/>
          <w:shd w:val="clear" w:color="auto" w:fill="FFFFFF"/>
        </w:rPr>
        <w:t xml:space="preserve">is de zorgvrager </w:t>
      </w:r>
      <w:r w:rsidRPr="00400277">
        <w:rPr>
          <w:rFonts w:cstheme="minorHAnsi"/>
          <w:shd w:val="clear" w:color="auto" w:fill="FFFFFF"/>
        </w:rPr>
        <w:t>dan heel ziek. Psychisch krijg</w:t>
      </w:r>
      <w:r w:rsidR="00A445A9" w:rsidRPr="00400277">
        <w:rPr>
          <w:rFonts w:cstheme="minorHAnsi"/>
          <w:shd w:val="clear" w:color="auto" w:fill="FFFFFF"/>
        </w:rPr>
        <w:t>t de zorgvrager</w:t>
      </w:r>
      <w:r w:rsidRPr="00400277">
        <w:rPr>
          <w:rFonts w:cstheme="minorHAnsi"/>
          <w:shd w:val="clear" w:color="auto" w:fill="FFFFFF"/>
        </w:rPr>
        <w:t xml:space="preserve"> soms ook problemen. </w:t>
      </w:r>
      <w:r w:rsidR="00A445A9" w:rsidRPr="00400277">
        <w:rPr>
          <w:rFonts w:cstheme="minorHAnsi"/>
          <w:shd w:val="clear" w:color="auto" w:fill="FFFFFF"/>
        </w:rPr>
        <w:t>Hij of zij is dan</w:t>
      </w:r>
      <w:r w:rsidRPr="00400277">
        <w:rPr>
          <w:rFonts w:cstheme="minorHAnsi"/>
          <w:shd w:val="clear" w:color="auto" w:fill="FFFFFF"/>
        </w:rPr>
        <w:t xml:space="preserve"> bijvoorbeeld bang om dood te gaan</w:t>
      </w:r>
      <w:r w:rsidR="000C5CF1" w:rsidRPr="00400277">
        <w:rPr>
          <w:rFonts w:cstheme="minorHAnsi"/>
          <w:shd w:val="clear" w:color="auto" w:fill="FFFFFF"/>
        </w:rPr>
        <w:t>.</w:t>
      </w:r>
    </w:p>
    <w:p w14:paraId="71815D17" w14:textId="1B84E8AC" w:rsidR="00D35EE7" w:rsidRDefault="00D35EE7" w:rsidP="6CD93794">
      <w:pPr>
        <w:pStyle w:val="Geenafstand"/>
        <w:numPr>
          <w:ilvl w:val="0"/>
          <w:numId w:val="8"/>
        </w:numPr>
        <w:rPr>
          <w:shd w:val="clear" w:color="auto" w:fill="FFFFFF"/>
        </w:rPr>
      </w:pPr>
      <w:proofErr w:type="gramStart"/>
      <w:r w:rsidRPr="00400277">
        <w:rPr>
          <w:b/>
          <w:bCs/>
          <w:shd w:val="clear" w:color="auto" w:fill="FFFFFF"/>
        </w:rPr>
        <w:t>klinisch</w:t>
      </w:r>
      <w:proofErr w:type="gramEnd"/>
      <w:r w:rsidRPr="00400277">
        <w:rPr>
          <w:shd w:val="clear" w:color="auto" w:fill="FFFFFF"/>
        </w:rPr>
        <w:t xml:space="preserve"> </w:t>
      </w:r>
      <w:r w:rsidRPr="00400277">
        <w:rPr>
          <w:b/>
          <w:bCs/>
          <w:shd w:val="clear" w:color="auto" w:fill="FFFFFF"/>
        </w:rPr>
        <w:t>psycholoog</w:t>
      </w:r>
      <w:r w:rsidRPr="00400277">
        <w:rPr>
          <w:shd w:val="clear" w:color="auto" w:fill="FFFFFF"/>
        </w:rPr>
        <w:t>. Dit is een langere vervolgopleiding dan</w:t>
      </w:r>
      <w:r w:rsidR="007E3DBF" w:rsidRPr="00400277">
        <w:rPr>
          <w:shd w:val="clear" w:color="auto" w:fill="FFFFFF"/>
        </w:rPr>
        <w:t xml:space="preserve"> die tot</w:t>
      </w:r>
      <w:r w:rsidRPr="00400277">
        <w:rPr>
          <w:shd w:val="clear" w:color="auto" w:fill="FFFFFF"/>
        </w:rPr>
        <w:t xml:space="preserve"> </w:t>
      </w:r>
      <w:r w:rsidR="007E3DBF" w:rsidRPr="00400277">
        <w:rPr>
          <w:shd w:val="clear" w:color="auto" w:fill="FFFFFF"/>
        </w:rPr>
        <w:t>GZ-psycholoog</w:t>
      </w:r>
      <w:r w:rsidRPr="00400277">
        <w:rPr>
          <w:shd w:val="clear" w:color="auto" w:fill="FFFFFF"/>
        </w:rPr>
        <w:t xml:space="preserve">. Het duurt vier jaar. </w:t>
      </w:r>
      <w:r w:rsidR="00A445A9" w:rsidRPr="00400277">
        <w:rPr>
          <w:shd w:val="clear" w:color="auto" w:fill="FFFFFF"/>
        </w:rPr>
        <w:t>Als k</w:t>
      </w:r>
      <w:r w:rsidRPr="00400277">
        <w:rPr>
          <w:shd w:val="clear" w:color="auto" w:fill="FFFFFF"/>
        </w:rPr>
        <w:t>linisch psycho</w:t>
      </w:r>
      <w:r w:rsidR="00A445A9" w:rsidRPr="00400277">
        <w:rPr>
          <w:shd w:val="clear" w:color="auto" w:fill="FFFFFF"/>
        </w:rPr>
        <w:t>og</w:t>
      </w:r>
      <w:r w:rsidRPr="6CD93794">
        <w:rPr>
          <w:shd w:val="clear" w:color="auto" w:fill="FFFFFF"/>
        </w:rPr>
        <w:t xml:space="preserve"> help</w:t>
      </w:r>
      <w:ins w:id="61" w:author="Anne Rorije" w:date="2021-09-08T17:37:00Z">
        <w:r w:rsidR="00E8677F">
          <w:rPr>
            <w:shd w:val="clear" w:color="auto" w:fill="FFFFFF"/>
          </w:rPr>
          <w:t xml:space="preserve"> je </w:t>
        </w:r>
      </w:ins>
      <w:del w:id="62" w:author="Anne Rorije" w:date="2021-09-08T17:32:00Z">
        <w:r w:rsidRPr="6CD93794" w:rsidDel="005F725A">
          <w:rPr>
            <w:shd w:val="clear" w:color="auto" w:fill="FFFFFF"/>
          </w:rPr>
          <w:delText xml:space="preserve"> je </w:delText>
        </w:r>
      </w:del>
      <w:r w:rsidR="00A445A9">
        <w:rPr>
          <w:shd w:val="clear" w:color="auto" w:fill="FFFFFF"/>
        </w:rPr>
        <w:t>zorgvragers met</w:t>
      </w:r>
      <w:r w:rsidRPr="6CD93794">
        <w:rPr>
          <w:shd w:val="clear" w:color="auto" w:fill="FFFFFF"/>
        </w:rPr>
        <w:t xml:space="preserve"> ingewikkelde psychische problemen</w:t>
      </w:r>
      <w:r w:rsidR="00A445A9">
        <w:rPr>
          <w:shd w:val="clear" w:color="auto" w:fill="FFFFFF"/>
        </w:rPr>
        <w:t xml:space="preserve">. </w:t>
      </w:r>
    </w:p>
    <w:p w14:paraId="25E9022D" w14:textId="0ED47000" w:rsidR="00D35EE7" w:rsidRDefault="00D35EE7" w:rsidP="00D35EE7">
      <w:pPr>
        <w:pStyle w:val="Geenafstand"/>
        <w:rPr>
          <w:rFonts w:cstheme="minorHAnsi"/>
          <w:shd w:val="clear" w:color="auto" w:fill="FFFFFF"/>
        </w:rPr>
      </w:pPr>
    </w:p>
    <w:p w14:paraId="2FF04477" w14:textId="1E6CE2C2" w:rsidR="00D35EE7" w:rsidRPr="00FF564E" w:rsidRDefault="00D35EE7" w:rsidP="00D35EE7">
      <w:pPr>
        <w:pStyle w:val="Geenafstand"/>
        <w:rPr>
          <w:rFonts w:cstheme="minorHAnsi"/>
          <w:shd w:val="clear" w:color="auto" w:fill="FFFFFF"/>
        </w:rPr>
      </w:pPr>
      <w:r w:rsidRPr="00FF564E">
        <w:rPr>
          <w:rFonts w:cstheme="minorHAnsi"/>
          <w:shd w:val="clear" w:color="auto" w:fill="FFFFFF"/>
        </w:rPr>
        <w:t xml:space="preserve">Een psycholoog let op drie </w:t>
      </w:r>
      <w:r w:rsidR="002E0E23" w:rsidRPr="00FF564E">
        <w:rPr>
          <w:rFonts w:cstheme="minorHAnsi"/>
          <w:shd w:val="clear" w:color="auto" w:fill="FFFFFF"/>
        </w:rPr>
        <w:t>zaken</w:t>
      </w:r>
      <w:r w:rsidR="00A445A9" w:rsidRPr="00FF564E">
        <w:rPr>
          <w:rFonts w:cstheme="minorHAnsi"/>
          <w:shd w:val="clear" w:color="auto" w:fill="FFFFFF"/>
        </w:rPr>
        <w:t xml:space="preserve"> van de zorgvrager</w:t>
      </w:r>
      <w:r w:rsidR="002E0E23" w:rsidRPr="00FF564E">
        <w:rPr>
          <w:rFonts w:cstheme="minorHAnsi"/>
          <w:shd w:val="clear" w:color="auto" w:fill="FFFFFF"/>
        </w:rPr>
        <w:t>,</w:t>
      </w:r>
      <w:r w:rsidRPr="00FF564E">
        <w:rPr>
          <w:rFonts w:cstheme="minorHAnsi"/>
          <w:shd w:val="clear" w:color="auto" w:fill="FFFFFF"/>
        </w:rPr>
        <w:t xml:space="preserve"> namelijk:</w:t>
      </w:r>
    </w:p>
    <w:p w14:paraId="3B7D1981" w14:textId="257FD02F" w:rsidR="00D35EE7" w:rsidRPr="00FF564E" w:rsidRDefault="00A445A9" w:rsidP="6CD93794">
      <w:pPr>
        <w:pStyle w:val="Geenafstand"/>
        <w:numPr>
          <w:ilvl w:val="0"/>
          <w:numId w:val="8"/>
        </w:numPr>
        <w:rPr>
          <w:shd w:val="clear" w:color="auto" w:fill="FFFFFF"/>
        </w:rPr>
      </w:pPr>
      <w:proofErr w:type="gramStart"/>
      <w:r w:rsidRPr="00FF564E">
        <w:rPr>
          <w:shd w:val="clear" w:color="auto" w:fill="FFFFFF"/>
        </w:rPr>
        <w:t>het</w:t>
      </w:r>
      <w:proofErr w:type="gramEnd"/>
      <w:r w:rsidRPr="00FF564E">
        <w:rPr>
          <w:shd w:val="clear" w:color="auto" w:fill="FFFFFF"/>
        </w:rPr>
        <w:t xml:space="preserve"> </w:t>
      </w:r>
      <w:r w:rsidR="00D35EE7" w:rsidRPr="00FF564E">
        <w:rPr>
          <w:shd w:val="clear" w:color="auto" w:fill="FFFFFF"/>
        </w:rPr>
        <w:t>gedrag;</w:t>
      </w:r>
    </w:p>
    <w:p w14:paraId="01A19283" w14:textId="2B68DFE4" w:rsidR="00D35EE7" w:rsidRPr="00FF564E" w:rsidRDefault="00A445A9" w:rsidP="6CD93794">
      <w:pPr>
        <w:pStyle w:val="Geenafstand"/>
        <w:numPr>
          <w:ilvl w:val="0"/>
          <w:numId w:val="8"/>
        </w:numPr>
        <w:rPr>
          <w:shd w:val="clear" w:color="auto" w:fill="FFFFFF"/>
        </w:rPr>
      </w:pPr>
      <w:proofErr w:type="gramStart"/>
      <w:r w:rsidRPr="00FF564E">
        <w:rPr>
          <w:shd w:val="clear" w:color="auto" w:fill="FFFFFF"/>
        </w:rPr>
        <w:t>de</w:t>
      </w:r>
      <w:proofErr w:type="gramEnd"/>
      <w:r w:rsidRPr="00FF564E">
        <w:rPr>
          <w:shd w:val="clear" w:color="auto" w:fill="FFFFFF"/>
        </w:rPr>
        <w:t xml:space="preserve"> </w:t>
      </w:r>
      <w:r w:rsidR="00D35EE7" w:rsidRPr="00FF564E">
        <w:rPr>
          <w:shd w:val="clear" w:color="auto" w:fill="FFFFFF"/>
        </w:rPr>
        <w:t>gedachten;</w:t>
      </w:r>
    </w:p>
    <w:p w14:paraId="2525F7CD" w14:textId="68E86E58" w:rsidR="00D35EE7" w:rsidRPr="00FF564E" w:rsidRDefault="00A445A9" w:rsidP="6CD93794">
      <w:pPr>
        <w:pStyle w:val="Geenafstand"/>
        <w:numPr>
          <w:ilvl w:val="0"/>
          <w:numId w:val="8"/>
        </w:numPr>
        <w:rPr>
          <w:shd w:val="clear" w:color="auto" w:fill="FFFFFF"/>
        </w:rPr>
      </w:pPr>
      <w:proofErr w:type="gramStart"/>
      <w:r w:rsidRPr="00FF564E">
        <w:rPr>
          <w:shd w:val="clear" w:color="auto" w:fill="FFFFFF"/>
        </w:rPr>
        <w:t>de</w:t>
      </w:r>
      <w:proofErr w:type="gramEnd"/>
      <w:r w:rsidRPr="00FF564E">
        <w:rPr>
          <w:shd w:val="clear" w:color="auto" w:fill="FFFFFF"/>
        </w:rPr>
        <w:t xml:space="preserve"> </w:t>
      </w:r>
      <w:r w:rsidR="00D35EE7" w:rsidRPr="00FF564E">
        <w:rPr>
          <w:shd w:val="clear" w:color="auto" w:fill="FFFFFF"/>
        </w:rPr>
        <w:t>emoties.</w:t>
      </w:r>
    </w:p>
    <w:p w14:paraId="7E808C5D" w14:textId="77777777" w:rsidR="00D35EE7" w:rsidRPr="00D35EE7" w:rsidRDefault="00D35EE7" w:rsidP="00D35EE7">
      <w:pPr>
        <w:pStyle w:val="Geenafstand"/>
        <w:rPr>
          <w:rFonts w:cstheme="minorHAnsi"/>
          <w:shd w:val="clear" w:color="auto" w:fill="FFFFFF"/>
        </w:rPr>
      </w:pPr>
    </w:p>
    <w:p w14:paraId="3ED801F7" w14:textId="67F6A331" w:rsidR="00D35EE7" w:rsidRDefault="00A445A9" w:rsidP="00A445A9">
      <w:pPr>
        <w:pStyle w:val="Geenafstand"/>
        <w:rPr>
          <w:shd w:val="clear" w:color="auto" w:fill="FFFFFF"/>
        </w:rPr>
      </w:pPr>
      <w:del w:id="63" w:author="Anne Rorije" w:date="2021-09-08T17:27:00Z">
        <w:r w:rsidDel="005F725A">
          <w:rPr>
            <w:rFonts w:cstheme="minorHAnsi"/>
            <w:shd w:val="clear" w:color="auto" w:fill="FFFFFF"/>
          </w:rPr>
          <w:delText xml:space="preserve">Je </w:delText>
        </w:r>
      </w:del>
      <w:ins w:id="64" w:author="Anne Rorije" w:date="2021-09-08T17:27:00Z">
        <w:r w:rsidR="005F725A">
          <w:rPr>
            <w:rFonts w:cstheme="minorHAnsi"/>
            <w:shd w:val="clear" w:color="auto" w:fill="FFFFFF"/>
          </w:rPr>
          <w:t>Een psycholoog</w:t>
        </w:r>
        <w:r w:rsidR="005F725A">
          <w:rPr>
            <w:rFonts w:cstheme="minorHAnsi"/>
            <w:shd w:val="clear" w:color="auto" w:fill="FFFFFF"/>
          </w:rPr>
          <w:t xml:space="preserve"> </w:t>
        </w:r>
      </w:ins>
      <w:r>
        <w:rPr>
          <w:rFonts w:cstheme="minorHAnsi"/>
          <w:shd w:val="clear" w:color="auto" w:fill="FFFFFF"/>
        </w:rPr>
        <w:t xml:space="preserve">zal daarna met de zorgvrager praten. Hij of zij zal vertellen over de problemen en </w:t>
      </w:r>
      <w:r w:rsidR="00D35EE7" w:rsidRPr="6CD93794">
        <w:rPr>
          <w:shd w:val="clear" w:color="auto" w:fill="FFFFFF"/>
        </w:rPr>
        <w:t>klachten.</w:t>
      </w:r>
    </w:p>
    <w:p w14:paraId="57089B90" w14:textId="77777777" w:rsidR="007E3DBF" w:rsidRDefault="007E3DBF" w:rsidP="002E0E23">
      <w:pPr>
        <w:pStyle w:val="Geenafstand"/>
        <w:rPr>
          <w:rFonts w:cstheme="minorHAnsi"/>
          <w:shd w:val="clear" w:color="auto" w:fill="FFFFFF"/>
        </w:rPr>
      </w:pPr>
    </w:p>
    <w:p w14:paraId="0270F0CA" w14:textId="5A122631" w:rsidR="00D35EE7" w:rsidRPr="00FF564E" w:rsidRDefault="00A445A9" w:rsidP="00D35EE7">
      <w:pPr>
        <w:pStyle w:val="Geenafstand"/>
        <w:rPr>
          <w:rFonts w:cstheme="minorHAnsi"/>
          <w:shd w:val="clear" w:color="auto" w:fill="FFFFFF"/>
        </w:rPr>
      </w:pPr>
      <w:r>
        <w:rPr>
          <w:rFonts w:cstheme="minorHAnsi"/>
          <w:shd w:val="clear" w:color="auto" w:fill="FFFFFF"/>
        </w:rPr>
        <w:t>Een</w:t>
      </w:r>
      <w:r w:rsidR="00D35EE7">
        <w:rPr>
          <w:rFonts w:cstheme="minorHAnsi"/>
          <w:shd w:val="clear" w:color="auto" w:fill="FFFFFF"/>
        </w:rPr>
        <w:t xml:space="preserve"> </w:t>
      </w:r>
      <w:r w:rsidR="00D35EE7" w:rsidRPr="00FF564E">
        <w:rPr>
          <w:rFonts w:cstheme="minorHAnsi"/>
          <w:shd w:val="clear" w:color="auto" w:fill="FFFFFF"/>
        </w:rPr>
        <w:t xml:space="preserve">psycholoog probeert </w:t>
      </w:r>
      <w:r w:rsidRPr="00FF564E">
        <w:rPr>
          <w:rFonts w:cstheme="minorHAnsi"/>
          <w:shd w:val="clear" w:color="auto" w:fill="FFFFFF"/>
        </w:rPr>
        <w:t xml:space="preserve">daarna </w:t>
      </w:r>
      <w:r w:rsidR="00D35EE7" w:rsidRPr="00FF564E">
        <w:rPr>
          <w:rFonts w:cstheme="minorHAnsi"/>
          <w:shd w:val="clear" w:color="auto" w:fill="FFFFFF"/>
        </w:rPr>
        <w:t xml:space="preserve">te zorgen dat </w:t>
      </w:r>
      <w:r w:rsidRPr="00FF564E">
        <w:rPr>
          <w:rFonts w:cstheme="minorHAnsi"/>
          <w:shd w:val="clear" w:color="auto" w:fill="FFFFFF"/>
        </w:rPr>
        <w:t xml:space="preserve">de zorgvrager zijn of haar </w:t>
      </w:r>
      <w:r w:rsidR="00D35EE7" w:rsidRPr="00FF564E">
        <w:rPr>
          <w:rFonts w:cstheme="minorHAnsi"/>
          <w:shd w:val="clear" w:color="auto" w:fill="FFFFFF"/>
        </w:rPr>
        <w:t>gedrag beter begrijpt.</w:t>
      </w:r>
      <w:r w:rsidRPr="00FF564E">
        <w:rPr>
          <w:rFonts w:cstheme="minorHAnsi"/>
          <w:shd w:val="clear" w:color="auto" w:fill="FFFFFF"/>
        </w:rPr>
        <w:t xml:space="preserve"> Dit betekent de manier waarop de zorgvrager op situaties reageert. </w:t>
      </w:r>
      <w:r w:rsidR="00D35EE7" w:rsidRPr="00FF564E">
        <w:rPr>
          <w:rFonts w:cstheme="minorHAnsi"/>
          <w:shd w:val="clear" w:color="auto" w:fill="FFFFFF"/>
        </w:rPr>
        <w:t xml:space="preserve">Als </w:t>
      </w:r>
      <w:r w:rsidRPr="00FF564E">
        <w:rPr>
          <w:rFonts w:cstheme="minorHAnsi"/>
          <w:shd w:val="clear" w:color="auto" w:fill="FFFFFF"/>
        </w:rPr>
        <w:t>de zorgvrager zijn of haar</w:t>
      </w:r>
      <w:r w:rsidR="002E0E23" w:rsidRPr="00FF564E">
        <w:rPr>
          <w:rFonts w:cstheme="minorHAnsi"/>
          <w:shd w:val="clear" w:color="auto" w:fill="FFFFFF"/>
        </w:rPr>
        <w:t xml:space="preserve"> gedrag beter begrijpt</w:t>
      </w:r>
      <w:r w:rsidR="00D35EE7" w:rsidRPr="00FF564E">
        <w:rPr>
          <w:rFonts w:cstheme="minorHAnsi"/>
          <w:shd w:val="clear" w:color="auto" w:fill="FFFFFF"/>
        </w:rPr>
        <w:t xml:space="preserve">, weet </w:t>
      </w:r>
      <w:r w:rsidRPr="00FF564E">
        <w:rPr>
          <w:rFonts w:cstheme="minorHAnsi"/>
          <w:shd w:val="clear" w:color="auto" w:fill="FFFFFF"/>
        </w:rPr>
        <w:t>hij of zij</w:t>
      </w:r>
      <w:r w:rsidR="00D35EE7" w:rsidRPr="00FF564E">
        <w:rPr>
          <w:rFonts w:cstheme="minorHAnsi"/>
          <w:shd w:val="clear" w:color="auto" w:fill="FFFFFF"/>
        </w:rPr>
        <w:t xml:space="preserve"> vaak ook </w:t>
      </w:r>
      <w:r w:rsidRPr="00FF564E">
        <w:rPr>
          <w:rFonts w:cstheme="minorHAnsi"/>
          <w:shd w:val="clear" w:color="auto" w:fill="FFFFFF"/>
        </w:rPr>
        <w:t xml:space="preserve">welk </w:t>
      </w:r>
      <w:r w:rsidR="00D35EE7" w:rsidRPr="00FF564E">
        <w:rPr>
          <w:rFonts w:cstheme="minorHAnsi"/>
          <w:shd w:val="clear" w:color="auto" w:fill="FFFFFF"/>
        </w:rPr>
        <w:t>gedrag aan</w:t>
      </w:r>
      <w:r w:rsidRPr="00FF564E">
        <w:rPr>
          <w:rFonts w:cstheme="minorHAnsi"/>
          <w:shd w:val="clear" w:color="auto" w:fill="FFFFFF"/>
        </w:rPr>
        <w:t xml:space="preserve"> te</w:t>
      </w:r>
      <w:r w:rsidR="00D35EE7" w:rsidRPr="00FF564E">
        <w:rPr>
          <w:rFonts w:cstheme="minorHAnsi"/>
          <w:shd w:val="clear" w:color="auto" w:fill="FFFFFF"/>
        </w:rPr>
        <w:t xml:space="preserve"> passen. </w:t>
      </w:r>
      <w:r w:rsidR="00D355A0" w:rsidRPr="00FF564E">
        <w:rPr>
          <w:rFonts w:cstheme="minorHAnsi"/>
          <w:shd w:val="clear" w:color="auto" w:fill="FFFFFF"/>
        </w:rPr>
        <w:t xml:space="preserve">Je helpt hierbij de zorgvrager op de </w:t>
      </w:r>
      <w:r w:rsidR="00D35EE7" w:rsidRPr="00FF564E">
        <w:rPr>
          <w:rFonts w:cstheme="minorHAnsi"/>
          <w:shd w:val="clear" w:color="auto" w:fill="FFFFFF"/>
        </w:rPr>
        <w:t>volgende manier:</w:t>
      </w:r>
    </w:p>
    <w:p w14:paraId="329E895F" w14:textId="092046B9" w:rsidR="00D35EE7" w:rsidRPr="00FF564E" w:rsidRDefault="00D355A0" w:rsidP="00D35EE7">
      <w:pPr>
        <w:pStyle w:val="Geenafstand"/>
        <w:numPr>
          <w:ilvl w:val="0"/>
          <w:numId w:val="9"/>
        </w:numPr>
        <w:rPr>
          <w:rFonts w:cstheme="minorHAnsi"/>
          <w:shd w:val="clear" w:color="auto" w:fill="FFFFFF"/>
        </w:rPr>
      </w:pPr>
      <w:r w:rsidRPr="00FF564E">
        <w:rPr>
          <w:rFonts w:cstheme="minorHAnsi"/>
          <w:shd w:val="clear" w:color="auto" w:fill="FFFFFF"/>
        </w:rPr>
        <w:t xml:space="preserve">De zorgvrager vertelt </w:t>
      </w:r>
      <w:del w:id="65" w:author="Anne Rorije" w:date="2021-09-08T17:33:00Z">
        <w:r w:rsidRPr="00FF564E" w:rsidDel="005F725A">
          <w:rPr>
            <w:rFonts w:cstheme="minorHAnsi"/>
            <w:shd w:val="clear" w:color="auto" w:fill="FFFFFF"/>
          </w:rPr>
          <w:delText xml:space="preserve">je </w:delText>
        </w:r>
      </w:del>
      <w:r w:rsidRPr="00FF564E">
        <w:rPr>
          <w:rFonts w:cstheme="minorHAnsi"/>
          <w:shd w:val="clear" w:color="auto" w:fill="FFFFFF"/>
        </w:rPr>
        <w:t>het verhaal</w:t>
      </w:r>
      <w:r w:rsidR="007C001F" w:rsidRPr="00FF564E">
        <w:rPr>
          <w:rFonts w:cstheme="minorHAnsi"/>
          <w:shd w:val="clear" w:color="auto" w:fill="FFFFFF"/>
        </w:rPr>
        <w:t>.</w:t>
      </w:r>
    </w:p>
    <w:p w14:paraId="0E92BC63" w14:textId="6D359EDB" w:rsidR="00D35EE7" w:rsidRPr="00FF564E" w:rsidRDefault="00D355A0" w:rsidP="00D35EE7">
      <w:pPr>
        <w:pStyle w:val="Geenafstand"/>
        <w:numPr>
          <w:ilvl w:val="0"/>
          <w:numId w:val="9"/>
        </w:numPr>
        <w:rPr>
          <w:rFonts w:cstheme="minorHAnsi"/>
          <w:shd w:val="clear" w:color="auto" w:fill="FFFFFF"/>
        </w:rPr>
      </w:pPr>
      <w:r w:rsidRPr="00FF564E">
        <w:rPr>
          <w:rFonts w:cstheme="minorHAnsi"/>
          <w:shd w:val="clear" w:color="auto" w:fill="FFFFFF"/>
        </w:rPr>
        <w:t>Je</w:t>
      </w:r>
      <w:r w:rsidR="00D35EE7" w:rsidRPr="00FF564E">
        <w:rPr>
          <w:rFonts w:cstheme="minorHAnsi"/>
          <w:shd w:val="clear" w:color="auto" w:fill="FFFFFF"/>
        </w:rPr>
        <w:t xml:space="preserve"> probeert </w:t>
      </w:r>
      <w:r w:rsidRPr="00FF564E">
        <w:rPr>
          <w:rFonts w:cstheme="minorHAnsi"/>
          <w:shd w:val="clear" w:color="auto" w:fill="FFFFFF"/>
        </w:rPr>
        <w:t>d</w:t>
      </w:r>
      <w:r w:rsidR="00D35EE7" w:rsidRPr="00FF564E">
        <w:rPr>
          <w:rFonts w:cstheme="minorHAnsi"/>
          <w:shd w:val="clear" w:color="auto" w:fill="FFFFFF"/>
        </w:rPr>
        <w:t xml:space="preserve">e mening en </w:t>
      </w:r>
      <w:r w:rsidRPr="00FF564E">
        <w:rPr>
          <w:rFonts w:cstheme="minorHAnsi"/>
          <w:shd w:val="clear" w:color="auto" w:fill="FFFFFF"/>
        </w:rPr>
        <w:t>d</w:t>
      </w:r>
      <w:r w:rsidR="00D35EE7" w:rsidRPr="00FF564E">
        <w:rPr>
          <w:rFonts w:cstheme="minorHAnsi"/>
          <w:shd w:val="clear" w:color="auto" w:fill="FFFFFF"/>
        </w:rPr>
        <w:t xml:space="preserve">e gedachten van </w:t>
      </w:r>
      <w:r w:rsidRPr="00FF564E">
        <w:rPr>
          <w:rFonts w:cstheme="minorHAnsi"/>
          <w:shd w:val="clear" w:color="auto" w:fill="FFFFFF"/>
        </w:rPr>
        <w:t xml:space="preserve">de zorgvrager van </w:t>
      </w:r>
      <w:r w:rsidR="00D35EE7" w:rsidRPr="00FF564E">
        <w:rPr>
          <w:rFonts w:cstheme="minorHAnsi"/>
          <w:shd w:val="clear" w:color="auto" w:fill="FFFFFF"/>
        </w:rPr>
        <w:t>een andere kant te bekijken</w:t>
      </w:r>
      <w:r w:rsidR="007C001F" w:rsidRPr="00FF564E">
        <w:rPr>
          <w:rFonts w:cstheme="minorHAnsi"/>
          <w:shd w:val="clear" w:color="auto" w:fill="FFFFFF"/>
        </w:rPr>
        <w:t>.</w:t>
      </w:r>
    </w:p>
    <w:p w14:paraId="449A7B07" w14:textId="7CC25A89" w:rsidR="00D10774" w:rsidRPr="00FF564E" w:rsidRDefault="007C001F" w:rsidP="00D10774">
      <w:pPr>
        <w:pStyle w:val="Geenafstand"/>
        <w:numPr>
          <w:ilvl w:val="0"/>
          <w:numId w:val="9"/>
        </w:numPr>
        <w:rPr>
          <w:rFonts w:cstheme="minorHAnsi"/>
          <w:shd w:val="clear" w:color="auto" w:fill="FFFFFF"/>
        </w:rPr>
      </w:pPr>
      <w:r w:rsidRPr="00FF564E">
        <w:rPr>
          <w:rFonts w:cstheme="minorHAnsi"/>
          <w:shd w:val="clear" w:color="auto" w:fill="FFFFFF"/>
        </w:rPr>
        <w:t>J</w:t>
      </w:r>
      <w:r w:rsidR="00D10774" w:rsidRPr="00FF564E">
        <w:rPr>
          <w:rFonts w:cstheme="minorHAnsi"/>
          <w:shd w:val="clear" w:color="auto" w:fill="FFFFFF"/>
        </w:rPr>
        <w:t xml:space="preserve">e </w:t>
      </w:r>
      <w:r w:rsidR="00D355A0" w:rsidRPr="00FF564E">
        <w:rPr>
          <w:rFonts w:cstheme="minorHAnsi"/>
          <w:shd w:val="clear" w:color="auto" w:fill="FFFFFF"/>
        </w:rPr>
        <w:t xml:space="preserve">stelt </w:t>
      </w:r>
      <w:r w:rsidR="00D10774" w:rsidRPr="00FF564E">
        <w:rPr>
          <w:rFonts w:cstheme="minorHAnsi"/>
          <w:shd w:val="clear" w:color="auto" w:fill="FFFFFF"/>
        </w:rPr>
        <w:t>een diagnose</w:t>
      </w:r>
      <w:r w:rsidRPr="00FF564E">
        <w:rPr>
          <w:rFonts w:cstheme="minorHAnsi"/>
          <w:shd w:val="clear" w:color="auto" w:fill="FFFFFF"/>
        </w:rPr>
        <w:t>.</w:t>
      </w:r>
    </w:p>
    <w:p w14:paraId="3B1EC111" w14:textId="4C4366C7" w:rsidR="00D10774" w:rsidRDefault="00D355A0" w:rsidP="00D10774">
      <w:pPr>
        <w:pStyle w:val="Geenafstand"/>
        <w:numPr>
          <w:ilvl w:val="0"/>
          <w:numId w:val="9"/>
        </w:numPr>
        <w:rPr>
          <w:rFonts w:cstheme="minorHAnsi"/>
          <w:shd w:val="clear" w:color="auto" w:fill="FFFFFF"/>
        </w:rPr>
      </w:pPr>
      <w:r>
        <w:rPr>
          <w:rFonts w:cstheme="minorHAnsi"/>
          <w:shd w:val="clear" w:color="auto" w:fill="FFFFFF"/>
        </w:rPr>
        <w:t xml:space="preserve">Je </w:t>
      </w:r>
      <w:r w:rsidR="00D10774">
        <w:rPr>
          <w:rFonts w:cstheme="minorHAnsi"/>
          <w:shd w:val="clear" w:color="auto" w:fill="FFFFFF"/>
        </w:rPr>
        <w:t xml:space="preserve">maakt een plan voor </w:t>
      </w:r>
      <w:r>
        <w:rPr>
          <w:rFonts w:cstheme="minorHAnsi"/>
          <w:shd w:val="clear" w:color="auto" w:fill="FFFFFF"/>
        </w:rPr>
        <w:t>d</w:t>
      </w:r>
      <w:r w:rsidR="00D10774">
        <w:rPr>
          <w:rFonts w:cstheme="minorHAnsi"/>
          <w:shd w:val="clear" w:color="auto" w:fill="FFFFFF"/>
        </w:rPr>
        <w:t xml:space="preserve">e behandeling. </w:t>
      </w:r>
      <w:ins w:id="66" w:author="Anne Rorije" w:date="2021-09-08T17:37:00Z">
        <w:r w:rsidR="00E8677F">
          <w:rPr>
            <w:rFonts w:cstheme="minorHAnsi"/>
            <w:shd w:val="clear" w:color="auto" w:fill="FFFFFF"/>
          </w:rPr>
          <w:t xml:space="preserve">We noemen </w:t>
        </w:r>
      </w:ins>
      <w:del w:id="67" w:author="Anne Rorije" w:date="2021-09-08T17:37:00Z">
        <w:r w:rsidR="00D10774" w:rsidDel="00E8677F">
          <w:rPr>
            <w:rFonts w:cstheme="minorHAnsi"/>
            <w:shd w:val="clear" w:color="auto" w:fill="FFFFFF"/>
          </w:rPr>
          <w:delText xml:space="preserve">Je noemt </w:delText>
        </w:r>
      </w:del>
      <w:r w:rsidR="00D10774">
        <w:rPr>
          <w:rFonts w:cstheme="minorHAnsi"/>
          <w:shd w:val="clear" w:color="auto" w:fill="FFFFFF"/>
        </w:rPr>
        <w:t xml:space="preserve">dit een </w:t>
      </w:r>
      <w:r w:rsidR="00D10774" w:rsidRPr="002E0E23">
        <w:rPr>
          <w:rFonts w:cstheme="minorHAnsi"/>
          <w:b/>
          <w:shd w:val="clear" w:color="auto" w:fill="FFFFFF"/>
        </w:rPr>
        <w:t>behandelplan</w:t>
      </w:r>
      <w:r w:rsidR="007C001F">
        <w:rPr>
          <w:rFonts w:cstheme="minorHAnsi"/>
          <w:shd w:val="clear" w:color="auto" w:fill="FFFFFF"/>
        </w:rPr>
        <w:t>.</w:t>
      </w:r>
    </w:p>
    <w:p w14:paraId="7283EAFF" w14:textId="4FE7D7AC" w:rsidR="00D10774" w:rsidRPr="0004387E" w:rsidRDefault="007C001F" w:rsidP="0004387E">
      <w:pPr>
        <w:pStyle w:val="Geenafstand"/>
        <w:numPr>
          <w:ilvl w:val="0"/>
          <w:numId w:val="9"/>
        </w:numPr>
        <w:rPr>
          <w:rFonts w:cstheme="minorHAnsi"/>
          <w:shd w:val="clear" w:color="auto" w:fill="FFFFFF"/>
        </w:rPr>
      </w:pPr>
      <w:r>
        <w:rPr>
          <w:rFonts w:cstheme="minorHAnsi"/>
          <w:shd w:val="clear" w:color="auto" w:fill="FFFFFF"/>
        </w:rPr>
        <w:t>J</w:t>
      </w:r>
      <w:r w:rsidR="00D10774">
        <w:rPr>
          <w:rFonts w:cstheme="minorHAnsi"/>
          <w:shd w:val="clear" w:color="auto" w:fill="FFFFFF"/>
        </w:rPr>
        <w:t xml:space="preserve">e </w:t>
      </w:r>
      <w:r w:rsidR="00D355A0">
        <w:rPr>
          <w:rFonts w:cstheme="minorHAnsi"/>
          <w:shd w:val="clear" w:color="auto" w:fill="FFFFFF"/>
        </w:rPr>
        <w:t xml:space="preserve">geeft de zorgvrager </w:t>
      </w:r>
      <w:r w:rsidR="00D10774">
        <w:rPr>
          <w:rFonts w:cstheme="minorHAnsi"/>
          <w:shd w:val="clear" w:color="auto" w:fill="FFFFFF"/>
        </w:rPr>
        <w:t>oefeningen en opdrachten mee</w:t>
      </w:r>
      <w:r>
        <w:rPr>
          <w:rFonts w:cstheme="minorHAnsi"/>
          <w:shd w:val="clear" w:color="auto" w:fill="FFFFFF"/>
        </w:rPr>
        <w:t xml:space="preserve">. </w:t>
      </w:r>
      <w:r w:rsidR="00E833D9">
        <w:rPr>
          <w:rFonts w:cstheme="minorHAnsi"/>
          <w:shd w:val="clear" w:color="auto" w:fill="FFFFFF"/>
        </w:rPr>
        <w:t xml:space="preserve">Deze zijn bedoeld om </w:t>
      </w:r>
      <w:r w:rsidR="00D355A0">
        <w:rPr>
          <w:rFonts w:cstheme="minorHAnsi"/>
          <w:shd w:val="clear" w:color="auto" w:fill="FFFFFF"/>
        </w:rPr>
        <w:t>d</w:t>
      </w:r>
      <w:r w:rsidR="00E833D9">
        <w:rPr>
          <w:rFonts w:cstheme="minorHAnsi"/>
          <w:shd w:val="clear" w:color="auto" w:fill="FFFFFF"/>
        </w:rPr>
        <w:t>e klachten te verminderen</w:t>
      </w:r>
      <w:r w:rsidR="00D10774" w:rsidRPr="0004387E">
        <w:rPr>
          <w:rFonts w:cstheme="minorHAnsi"/>
          <w:shd w:val="clear" w:color="auto" w:fill="FFFFFF"/>
        </w:rPr>
        <w:t xml:space="preserve">. </w:t>
      </w:r>
    </w:p>
    <w:p w14:paraId="75C18DF6" w14:textId="1D700018" w:rsidR="007A0ECF" w:rsidRDefault="007A0ECF" w:rsidP="003F08CB">
      <w:pPr>
        <w:pStyle w:val="Geenafstand"/>
        <w:rPr>
          <w:rFonts w:cstheme="minorHAnsi"/>
          <w:shd w:val="clear" w:color="auto" w:fill="FFFFFF"/>
        </w:rPr>
      </w:pPr>
    </w:p>
    <w:p w14:paraId="62BC0DFD" w14:textId="08CB9025" w:rsidR="00D10774" w:rsidRDefault="00FF564E" w:rsidP="007C001F">
      <w:pPr>
        <w:pStyle w:val="Geenafstand"/>
      </w:pPr>
      <w:r w:rsidRPr="00FF564E">
        <w:t xml:space="preserve">Je bent als psycholoog geen arts. Daarom </w:t>
      </w:r>
      <w:r w:rsidR="00D10774" w:rsidRPr="00FF564E">
        <w:t>mag</w:t>
      </w:r>
      <w:r w:rsidR="00400277" w:rsidRPr="00FF564E">
        <w:t xml:space="preserve"> je</w:t>
      </w:r>
      <w:r w:rsidR="00D10774" w:rsidRPr="00FF564E">
        <w:t xml:space="preserve"> geen medicijnen voorschrijven.</w:t>
      </w:r>
    </w:p>
    <w:p w14:paraId="35625984" w14:textId="6A1B754A" w:rsidR="002E0E23" w:rsidRDefault="002E0E23" w:rsidP="007C001F">
      <w:pPr>
        <w:pStyle w:val="Geenafstand"/>
        <w:rPr>
          <w:b/>
          <w:bCs/>
        </w:rPr>
      </w:pPr>
    </w:p>
    <w:p w14:paraId="62C07CFA" w14:textId="72DC82D4" w:rsidR="00400277" w:rsidRDefault="00400277" w:rsidP="00400277">
      <w:pPr>
        <w:pStyle w:val="Geenafstand"/>
        <w:rPr>
          <w:color w:val="FF0000"/>
          <w:shd w:val="clear" w:color="auto" w:fill="FFFFFF"/>
        </w:rPr>
      </w:pPr>
      <w:r>
        <w:rPr>
          <w:color w:val="FF0000"/>
          <w:shd w:val="clear" w:color="auto" w:fill="FFFFFF"/>
        </w:rPr>
        <w:t xml:space="preserve">Leerdoel: De student weet dat je eerst de studie psychologie moet doen om psycholoog te worden. </w:t>
      </w:r>
    </w:p>
    <w:p w14:paraId="0D877564" w14:textId="77777777" w:rsidR="00400277" w:rsidRDefault="00400277" w:rsidP="00400277">
      <w:pPr>
        <w:pStyle w:val="Geenafstand"/>
        <w:rPr>
          <w:color w:val="FF0000"/>
          <w:shd w:val="clear" w:color="auto" w:fill="FFFFFF"/>
        </w:rPr>
      </w:pPr>
    </w:p>
    <w:p w14:paraId="20AF2664" w14:textId="77777777" w:rsidR="00400277" w:rsidRDefault="00400277" w:rsidP="00400277">
      <w:pPr>
        <w:pStyle w:val="Geenafstand"/>
        <w:rPr>
          <w:b/>
          <w:bCs/>
          <w:color w:val="2F5496" w:themeColor="accent1" w:themeShade="BF"/>
          <w:shd w:val="clear" w:color="auto" w:fill="FFFFFF"/>
        </w:rPr>
      </w:pPr>
      <w:commentRangeStart w:id="68"/>
      <w:r>
        <w:rPr>
          <w:b/>
          <w:bCs/>
          <w:color w:val="2F5496" w:themeColor="accent1" w:themeShade="BF"/>
          <w:shd w:val="clear" w:color="auto" w:fill="FFFFFF"/>
        </w:rPr>
        <w:t xml:space="preserve">Fluster </w:t>
      </w:r>
      <w:commentRangeEnd w:id="68"/>
      <w:r w:rsidR="004F35B0">
        <w:rPr>
          <w:rStyle w:val="Verwijzingopmerking"/>
        </w:rPr>
        <w:commentReference w:id="68"/>
      </w:r>
    </w:p>
    <w:p w14:paraId="7A60927B" w14:textId="77777777" w:rsidR="00400277" w:rsidRDefault="00400277" w:rsidP="00400277">
      <w:pPr>
        <w:pStyle w:val="Geenafstand"/>
        <w:rPr>
          <w:b/>
          <w:bCs/>
          <w:color w:val="2F5496" w:themeColor="accent1" w:themeShade="BF"/>
          <w:shd w:val="clear" w:color="auto" w:fill="FFFFFF"/>
        </w:rPr>
      </w:pPr>
    </w:p>
    <w:p w14:paraId="65E075D0" w14:textId="468A4C85"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2A66581" w14:textId="78401F50" w:rsidR="00827FCE" w:rsidRDefault="00827FCE" w:rsidP="00400277">
      <w:pPr>
        <w:pStyle w:val="Geenafstand"/>
        <w:rPr>
          <w:color w:val="2F5496" w:themeColor="accent1" w:themeShade="BF"/>
          <w:shd w:val="clear" w:color="auto" w:fill="FFFFFF"/>
        </w:rPr>
      </w:pPr>
      <w:r>
        <w:rPr>
          <w:color w:val="2F5496" w:themeColor="accent1" w:themeShade="BF"/>
          <w:shd w:val="clear" w:color="auto" w:fill="FFFFFF"/>
        </w:rPr>
        <w:t xml:space="preserve">Je moet eerst een opleiding doen voordat je psycholoog kan worden. </w:t>
      </w:r>
    </w:p>
    <w:p w14:paraId="6F149396" w14:textId="77777777" w:rsidR="00400277" w:rsidRDefault="00400277" w:rsidP="00400277">
      <w:pPr>
        <w:pStyle w:val="Geenafstand"/>
        <w:rPr>
          <w:color w:val="2F5496" w:themeColor="accent1" w:themeShade="BF"/>
          <w:shd w:val="clear" w:color="auto" w:fill="FFFFFF"/>
        </w:rPr>
      </w:pPr>
    </w:p>
    <w:p w14:paraId="036ED855" w14:textId="4EFE4476"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0B953B36" w14:textId="31FF2C6D" w:rsidR="00827FCE" w:rsidRDefault="00827FCE" w:rsidP="00400277">
      <w:pPr>
        <w:pStyle w:val="Geenafstand"/>
        <w:rPr>
          <w:color w:val="2F5496" w:themeColor="accent1" w:themeShade="BF"/>
          <w:shd w:val="clear" w:color="auto" w:fill="FFFFFF"/>
        </w:rPr>
      </w:pPr>
      <w:r>
        <w:rPr>
          <w:color w:val="2F5496" w:themeColor="accent1" w:themeShade="BF"/>
          <w:shd w:val="clear" w:color="auto" w:fill="FFFFFF"/>
        </w:rPr>
        <w:t xml:space="preserve">Welke opleiding is dit? </w:t>
      </w:r>
    </w:p>
    <w:p w14:paraId="25582AC4" w14:textId="7FAB4424" w:rsidR="00827FCE" w:rsidRDefault="00827FCE" w:rsidP="00400277">
      <w:pPr>
        <w:pStyle w:val="Geenafstand"/>
        <w:rPr>
          <w:color w:val="2F5496" w:themeColor="accent1" w:themeShade="BF"/>
          <w:shd w:val="clear" w:color="auto" w:fill="FFFFFF"/>
        </w:rPr>
      </w:pPr>
    </w:p>
    <w:p w14:paraId="68621A8D" w14:textId="6FCDC22D" w:rsidR="006F3DD4" w:rsidRDefault="006F3DD4" w:rsidP="00400277">
      <w:pPr>
        <w:pStyle w:val="Geenafstand"/>
        <w:rPr>
          <w:color w:val="2F5496" w:themeColor="accent1" w:themeShade="BF"/>
          <w:shd w:val="clear" w:color="auto" w:fill="FFFFFF"/>
        </w:rPr>
      </w:pPr>
      <w:r>
        <w:rPr>
          <w:color w:val="2F5496" w:themeColor="accent1" w:themeShade="BF"/>
          <w:shd w:val="clear" w:color="auto" w:fill="FFFFFF"/>
        </w:rPr>
        <w:t>Geestelijke verzorging</w:t>
      </w:r>
    </w:p>
    <w:p w14:paraId="7263BBC3" w14:textId="1493A846" w:rsidR="00827FCE" w:rsidRDefault="006F3DD4" w:rsidP="00400277">
      <w:pPr>
        <w:pStyle w:val="Geenafstand"/>
        <w:rPr>
          <w:color w:val="2F5496" w:themeColor="accent1" w:themeShade="BF"/>
          <w:shd w:val="clear" w:color="auto" w:fill="FFFFFF"/>
        </w:rPr>
      </w:pPr>
      <w:r>
        <w:rPr>
          <w:color w:val="2F5496" w:themeColor="accent1" w:themeShade="BF"/>
          <w:shd w:val="clear" w:color="auto" w:fill="FFFFFF"/>
        </w:rPr>
        <w:t>Gedragswetenschap</w:t>
      </w:r>
    </w:p>
    <w:p w14:paraId="1BF82C25" w14:textId="1D2B8EB7" w:rsidR="00827FCE" w:rsidRDefault="00827FCE" w:rsidP="00400277">
      <w:pPr>
        <w:pStyle w:val="Geenafstand"/>
        <w:rPr>
          <w:color w:val="2F5496" w:themeColor="accent1" w:themeShade="BF"/>
          <w:shd w:val="clear" w:color="auto" w:fill="FFFFFF"/>
        </w:rPr>
      </w:pPr>
      <w:r>
        <w:rPr>
          <w:color w:val="2F5496" w:themeColor="accent1" w:themeShade="BF"/>
          <w:shd w:val="clear" w:color="auto" w:fill="FFFFFF"/>
        </w:rPr>
        <w:t xml:space="preserve">Geneeskunde </w:t>
      </w:r>
    </w:p>
    <w:p w14:paraId="78369ECB" w14:textId="38FF459B" w:rsidR="00827FCE" w:rsidRPr="006F3DD4" w:rsidRDefault="00827FCE" w:rsidP="00400277">
      <w:pPr>
        <w:pStyle w:val="Geenafstand"/>
        <w:rPr>
          <w:b/>
          <w:bCs/>
          <w:color w:val="2F5496" w:themeColor="accent1" w:themeShade="BF"/>
          <w:shd w:val="clear" w:color="auto" w:fill="FFFFFF"/>
        </w:rPr>
      </w:pPr>
      <w:r w:rsidRPr="006F3DD4">
        <w:rPr>
          <w:b/>
          <w:bCs/>
          <w:color w:val="2F5496" w:themeColor="accent1" w:themeShade="BF"/>
          <w:shd w:val="clear" w:color="auto" w:fill="FFFFFF"/>
        </w:rPr>
        <w:t xml:space="preserve">Psychologie </w:t>
      </w:r>
    </w:p>
    <w:p w14:paraId="4E6DEBA7" w14:textId="77777777" w:rsidR="00400277" w:rsidRDefault="00400277" w:rsidP="00400277">
      <w:pPr>
        <w:pStyle w:val="Geenafstand"/>
        <w:rPr>
          <w:color w:val="2F5496" w:themeColor="accent1" w:themeShade="BF"/>
          <w:shd w:val="clear" w:color="auto" w:fill="FFFFFF"/>
        </w:rPr>
      </w:pPr>
    </w:p>
    <w:p w14:paraId="69F6370A" w14:textId="1093FB1A"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1814C022" w14:textId="6AF550C9" w:rsidR="00400277" w:rsidRP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Deze studie doe je aan de universiteit. </w:t>
      </w:r>
    </w:p>
    <w:p w14:paraId="444BC19A" w14:textId="1CDA65D2" w:rsidR="00400277" w:rsidRDefault="00400277" w:rsidP="007C001F">
      <w:pPr>
        <w:pStyle w:val="Geenafstand"/>
        <w:rPr>
          <w:b/>
          <w:bCs/>
        </w:rPr>
      </w:pPr>
    </w:p>
    <w:p w14:paraId="486B53D2" w14:textId="77777777" w:rsidR="006F3DD4" w:rsidRDefault="006F3DD4" w:rsidP="006F3DD4">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87B8B1C" w14:textId="77777777" w:rsidR="006F3DD4" w:rsidRDefault="006F3DD4" w:rsidP="006F3DD4">
      <w:pPr>
        <w:pStyle w:val="Geenafstand"/>
        <w:rPr>
          <w:color w:val="2F5496" w:themeColor="accent1" w:themeShade="BF"/>
          <w:shd w:val="clear" w:color="auto" w:fill="FFFFFF"/>
        </w:rPr>
      </w:pPr>
      <w:r>
        <w:rPr>
          <w:color w:val="2F5496" w:themeColor="accent1" w:themeShade="BF"/>
          <w:shd w:val="clear" w:color="auto" w:fill="FFFFFF"/>
        </w:rPr>
        <w:t xml:space="preserve">Je moet eerst een opleiding doen voordat je psycholoog kan worden. </w:t>
      </w:r>
    </w:p>
    <w:p w14:paraId="1694A517" w14:textId="77777777" w:rsidR="006F3DD4" w:rsidRDefault="006F3DD4" w:rsidP="006F3DD4">
      <w:pPr>
        <w:pStyle w:val="Geenafstand"/>
        <w:rPr>
          <w:color w:val="2F5496" w:themeColor="accent1" w:themeShade="BF"/>
          <w:shd w:val="clear" w:color="auto" w:fill="FFFFFF"/>
        </w:rPr>
      </w:pPr>
    </w:p>
    <w:p w14:paraId="690BDB2E" w14:textId="5CE41031" w:rsidR="006F3DD4" w:rsidRDefault="006F3DD4" w:rsidP="006F3DD4">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44E1BDE" w14:textId="21464A5D" w:rsidR="006F3DD4" w:rsidRDefault="006F3DD4" w:rsidP="006F3DD4">
      <w:pPr>
        <w:pStyle w:val="Geenafstand"/>
        <w:rPr>
          <w:color w:val="2F5496" w:themeColor="accent1" w:themeShade="BF"/>
          <w:shd w:val="clear" w:color="auto" w:fill="FFFFFF"/>
        </w:rPr>
      </w:pPr>
      <w:r>
        <w:rPr>
          <w:color w:val="2F5496" w:themeColor="accent1" w:themeShade="BF"/>
          <w:shd w:val="clear" w:color="auto" w:fill="FFFFFF"/>
        </w:rPr>
        <w:t>Dit is de opleiding</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06E4513A" w14:textId="635E4251" w:rsidR="006F3DD4" w:rsidRDefault="006F3DD4" w:rsidP="006F3DD4">
      <w:pPr>
        <w:pStyle w:val="Geenafstand"/>
        <w:rPr>
          <w:color w:val="2F5496" w:themeColor="accent1" w:themeShade="BF"/>
          <w:shd w:val="clear" w:color="auto" w:fill="FFFFFF"/>
        </w:rPr>
      </w:pPr>
    </w:p>
    <w:p w14:paraId="3222FFF5" w14:textId="3CC9DDBE" w:rsidR="00733515" w:rsidRDefault="00733515" w:rsidP="006F3DD4">
      <w:pPr>
        <w:pStyle w:val="Geenafstand"/>
        <w:rPr>
          <w:color w:val="2F5496" w:themeColor="accent1" w:themeShade="BF"/>
          <w:shd w:val="clear" w:color="auto" w:fill="FFFFFF"/>
        </w:rPr>
      </w:pPr>
      <w:r>
        <w:rPr>
          <w:color w:val="2F5496" w:themeColor="accent1" w:themeShade="BF"/>
          <w:shd w:val="clear" w:color="auto" w:fill="FFFFFF"/>
        </w:rPr>
        <w:t>Onderwijskunde</w:t>
      </w:r>
    </w:p>
    <w:p w14:paraId="4DD911E6" w14:textId="7FDD2EED" w:rsidR="00733515" w:rsidRDefault="00733515" w:rsidP="006F3DD4">
      <w:pPr>
        <w:pStyle w:val="Geenafstand"/>
        <w:rPr>
          <w:color w:val="2F5496" w:themeColor="accent1" w:themeShade="BF"/>
          <w:shd w:val="clear" w:color="auto" w:fill="FFFFFF"/>
        </w:rPr>
      </w:pPr>
      <w:r>
        <w:rPr>
          <w:color w:val="2F5496" w:themeColor="accent1" w:themeShade="BF"/>
          <w:shd w:val="clear" w:color="auto" w:fill="FFFFFF"/>
        </w:rPr>
        <w:t>Geneeskunde</w:t>
      </w:r>
    </w:p>
    <w:p w14:paraId="3AF0F956" w14:textId="0B8E1090" w:rsidR="006F3DD4" w:rsidRDefault="00733515" w:rsidP="006F3DD4">
      <w:pPr>
        <w:pStyle w:val="Geenafstand"/>
        <w:rPr>
          <w:color w:val="2F5496" w:themeColor="accent1" w:themeShade="BF"/>
          <w:shd w:val="clear" w:color="auto" w:fill="FFFFFF"/>
        </w:rPr>
      </w:pPr>
      <w:r>
        <w:rPr>
          <w:color w:val="2F5496" w:themeColor="accent1" w:themeShade="BF"/>
          <w:shd w:val="clear" w:color="auto" w:fill="FFFFFF"/>
        </w:rPr>
        <w:t xml:space="preserve">Farmacie </w:t>
      </w:r>
    </w:p>
    <w:p w14:paraId="10D4A08D" w14:textId="5FF061D1" w:rsidR="006F3DD4" w:rsidRDefault="006F3DD4" w:rsidP="006F3DD4">
      <w:pPr>
        <w:pStyle w:val="Geenafstand"/>
        <w:rPr>
          <w:b/>
          <w:bCs/>
          <w:color w:val="2F5496" w:themeColor="accent1" w:themeShade="BF"/>
          <w:shd w:val="clear" w:color="auto" w:fill="FFFFFF"/>
        </w:rPr>
      </w:pPr>
      <w:r w:rsidRPr="006F3DD4">
        <w:rPr>
          <w:b/>
          <w:bCs/>
          <w:color w:val="2F5496" w:themeColor="accent1" w:themeShade="BF"/>
          <w:shd w:val="clear" w:color="auto" w:fill="FFFFFF"/>
        </w:rPr>
        <w:t xml:space="preserve">Psychologie </w:t>
      </w:r>
    </w:p>
    <w:p w14:paraId="481FFB71" w14:textId="77777777" w:rsidR="006F3DD4" w:rsidRDefault="006F3DD4" w:rsidP="006F3DD4">
      <w:pPr>
        <w:pStyle w:val="Geenafstand"/>
        <w:rPr>
          <w:color w:val="2F5496" w:themeColor="accent1" w:themeShade="BF"/>
          <w:shd w:val="clear" w:color="auto" w:fill="FFFFFF"/>
        </w:rPr>
      </w:pPr>
    </w:p>
    <w:p w14:paraId="0DFDFD10" w14:textId="77777777" w:rsidR="006F3DD4" w:rsidRDefault="006F3DD4" w:rsidP="006F3DD4">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3E20E93" w14:textId="036CED1C" w:rsidR="006F3DD4" w:rsidRDefault="006F3DD4" w:rsidP="006F3DD4">
      <w:pPr>
        <w:pStyle w:val="Geenafstand"/>
        <w:rPr>
          <w:color w:val="2F5496" w:themeColor="accent1" w:themeShade="BF"/>
          <w:shd w:val="clear" w:color="auto" w:fill="FFFFFF"/>
        </w:rPr>
      </w:pPr>
      <w:r>
        <w:rPr>
          <w:color w:val="2F5496" w:themeColor="accent1" w:themeShade="BF"/>
          <w:shd w:val="clear" w:color="auto" w:fill="FFFFFF"/>
        </w:rPr>
        <w:t xml:space="preserve">Deze studie doe je aan de universiteit. </w:t>
      </w:r>
    </w:p>
    <w:p w14:paraId="04D10180" w14:textId="61333E8F" w:rsidR="00733515" w:rsidRDefault="00733515" w:rsidP="006F3DD4">
      <w:pPr>
        <w:pStyle w:val="Geenafstand"/>
        <w:rPr>
          <w:color w:val="2F5496" w:themeColor="accent1" w:themeShade="BF"/>
          <w:shd w:val="clear" w:color="auto" w:fill="FFFFFF"/>
        </w:rPr>
      </w:pPr>
    </w:p>
    <w:p w14:paraId="75ADE426"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B167659"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Je moet eerst een opleiding doen voordat je psycholoog kan worden. </w:t>
      </w:r>
    </w:p>
    <w:p w14:paraId="17C70795" w14:textId="77777777" w:rsidR="00733515" w:rsidRDefault="00733515" w:rsidP="00733515">
      <w:pPr>
        <w:pStyle w:val="Geenafstand"/>
        <w:rPr>
          <w:color w:val="2F5496" w:themeColor="accent1" w:themeShade="BF"/>
          <w:shd w:val="clear" w:color="auto" w:fill="FFFFFF"/>
        </w:rPr>
      </w:pPr>
    </w:p>
    <w:p w14:paraId="497A8B09"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7D34C30A" w14:textId="005FC1D2"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Deze opleiding is psychologie. </w:t>
      </w:r>
    </w:p>
    <w:p w14:paraId="3ADEDFD5" w14:textId="4E6F4B9D" w:rsidR="00733515" w:rsidRDefault="00733515" w:rsidP="00733515">
      <w:pPr>
        <w:pStyle w:val="Geenafstand"/>
        <w:rPr>
          <w:color w:val="2F5496" w:themeColor="accent1" w:themeShade="BF"/>
          <w:shd w:val="clear" w:color="auto" w:fill="FFFFFF"/>
        </w:rPr>
      </w:pPr>
    </w:p>
    <w:p w14:paraId="1EB49ADB" w14:textId="0251793C" w:rsidR="00733515" w:rsidRPr="00733515" w:rsidRDefault="00733515" w:rsidP="00733515">
      <w:pPr>
        <w:pStyle w:val="Geenafstand"/>
        <w:rPr>
          <w:b/>
          <w:bCs/>
          <w:color w:val="2F5496" w:themeColor="accent1" w:themeShade="BF"/>
          <w:shd w:val="clear" w:color="auto" w:fill="FFFFFF"/>
        </w:rPr>
      </w:pPr>
      <w:r w:rsidRPr="00733515">
        <w:rPr>
          <w:b/>
          <w:bCs/>
          <w:color w:val="2F5496" w:themeColor="accent1" w:themeShade="BF"/>
          <w:shd w:val="clear" w:color="auto" w:fill="FFFFFF"/>
        </w:rPr>
        <w:t xml:space="preserve">Deze stelling is correct </w:t>
      </w:r>
    </w:p>
    <w:p w14:paraId="0AA4A3A7" w14:textId="7EE85DE2"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Deze stelling is niet correct </w:t>
      </w:r>
    </w:p>
    <w:p w14:paraId="33669420" w14:textId="77777777" w:rsidR="00733515" w:rsidRDefault="00733515" w:rsidP="00733515">
      <w:pPr>
        <w:pStyle w:val="Geenafstand"/>
        <w:rPr>
          <w:color w:val="2F5496" w:themeColor="accent1" w:themeShade="BF"/>
          <w:shd w:val="clear" w:color="auto" w:fill="FFFFFF"/>
        </w:rPr>
      </w:pPr>
    </w:p>
    <w:p w14:paraId="133DC1A1"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339E965" w14:textId="77777777" w:rsidR="00733515" w:rsidRPr="00400277"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Deze studie doe je aan de universiteit. </w:t>
      </w:r>
    </w:p>
    <w:p w14:paraId="6EF06422" w14:textId="77777777" w:rsidR="00733515" w:rsidRPr="00400277" w:rsidRDefault="00733515" w:rsidP="006F3DD4">
      <w:pPr>
        <w:pStyle w:val="Geenafstand"/>
        <w:rPr>
          <w:color w:val="2F5496" w:themeColor="accent1" w:themeShade="BF"/>
          <w:shd w:val="clear" w:color="auto" w:fill="FFFFFF"/>
        </w:rPr>
      </w:pPr>
    </w:p>
    <w:p w14:paraId="45C93021"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2482E1D"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Je moet eerst een opleiding doen voordat je psycholoog kan worden. </w:t>
      </w:r>
    </w:p>
    <w:p w14:paraId="361DFD5B" w14:textId="77777777" w:rsidR="00733515" w:rsidRDefault="00733515" w:rsidP="00733515">
      <w:pPr>
        <w:pStyle w:val="Geenafstand"/>
        <w:rPr>
          <w:color w:val="2F5496" w:themeColor="accent1" w:themeShade="BF"/>
          <w:shd w:val="clear" w:color="auto" w:fill="FFFFFF"/>
        </w:rPr>
      </w:pPr>
    </w:p>
    <w:p w14:paraId="378D5856"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482B1A2" w14:textId="4A5B9F79"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Deze opleiding is geneeskunde. </w:t>
      </w:r>
    </w:p>
    <w:p w14:paraId="64E57E3F" w14:textId="77777777" w:rsidR="00733515" w:rsidRDefault="00733515" w:rsidP="00733515">
      <w:pPr>
        <w:pStyle w:val="Geenafstand"/>
        <w:rPr>
          <w:color w:val="2F5496" w:themeColor="accent1" w:themeShade="BF"/>
          <w:shd w:val="clear" w:color="auto" w:fill="FFFFFF"/>
        </w:rPr>
      </w:pPr>
    </w:p>
    <w:p w14:paraId="53293464" w14:textId="77777777" w:rsidR="00733515" w:rsidRPr="00733515" w:rsidRDefault="00733515" w:rsidP="00733515">
      <w:pPr>
        <w:pStyle w:val="Geenafstand"/>
        <w:rPr>
          <w:color w:val="2F5496" w:themeColor="accent1" w:themeShade="BF"/>
          <w:shd w:val="clear" w:color="auto" w:fill="FFFFFF"/>
        </w:rPr>
      </w:pPr>
      <w:r w:rsidRPr="00733515">
        <w:rPr>
          <w:color w:val="2F5496" w:themeColor="accent1" w:themeShade="BF"/>
          <w:shd w:val="clear" w:color="auto" w:fill="FFFFFF"/>
        </w:rPr>
        <w:t xml:space="preserve">Deze stelling is correct </w:t>
      </w:r>
    </w:p>
    <w:p w14:paraId="6ECBC3AE" w14:textId="77777777" w:rsidR="00733515" w:rsidRPr="00733515" w:rsidRDefault="00733515" w:rsidP="00733515">
      <w:pPr>
        <w:pStyle w:val="Geenafstand"/>
        <w:rPr>
          <w:b/>
          <w:bCs/>
          <w:color w:val="2F5496" w:themeColor="accent1" w:themeShade="BF"/>
          <w:shd w:val="clear" w:color="auto" w:fill="FFFFFF"/>
        </w:rPr>
      </w:pPr>
      <w:r w:rsidRPr="00733515">
        <w:rPr>
          <w:b/>
          <w:bCs/>
          <w:color w:val="2F5496" w:themeColor="accent1" w:themeShade="BF"/>
          <w:shd w:val="clear" w:color="auto" w:fill="FFFFFF"/>
        </w:rPr>
        <w:t xml:space="preserve">Deze stelling is niet correct </w:t>
      </w:r>
    </w:p>
    <w:p w14:paraId="1A1EE4DF" w14:textId="77777777" w:rsidR="00733515" w:rsidRDefault="00733515" w:rsidP="00733515">
      <w:pPr>
        <w:pStyle w:val="Geenafstand"/>
        <w:rPr>
          <w:color w:val="2F5496" w:themeColor="accent1" w:themeShade="BF"/>
          <w:shd w:val="clear" w:color="auto" w:fill="FFFFFF"/>
        </w:rPr>
      </w:pPr>
    </w:p>
    <w:p w14:paraId="2E3EFFD3" w14:textId="77777777" w:rsidR="00733515"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1E92010" w14:textId="081750CA" w:rsidR="00733515" w:rsidRPr="00400277" w:rsidRDefault="00733515" w:rsidP="00733515">
      <w:pPr>
        <w:pStyle w:val="Geenafstand"/>
        <w:rPr>
          <w:color w:val="2F5496" w:themeColor="accent1" w:themeShade="BF"/>
          <w:shd w:val="clear" w:color="auto" w:fill="FFFFFF"/>
        </w:rPr>
      </w:pPr>
      <w:r>
        <w:rPr>
          <w:color w:val="2F5496" w:themeColor="accent1" w:themeShade="BF"/>
          <w:shd w:val="clear" w:color="auto" w:fill="FFFFFF"/>
        </w:rPr>
        <w:t xml:space="preserve">Dit is de opleiding psychologie. Deze studie doe je aan de universiteit. </w:t>
      </w:r>
    </w:p>
    <w:p w14:paraId="0180E204" w14:textId="77777777" w:rsidR="006F3DD4" w:rsidRDefault="006F3DD4" w:rsidP="007C001F">
      <w:pPr>
        <w:pStyle w:val="Geenafstand"/>
        <w:rPr>
          <w:b/>
          <w:bCs/>
        </w:rPr>
      </w:pPr>
    </w:p>
    <w:p w14:paraId="4510A23A" w14:textId="36C4BFF2" w:rsidR="00400277" w:rsidRDefault="00400277" w:rsidP="00400277">
      <w:pPr>
        <w:pStyle w:val="Geenafstand"/>
        <w:rPr>
          <w:color w:val="FF0000"/>
          <w:shd w:val="clear" w:color="auto" w:fill="FFFFFF"/>
        </w:rPr>
      </w:pPr>
      <w:r>
        <w:rPr>
          <w:color w:val="FF0000"/>
          <w:shd w:val="clear" w:color="auto" w:fill="FFFFFF"/>
        </w:rPr>
        <w:t xml:space="preserve">Leerdoel: de student weet dat gezondheidszorgpsycholoog en klinisch psycholoog twee verschillende soorten psychologen zijn binnen de GGZ. </w:t>
      </w:r>
    </w:p>
    <w:p w14:paraId="2A2C6523" w14:textId="77777777" w:rsidR="00400277" w:rsidRDefault="00400277" w:rsidP="00400277">
      <w:pPr>
        <w:pStyle w:val="Geenafstand"/>
        <w:rPr>
          <w:color w:val="FF0000"/>
          <w:shd w:val="clear" w:color="auto" w:fill="FFFFFF"/>
        </w:rPr>
      </w:pPr>
    </w:p>
    <w:p w14:paraId="0430AFEF" w14:textId="77777777" w:rsidR="00400277" w:rsidRDefault="00400277" w:rsidP="00400277">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5ADA0A7C" w14:textId="77777777" w:rsidR="00400277" w:rsidRDefault="00400277" w:rsidP="00400277">
      <w:pPr>
        <w:pStyle w:val="Geenafstand"/>
        <w:rPr>
          <w:b/>
          <w:bCs/>
          <w:color w:val="2F5496" w:themeColor="accent1" w:themeShade="BF"/>
          <w:shd w:val="clear" w:color="auto" w:fill="FFFFFF"/>
        </w:rPr>
      </w:pPr>
    </w:p>
    <w:p w14:paraId="79D12CC2" w14:textId="01831CA5"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DEE8F74" w14:textId="7F829F91" w:rsidR="00733515" w:rsidRDefault="00733515" w:rsidP="00400277">
      <w:pPr>
        <w:pStyle w:val="Geenafstand"/>
        <w:rPr>
          <w:color w:val="2F5496" w:themeColor="accent1" w:themeShade="BF"/>
          <w:shd w:val="clear" w:color="auto" w:fill="FFFFFF"/>
        </w:rPr>
      </w:pPr>
      <w:r>
        <w:rPr>
          <w:color w:val="2F5496" w:themeColor="accent1" w:themeShade="BF"/>
          <w:shd w:val="clear" w:color="auto" w:fill="FFFFFF"/>
        </w:rPr>
        <w:t>Binnen de geestelijke gezondheidszorg (GGZ) zijn verschillende soorten psychologen</w:t>
      </w:r>
      <w:r w:rsidR="00907B91">
        <w:rPr>
          <w:color w:val="2F5496" w:themeColor="accent1" w:themeShade="BF"/>
          <w:shd w:val="clear" w:color="auto" w:fill="FFFFFF"/>
        </w:rPr>
        <w:t xml:space="preserve"> werkzaam</w:t>
      </w:r>
      <w:r>
        <w:rPr>
          <w:color w:val="2F5496" w:themeColor="accent1" w:themeShade="BF"/>
          <w:shd w:val="clear" w:color="auto" w:fill="FFFFFF"/>
        </w:rPr>
        <w:t xml:space="preserve">. </w:t>
      </w:r>
    </w:p>
    <w:p w14:paraId="68AEF606" w14:textId="77777777" w:rsidR="00400277" w:rsidRDefault="00400277" w:rsidP="00400277">
      <w:pPr>
        <w:pStyle w:val="Geenafstand"/>
        <w:rPr>
          <w:color w:val="2F5496" w:themeColor="accent1" w:themeShade="BF"/>
          <w:shd w:val="clear" w:color="auto" w:fill="FFFFFF"/>
        </w:rPr>
      </w:pPr>
    </w:p>
    <w:p w14:paraId="1B214595" w14:textId="2E65BE6E"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104751FD" w14:textId="350A0019" w:rsidR="00733515" w:rsidRDefault="00733515" w:rsidP="00400277">
      <w:pPr>
        <w:pStyle w:val="Geenafstand"/>
        <w:rPr>
          <w:color w:val="2F5496" w:themeColor="accent1" w:themeShade="BF"/>
          <w:shd w:val="clear" w:color="auto" w:fill="FFFFFF"/>
        </w:rPr>
      </w:pPr>
      <w:commentRangeStart w:id="69"/>
      <w:r>
        <w:rPr>
          <w:color w:val="2F5496" w:themeColor="accent1" w:themeShade="BF"/>
          <w:shd w:val="clear" w:color="auto" w:fill="FFFFFF"/>
        </w:rPr>
        <w:t xml:space="preserve">Wat voor soort psycholoog is dit? </w:t>
      </w:r>
      <w:commentRangeEnd w:id="69"/>
      <w:r w:rsidR="004F35B0">
        <w:rPr>
          <w:rStyle w:val="Verwijzingopmerking"/>
        </w:rPr>
        <w:commentReference w:id="69"/>
      </w:r>
    </w:p>
    <w:p w14:paraId="5BB293AD" w14:textId="6CD83075" w:rsidR="00733515" w:rsidRDefault="00733515" w:rsidP="00400277">
      <w:pPr>
        <w:pStyle w:val="Geenafstand"/>
        <w:rPr>
          <w:color w:val="2F5496" w:themeColor="accent1" w:themeShade="BF"/>
          <w:shd w:val="clear" w:color="auto" w:fill="FFFFFF"/>
        </w:rPr>
      </w:pPr>
    </w:p>
    <w:p w14:paraId="3CC7E5D3" w14:textId="426778AB" w:rsidR="00733515" w:rsidRPr="00733515" w:rsidRDefault="00733515" w:rsidP="00400277">
      <w:pPr>
        <w:pStyle w:val="Geenafstand"/>
        <w:rPr>
          <w:b/>
          <w:bCs/>
          <w:color w:val="2F5496" w:themeColor="accent1" w:themeShade="BF"/>
          <w:shd w:val="clear" w:color="auto" w:fill="FFFFFF"/>
        </w:rPr>
      </w:pPr>
      <w:r w:rsidRPr="00733515">
        <w:rPr>
          <w:b/>
          <w:bCs/>
          <w:color w:val="2F5496" w:themeColor="accent1" w:themeShade="BF"/>
          <w:shd w:val="clear" w:color="auto" w:fill="FFFFFF"/>
        </w:rPr>
        <w:t xml:space="preserve">Klinisch </w:t>
      </w:r>
    </w:p>
    <w:p w14:paraId="168D04ED" w14:textId="7ACB1AB2" w:rsidR="00733515" w:rsidRDefault="00733515" w:rsidP="00400277">
      <w:pPr>
        <w:pStyle w:val="Geenafstand"/>
        <w:rPr>
          <w:color w:val="2F5496" w:themeColor="accent1" w:themeShade="BF"/>
          <w:shd w:val="clear" w:color="auto" w:fill="FFFFFF"/>
        </w:rPr>
      </w:pPr>
      <w:r>
        <w:rPr>
          <w:color w:val="2F5496" w:themeColor="accent1" w:themeShade="BF"/>
          <w:shd w:val="clear" w:color="auto" w:fill="FFFFFF"/>
        </w:rPr>
        <w:lastRenderedPageBreak/>
        <w:t xml:space="preserve">Medisch </w:t>
      </w:r>
    </w:p>
    <w:p w14:paraId="5CCC1E6A" w14:textId="7A1C1771" w:rsidR="00733515" w:rsidRDefault="00733515" w:rsidP="00400277">
      <w:pPr>
        <w:pStyle w:val="Geenafstand"/>
        <w:rPr>
          <w:color w:val="2F5496" w:themeColor="accent1" w:themeShade="BF"/>
          <w:shd w:val="clear" w:color="auto" w:fill="FFFFFF"/>
        </w:rPr>
      </w:pPr>
      <w:r>
        <w:rPr>
          <w:color w:val="2F5496" w:themeColor="accent1" w:themeShade="BF"/>
          <w:shd w:val="clear" w:color="auto" w:fill="FFFFFF"/>
        </w:rPr>
        <w:t xml:space="preserve">Somatisch </w:t>
      </w:r>
    </w:p>
    <w:p w14:paraId="22BC4CF4" w14:textId="4A82A91C" w:rsidR="00733515" w:rsidRDefault="00733515" w:rsidP="00400277">
      <w:pPr>
        <w:pStyle w:val="Geenafstand"/>
        <w:rPr>
          <w:color w:val="2F5496" w:themeColor="accent1" w:themeShade="BF"/>
          <w:shd w:val="clear" w:color="auto" w:fill="FFFFFF"/>
        </w:rPr>
      </w:pPr>
      <w:r>
        <w:rPr>
          <w:color w:val="2F5496" w:themeColor="accent1" w:themeShade="BF"/>
          <w:shd w:val="clear" w:color="auto" w:fill="FFFFFF"/>
        </w:rPr>
        <w:t>Praktisch</w:t>
      </w:r>
    </w:p>
    <w:p w14:paraId="66773334" w14:textId="77777777" w:rsidR="00400277" w:rsidRDefault="00400277" w:rsidP="00400277">
      <w:pPr>
        <w:pStyle w:val="Geenafstand"/>
        <w:rPr>
          <w:color w:val="2F5496" w:themeColor="accent1" w:themeShade="BF"/>
          <w:shd w:val="clear" w:color="auto" w:fill="FFFFFF"/>
        </w:rPr>
      </w:pPr>
    </w:p>
    <w:p w14:paraId="05F43613" w14:textId="5026713E"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Extra info:</w:t>
      </w:r>
    </w:p>
    <w:p w14:paraId="6DD325D2" w14:textId="72403406" w:rsidR="00907B91" w:rsidRDefault="00907B91" w:rsidP="00400277">
      <w:pPr>
        <w:pStyle w:val="Geenafstand"/>
        <w:rPr>
          <w:color w:val="2F5496" w:themeColor="accent1" w:themeShade="BF"/>
          <w:shd w:val="clear" w:color="auto" w:fill="FFFFFF"/>
        </w:rPr>
      </w:pPr>
      <w:r>
        <w:rPr>
          <w:color w:val="2F5496" w:themeColor="accent1" w:themeShade="BF"/>
          <w:shd w:val="clear" w:color="auto" w:fill="FFFFFF"/>
        </w:rPr>
        <w:t xml:space="preserve">Naast een klinisch psycholoog is een gezondheidszorgpsycholoog een andere soort psycholoog binnen de GGZ. </w:t>
      </w:r>
    </w:p>
    <w:p w14:paraId="31597691" w14:textId="7590090C" w:rsidR="00907B91" w:rsidRDefault="00907B91" w:rsidP="00400277">
      <w:pPr>
        <w:pStyle w:val="Geenafstand"/>
        <w:rPr>
          <w:color w:val="2F5496" w:themeColor="accent1" w:themeShade="BF"/>
          <w:shd w:val="clear" w:color="auto" w:fill="FFFFFF"/>
        </w:rPr>
      </w:pPr>
    </w:p>
    <w:p w14:paraId="7C5BA081" w14:textId="77777777"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6229822D" w14:textId="141EC0BF"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 xml:space="preserve">Binnen de geestelijke gezondheidszorg (GGZ) zijn verschillende soorten psychologen werkzaam. </w:t>
      </w:r>
    </w:p>
    <w:p w14:paraId="6D73E85D" w14:textId="77777777" w:rsidR="00907B91" w:rsidRDefault="00907B91" w:rsidP="00907B91">
      <w:pPr>
        <w:pStyle w:val="Geenafstand"/>
        <w:rPr>
          <w:color w:val="2F5496" w:themeColor="accent1" w:themeShade="BF"/>
          <w:shd w:val="clear" w:color="auto" w:fill="FFFFFF"/>
        </w:rPr>
      </w:pPr>
    </w:p>
    <w:p w14:paraId="12A626D5" w14:textId="50988DBD"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B2C745A" w14:textId="74AE7517" w:rsidR="00907B91" w:rsidRDefault="00907B91" w:rsidP="00907B91">
      <w:pPr>
        <w:pStyle w:val="Geenafstand"/>
        <w:rPr>
          <w:color w:val="2F5496" w:themeColor="accent1" w:themeShade="BF"/>
          <w:shd w:val="clear" w:color="auto" w:fill="FFFFFF"/>
        </w:rPr>
      </w:pPr>
      <w:commentRangeStart w:id="70"/>
      <w:r>
        <w:rPr>
          <w:color w:val="2F5496" w:themeColor="accent1" w:themeShade="BF"/>
          <w:shd w:val="clear" w:color="auto" w:fill="FFFFFF"/>
        </w:rPr>
        <w:t>Dit is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psycholoog</w:t>
      </w:r>
      <w:proofErr w:type="gramEnd"/>
      <w:r>
        <w:rPr>
          <w:color w:val="2F5496" w:themeColor="accent1" w:themeShade="BF"/>
          <w:shd w:val="clear" w:color="auto" w:fill="FFFFFF"/>
        </w:rPr>
        <w:t xml:space="preserve">. </w:t>
      </w:r>
      <w:commentRangeEnd w:id="70"/>
      <w:r w:rsidR="004F35B0">
        <w:rPr>
          <w:rStyle w:val="Verwijzingopmerking"/>
        </w:rPr>
        <w:commentReference w:id="70"/>
      </w:r>
    </w:p>
    <w:p w14:paraId="4378524C" w14:textId="189474C8" w:rsidR="00907B91" w:rsidRDefault="00907B91" w:rsidP="00907B91">
      <w:pPr>
        <w:pStyle w:val="Geenafstand"/>
        <w:rPr>
          <w:color w:val="2F5496" w:themeColor="accent1" w:themeShade="BF"/>
          <w:shd w:val="clear" w:color="auto" w:fill="FFFFFF"/>
        </w:rPr>
      </w:pPr>
    </w:p>
    <w:p w14:paraId="1250DB86" w14:textId="469B2C76"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 xml:space="preserve">Somatisch </w:t>
      </w:r>
    </w:p>
    <w:p w14:paraId="6D9C0ACC" w14:textId="5351A676"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Ziekenhuiszorg</w:t>
      </w:r>
    </w:p>
    <w:p w14:paraId="671255AD" w14:textId="0A3B1B56" w:rsidR="00907B91" w:rsidRDefault="00907B91" w:rsidP="00907B91">
      <w:pPr>
        <w:pStyle w:val="Geenafstand"/>
        <w:rPr>
          <w:color w:val="2F5496" w:themeColor="accent1" w:themeShade="BF"/>
          <w:shd w:val="clear" w:color="auto" w:fill="FFFFFF"/>
        </w:rPr>
      </w:pPr>
      <w:proofErr w:type="spellStart"/>
      <w:r>
        <w:rPr>
          <w:color w:val="2F5496" w:themeColor="accent1" w:themeShade="BF"/>
          <w:shd w:val="clear" w:color="auto" w:fill="FFFFFF"/>
        </w:rPr>
        <w:t>Eerste-lijns</w:t>
      </w:r>
      <w:proofErr w:type="spellEnd"/>
      <w:r>
        <w:rPr>
          <w:color w:val="2F5496" w:themeColor="accent1" w:themeShade="BF"/>
          <w:shd w:val="clear" w:color="auto" w:fill="FFFFFF"/>
        </w:rPr>
        <w:t xml:space="preserve"> </w:t>
      </w:r>
    </w:p>
    <w:p w14:paraId="79FA10E3" w14:textId="2DFDAA48" w:rsidR="00907B91" w:rsidRPr="00733515" w:rsidRDefault="00907B91" w:rsidP="00907B91">
      <w:pPr>
        <w:pStyle w:val="Geenafstand"/>
        <w:rPr>
          <w:b/>
          <w:bCs/>
          <w:color w:val="2F5496" w:themeColor="accent1" w:themeShade="BF"/>
          <w:shd w:val="clear" w:color="auto" w:fill="FFFFFF"/>
        </w:rPr>
      </w:pPr>
      <w:r>
        <w:rPr>
          <w:b/>
          <w:bCs/>
          <w:color w:val="2F5496" w:themeColor="accent1" w:themeShade="BF"/>
          <w:shd w:val="clear" w:color="auto" w:fill="FFFFFF"/>
        </w:rPr>
        <w:t>Gezondheidszorg</w:t>
      </w:r>
    </w:p>
    <w:p w14:paraId="017DA915" w14:textId="77777777" w:rsidR="00907B91" w:rsidRDefault="00907B91" w:rsidP="00907B91">
      <w:pPr>
        <w:pStyle w:val="Geenafstand"/>
        <w:rPr>
          <w:color w:val="2F5496" w:themeColor="accent1" w:themeShade="BF"/>
          <w:shd w:val="clear" w:color="auto" w:fill="FFFFFF"/>
        </w:rPr>
      </w:pPr>
    </w:p>
    <w:p w14:paraId="4CCC3CAE" w14:textId="77777777"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Extra info:</w:t>
      </w:r>
    </w:p>
    <w:p w14:paraId="5240C5F0" w14:textId="7AA0026A" w:rsidR="00907B91" w:rsidRDefault="00907B91" w:rsidP="00907B91">
      <w:pPr>
        <w:pStyle w:val="Geenafstand"/>
        <w:rPr>
          <w:color w:val="2F5496" w:themeColor="accent1" w:themeShade="BF"/>
          <w:shd w:val="clear" w:color="auto" w:fill="FFFFFF"/>
        </w:rPr>
      </w:pPr>
      <w:r>
        <w:rPr>
          <w:color w:val="2F5496" w:themeColor="accent1" w:themeShade="BF"/>
          <w:shd w:val="clear" w:color="auto" w:fill="FFFFFF"/>
        </w:rPr>
        <w:t xml:space="preserve">Naast een gezondheidszorg psycholoog is een </w:t>
      </w:r>
      <w:r w:rsidR="00FD1F83">
        <w:rPr>
          <w:color w:val="2F5496" w:themeColor="accent1" w:themeShade="BF"/>
          <w:shd w:val="clear" w:color="auto" w:fill="FFFFFF"/>
        </w:rPr>
        <w:t xml:space="preserve">klinisch </w:t>
      </w:r>
      <w:r>
        <w:rPr>
          <w:color w:val="2F5496" w:themeColor="accent1" w:themeShade="BF"/>
          <w:shd w:val="clear" w:color="auto" w:fill="FFFFFF"/>
        </w:rPr>
        <w:t xml:space="preserve">psycholoog een andere soort psycholoog binnen de GGZ. </w:t>
      </w:r>
    </w:p>
    <w:p w14:paraId="31B809C5" w14:textId="7EC9EAE5" w:rsidR="00907B91" w:rsidRDefault="00907B91" w:rsidP="00400277">
      <w:pPr>
        <w:pStyle w:val="Geenafstand"/>
        <w:rPr>
          <w:color w:val="2F5496" w:themeColor="accent1" w:themeShade="BF"/>
          <w:shd w:val="clear" w:color="auto" w:fill="FFFFFF"/>
        </w:rPr>
      </w:pPr>
    </w:p>
    <w:p w14:paraId="3799E479" w14:textId="77777777" w:rsidR="00FD1F83" w:rsidRDefault="00FD1F83" w:rsidP="00FD1F83">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5DECED3" w14:textId="77777777" w:rsidR="00FD1F83" w:rsidRDefault="00FD1F83" w:rsidP="00FD1F83">
      <w:pPr>
        <w:pStyle w:val="Geenafstand"/>
        <w:rPr>
          <w:color w:val="2F5496" w:themeColor="accent1" w:themeShade="BF"/>
          <w:shd w:val="clear" w:color="auto" w:fill="FFFFFF"/>
        </w:rPr>
      </w:pPr>
      <w:r>
        <w:rPr>
          <w:color w:val="2F5496" w:themeColor="accent1" w:themeShade="BF"/>
          <w:shd w:val="clear" w:color="auto" w:fill="FFFFFF"/>
        </w:rPr>
        <w:t xml:space="preserve">Binnen de geestelijke gezondheidszorg (GGZ) zijn verschillende soorten psychologen werkzaam. </w:t>
      </w:r>
    </w:p>
    <w:p w14:paraId="6FB13876" w14:textId="77777777" w:rsidR="00FD1F83" w:rsidRDefault="00FD1F83" w:rsidP="00FD1F83">
      <w:pPr>
        <w:pStyle w:val="Geenafstand"/>
        <w:rPr>
          <w:color w:val="2F5496" w:themeColor="accent1" w:themeShade="BF"/>
          <w:shd w:val="clear" w:color="auto" w:fill="FFFFFF"/>
        </w:rPr>
      </w:pPr>
    </w:p>
    <w:p w14:paraId="7CCFEF77" w14:textId="77777777" w:rsidR="00FD1F83" w:rsidRDefault="00FD1F83" w:rsidP="00FD1F83">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02297F3" w14:textId="77777777" w:rsidR="00FD1F83" w:rsidRDefault="00FD1F83" w:rsidP="00FD1F83">
      <w:pPr>
        <w:pStyle w:val="Geenafstand"/>
        <w:rPr>
          <w:color w:val="2F5496" w:themeColor="accent1" w:themeShade="BF"/>
          <w:shd w:val="clear" w:color="auto" w:fill="FFFFFF"/>
        </w:rPr>
      </w:pPr>
      <w:commentRangeStart w:id="71"/>
      <w:r>
        <w:rPr>
          <w:color w:val="2F5496" w:themeColor="accent1" w:themeShade="BF"/>
          <w:shd w:val="clear" w:color="auto" w:fill="FFFFFF"/>
        </w:rPr>
        <w:t>Dit is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psycholoog</w:t>
      </w:r>
      <w:proofErr w:type="gramEnd"/>
      <w:r>
        <w:rPr>
          <w:color w:val="2F5496" w:themeColor="accent1" w:themeShade="BF"/>
          <w:shd w:val="clear" w:color="auto" w:fill="FFFFFF"/>
        </w:rPr>
        <w:t xml:space="preserve">. </w:t>
      </w:r>
      <w:commentRangeEnd w:id="71"/>
      <w:r w:rsidR="004F35B0">
        <w:rPr>
          <w:rStyle w:val="Verwijzingopmerking"/>
        </w:rPr>
        <w:commentReference w:id="71"/>
      </w:r>
    </w:p>
    <w:p w14:paraId="5A2C1885" w14:textId="77777777" w:rsidR="00FD1F83" w:rsidRDefault="00FD1F83" w:rsidP="00FD1F83">
      <w:pPr>
        <w:pStyle w:val="Geenafstand"/>
        <w:rPr>
          <w:color w:val="2F5496" w:themeColor="accent1" w:themeShade="BF"/>
          <w:shd w:val="clear" w:color="auto" w:fill="FFFFFF"/>
        </w:rPr>
      </w:pPr>
    </w:p>
    <w:p w14:paraId="7A54BFB7" w14:textId="631D622D" w:rsidR="00FD1F83" w:rsidRPr="00FD1F83" w:rsidRDefault="00FD1F83" w:rsidP="00FD1F83">
      <w:pPr>
        <w:pStyle w:val="Geenafstand"/>
        <w:rPr>
          <w:color w:val="2F5496" w:themeColor="accent1" w:themeShade="BF"/>
          <w:shd w:val="clear" w:color="auto" w:fill="FFFFFF"/>
        </w:rPr>
      </w:pPr>
      <w:r w:rsidRPr="00FD1F83">
        <w:rPr>
          <w:color w:val="2F5496" w:themeColor="accent1" w:themeShade="BF"/>
          <w:shd w:val="clear" w:color="auto" w:fill="FFFFFF"/>
        </w:rPr>
        <w:t>Gezondheidszorg</w:t>
      </w:r>
    </w:p>
    <w:p w14:paraId="794C340F" w14:textId="42D8C4D5" w:rsidR="00FD1F83" w:rsidRPr="00FD1F83" w:rsidRDefault="00FD1F83" w:rsidP="00FD1F83">
      <w:pPr>
        <w:pStyle w:val="Geenafstand"/>
        <w:rPr>
          <w:color w:val="2F5496" w:themeColor="accent1" w:themeShade="BF"/>
          <w:shd w:val="clear" w:color="auto" w:fill="FFFFFF"/>
        </w:rPr>
      </w:pPr>
      <w:r w:rsidRPr="00FD1F83">
        <w:rPr>
          <w:color w:val="2F5496" w:themeColor="accent1" w:themeShade="BF"/>
          <w:shd w:val="clear" w:color="auto" w:fill="FFFFFF"/>
        </w:rPr>
        <w:t xml:space="preserve">Klinisch </w:t>
      </w:r>
    </w:p>
    <w:p w14:paraId="1103EBA9" w14:textId="184C7BCF" w:rsidR="00FD1F83" w:rsidRDefault="00FD1F83" w:rsidP="00FD1F83">
      <w:pPr>
        <w:pStyle w:val="Geenafstand"/>
        <w:rPr>
          <w:b/>
          <w:bCs/>
          <w:color w:val="2F5496" w:themeColor="accent1" w:themeShade="BF"/>
          <w:shd w:val="clear" w:color="auto" w:fill="FFFFFF"/>
        </w:rPr>
      </w:pPr>
      <w:r>
        <w:rPr>
          <w:b/>
          <w:bCs/>
          <w:color w:val="2F5496" w:themeColor="accent1" w:themeShade="BF"/>
          <w:shd w:val="clear" w:color="auto" w:fill="FFFFFF"/>
        </w:rPr>
        <w:t xml:space="preserve">Beide bovenstaande </w:t>
      </w:r>
    </w:p>
    <w:p w14:paraId="234560A8" w14:textId="2FAFD9DF" w:rsidR="00FD1F83" w:rsidRDefault="00FD1F83" w:rsidP="00400277">
      <w:pPr>
        <w:pStyle w:val="Geenafstand"/>
        <w:rPr>
          <w:color w:val="2F5496" w:themeColor="accent1" w:themeShade="BF"/>
          <w:shd w:val="clear" w:color="auto" w:fill="FFFFFF"/>
        </w:rPr>
      </w:pPr>
      <w:r w:rsidRPr="00FD1F83">
        <w:rPr>
          <w:color w:val="2F5496" w:themeColor="accent1" w:themeShade="BF"/>
          <w:shd w:val="clear" w:color="auto" w:fill="FFFFFF"/>
        </w:rPr>
        <w:t>Geen van bovenstaande</w:t>
      </w:r>
    </w:p>
    <w:p w14:paraId="13F8A64D" w14:textId="04CB24C3" w:rsidR="00400277" w:rsidRDefault="00400277" w:rsidP="007C001F">
      <w:pPr>
        <w:pStyle w:val="Geenafstand"/>
        <w:rPr>
          <w:b/>
          <w:bCs/>
        </w:rPr>
      </w:pPr>
    </w:p>
    <w:p w14:paraId="4C606A3C" w14:textId="2A9F88A1" w:rsidR="00400277" w:rsidRDefault="00400277" w:rsidP="00400277">
      <w:pPr>
        <w:pStyle w:val="Geenafstand"/>
        <w:rPr>
          <w:color w:val="FF0000"/>
          <w:shd w:val="clear" w:color="auto" w:fill="FFFFFF"/>
        </w:rPr>
      </w:pPr>
      <w:r>
        <w:rPr>
          <w:color w:val="FF0000"/>
          <w:shd w:val="clear" w:color="auto" w:fill="FFFFFF"/>
        </w:rPr>
        <w:t xml:space="preserve">Leerdoel: </w:t>
      </w:r>
      <w:r w:rsidR="00FF564E">
        <w:rPr>
          <w:color w:val="FF0000"/>
          <w:shd w:val="clear" w:color="auto" w:fill="FFFFFF"/>
        </w:rPr>
        <w:t xml:space="preserve">de student weet dat je als psycholoog let op het gedrag, de gedachten en de emoties van de zorgvrager. </w:t>
      </w:r>
    </w:p>
    <w:p w14:paraId="4CA8AA87" w14:textId="77777777" w:rsidR="00FF564E" w:rsidRDefault="00FF564E" w:rsidP="00400277">
      <w:pPr>
        <w:pStyle w:val="Geenafstand"/>
        <w:rPr>
          <w:color w:val="FF0000"/>
          <w:shd w:val="clear" w:color="auto" w:fill="FFFFFF"/>
        </w:rPr>
      </w:pPr>
    </w:p>
    <w:p w14:paraId="6BBFE499" w14:textId="77777777" w:rsidR="00400277" w:rsidRDefault="00400277" w:rsidP="00400277">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3BB1B9FE" w14:textId="77777777" w:rsidR="00400277" w:rsidRDefault="00400277" w:rsidP="00400277">
      <w:pPr>
        <w:pStyle w:val="Geenafstand"/>
        <w:rPr>
          <w:b/>
          <w:bCs/>
          <w:color w:val="2F5496" w:themeColor="accent1" w:themeShade="BF"/>
          <w:shd w:val="clear" w:color="auto" w:fill="FFFFFF"/>
        </w:rPr>
      </w:pPr>
    </w:p>
    <w:p w14:paraId="2C391B38" w14:textId="08460F84"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2CDE3B8" w14:textId="31801B4E" w:rsidR="00FD1F83" w:rsidRDefault="00FD1F83" w:rsidP="00400277">
      <w:pPr>
        <w:pStyle w:val="Geenafstand"/>
        <w:rPr>
          <w:color w:val="2F5496" w:themeColor="accent1" w:themeShade="BF"/>
          <w:shd w:val="clear" w:color="auto" w:fill="FFFFFF"/>
        </w:rPr>
      </w:pPr>
      <w:r>
        <w:rPr>
          <w:color w:val="2F5496" w:themeColor="accent1" w:themeShade="BF"/>
          <w:shd w:val="clear" w:color="auto" w:fill="FFFFFF"/>
        </w:rPr>
        <w:t xml:space="preserve">Als psycholoog let je op bepaalde zaken van de zorgvrager. </w:t>
      </w:r>
    </w:p>
    <w:p w14:paraId="25D5F3EF" w14:textId="77777777" w:rsidR="00400277" w:rsidRDefault="00400277" w:rsidP="00400277">
      <w:pPr>
        <w:pStyle w:val="Geenafstand"/>
        <w:rPr>
          <w:color w:val="2F5496" w:themeColor="accent1" w:themeShade="BF"/>
          <w:shd w:val="clear" w:color="auto" w:fill="FFFFFF"/>
        </w:rPr>
      </w:pPr>
    </w:p>
    <w:p w14:paraId="1BFBE155" w14:textId="3CEC6C9F"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550FD897" w14:textId="4DB34FF4" w:rsidR="00FD1F83" w:rsidRDefault="00FD1F83" w:rsidP="00400277">
      <w:pPr>
        <w:pStyle w:val="Geenafstand"/>
        <w:rPr>
          <w:color w:val="2F5496" w:themeColor="accent1" w:themeShade="BF"/>
          <w:shd w:val="clear" w:color="auto" w:fill="FFFFFF"/>
        </w:rPr>
      </w:pPr>
      <w:commentRangeStart w:id="72"/>
      <w:r>
        <w:rPr>
          <w:color w:val="2F5496" w:themeColor="accent1" w:themeShade="BF"/>
          <w:shd w:val="clear" w:color="auto" w:fill="FFFFFF"/>
        </w:rPr>
        <w:t xml:space="preserve">Waar let je op? </w:t>
      </w:r>
      <w:commentRangeEnd w:id="72"/>
      <w:r w:rsidR="004F35B0">
        <w:rPr>
          <w:rStyle w:val="Verwijzingopmerking"/>
        </w:rPr>
        <w:commentReference w:id="72"/>
      </w:r>
    </w:p>
    <w:p w14:paraId="51BA91F5" w14:textId="2566F74F" w:rsidR="00FD1F83" w:rsidRDefault="00FD1F83" w:rsidP="00400277">
      <w:pPr>
        <w:pStyle w:val="Geenafstand"/>
        <w:rPr>
          <w:color w:val="2F5496" w:themeColor="accent1" w:themeShade="BF"/>
          <w:shd w:val="clear" w:color="auto" w:fill="FFFFFF"/>
        </w:rPr>
      </w:pPr>
    </w:p>
    <w:p w14:paraId="7A2A4732" w14:textId="7D956A35" w:rsidR="00FD1F83" w:rsidRDefault="00FD1F83" w:rsidP="00400277">
      <w:pPr>
        <w:pStyle w:val="Geenafstand"/>
        <w:rPr>
          <w:color w:val="2F5496" w:themeColor="accent1" w:themeShade="BF"/>
          <w:shd w:val="clear" w:color="auto" w:fill="FFFFFF"/>
        </w:rPr>
      </w:pPr>
      <w:r>
        <w:rPr>
          <w:color w:val="2F5496" w:themeColor="accent1" w:themeShade="BF"/>
          <w:shd w:val="clear" w:color="auto" w:fill="FFFFFF"/>
        </w:rPr>
        <w:t>De medische voorgesch</w:t>
      </w:r>
      <w:r w:rsidR="00C36CA1">
        <w:rPr>
          <w:color w:val="2F5496" w:themeColor="accent1" w:themeShade="BF"/>
          <w:shd w:val="clear" w:color="auto" w:fill="FFFFFF"/>
        </w:rPr>
        <w:t>iedenis</w:t>
      </w:r>
    </w:p>
    <w:p w14:paraId="168DF094" w14:textId="5C8CECD8" w:rsidR="00FD1F83" w:rsidRDefault="00FD1F83" w:rsidP="00400277">
      <w:pPr>
        <w:pStyle w:val="Geenafstand"/>
        <w:rPr>
          <w:color w:val="2F5496" w:themeColor="accent1" w:themeShade="BF"/>
          <w:shd w:val="clear" w:color="auto" w:fill="FFFFFF"/>
        </w:rPr>
      </w:pPr>
      <w:r>
        <w:rPr>
          <w:color w:val="2F5496" w:themeColor="accent1" w:themeShade="BF"/>
          <w:shd w:val="clear" w:color="auto" w:fill="FFFFFF"/>
        </w:rPr>
        <w:t xml:space="preserve">De persoonlijke verzorging </w:t>
      </w:r>
    </w:p>
    <w:p w14:paraId="2EA77D64" w14:textId="1D525B5B" w:rsidR="00FD1F83" w:rsidRDefault="00FD1F83" w:rsidP="00400277">
      <w:pPr>
        <w:pStyle w:val="Geenafstand"/>
        <w:rPr>
          <w:color w:val="2F5496" w:themeColor="accent1" w:themeShade="BF"/>
          <w:shd w:val="clear" w:color="auto" w:fill="FFFFFF"/>
        </w:rPr>
      </w:pPr>
      <w:r>
        <w:rPr>
          <w:color w:val="2F5496" w:themeColor="accent1" w:themeShade="BF"/>
          <w:shd w:val="clear" w:color="auto" w:fill="FFFFFF"/>
        </w:rPr>
        <w:t xml:space="preserve">De sociale kring </w:t>
      </w:r>
    </w:p>
    <w:p w14:paraId="7261933F" w14:textId="25BF27A3" w:rsidR="00FD1F83" w:rsidRPr="00FD1F83" w:rsidRDefault="00FD1F83" w:rsidP="00400277">
      <w:pPr>
        <w:pStyle w:val="Geenafstand"/>
        <w:rPr>
          <w:b/>
          <w:bCs/>
          <w:color w:val="2F5496" w:themeColor="accent1" w:themeShade="BF"/>
          <w:shd w:val="clear" w:color="auto" w:fill="FFFFFF"/>
        </w:rPr>
      </w:pPr>
      <w:r w:rsidRPr="00FD1F83">
        <w:rPr>
          <w:b/>
          <w:bCs/>
          <w:color w:val="2F5496" w:themeColor="accent1" w:themeShade="BF"/>
          <w:shd w:val="clear" w:color="auto" w:fill="FFFFFF"/>
        </w:rPr>
        <w:t xml:space="preserve">Het gedrag </w:t>
      </w:r>
    </w:p>
    <w:p w14:paraId="290034A0" w14:textId="77777777" w:rsidR="00400277" w:rsidRDefault="00400277" w:rsidP="00400277">
      <w:pPr>
        <w:pStyle w:val="Geenafstand"/>
        <w:rPr>
          <w:color w:val="2F5496" w:themeColor="accent1" w:themeShade="BF"/>
          <w:shd w:val="clear" w:color="auto" w:fill="FFFFFF"/>
        </w:rPr>
      </w:pPr>
    </w:p>
    <w:p w14:paraId="07EFA131" w14:textId="5E5324B9"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6B4A792" w14:textId="02953346" w:rsidR="00FD1F83" w:rsidRPr="00400277" w:rsidRDefault="00FD1F83" w:rsidP="00400277">
      <w:pPr>
        <w:pStyle w:val="Geenafstand"/>
        <w:rPr>
          <w:color w:val="2F5496" w:themeColor="accent1" w:themeShade="BF"/>
          <w:shd w:val="clear" w:color="auto" w:fill="FFFFFF"/>
        </w:rPr>
      </w:pPr>
      <w:r>
        <w:rPr>
          <w:color w:val="2F5496" w:themeColor="accent1" w:themeShade="BF"/>
          <w:shd w:val="clear" w:color="auto" w:fill="FFFFFF"/>
        </w:rPr>
        <w:lastRenderedPageBreak/>
        <w:t xml:space="preserve">Naast het gedrag let je op de emoties en gedachten van de zorgvrager. </w:t>
      </w:r>
    </w:p>
    <w:p w14:paraId="004E069D" w14:textId="5DBFA1D7" w:rsidR="00400277" w:rsidRDefault="00400277" w:rsidP="007C001F">
      <w:pPr>
        <w:pStyle w:val="Geenafstand"/>
        <w:rPr>
          <w:b/>
          <w:bCs/>
        </w:rPr>
      </w:pPr>
    </w:p>
    <w:p w14:paraId="5F9F4921"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CC54ECD"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Als psycholoog let je op bepaalde zaken van de zorgvrager. </w:t>
      </w:r>
    </w:p>
    <w:p w14:paraId="386D0A2E" w14:textId="77777777" w:rsidR="00C36CA1" w:rsidRDefault="00C36CA1" w:rsidP="00C36CA1">
      <w:pPr>
        <w:pStyle w:val="Geenafstand"/>
        <w:rPr>
          <w:color w:val="2F5496" w:themeColor="accent1" w:themeShade="BF"/>
          <w:shd w:val="clear" w:color="auto" w:fill="FFFFFF"/>
        </w:rPr>
      </w:pPr>
    </w:p>
    <w:p w14:paraId="22DFDA24" w14:textId="37C5CE34"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A846BBF" w14:textId="33B3821F"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Je let </w:t>
      </w:r>
      <w:commentRangeStart w:id="73"/>
      <w:r>
        <w:rPr>
          <w:color w:val="2F5496" w:themeColor="accent1" w:themeShade="BF"/>
          <w:shd w:val="clear" w:color="auto" w:fill="FFFFFF"/>
        </w:rPr>
        <w:t xml:space="preserve">op </w:t>
      </w:r>
      <w:commentRangeEnd w:id="73"/>
      <w:r w:rsidR="004F35B0">
        <w:rPr>
          <w:rStyle w:val="Verwijzingopmerking"/>
        </w:rPr>
        <w:commentReference w:id="73"/>
      </w:r>
      <w:r>
        <w:rPr>
          <w:color w:val="2F5496" w:themeColor="accent1" w:themeShade="BF"/>
          <w:shd w:val="clear" w:color="auto" w:fill="FFFFFF"/>
        </w:rPr>
        <w:t>de</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00C04AB5" w14:textId="77777777" w:rsidR="00C36CA1" w:rsidRDefault="00C36CA1" w:rsidP="00C36CA1">
      <w:pPr>
        <w:pStyle w:val="Geenafstand"/>
        <w:rPr>
          <w:color w:val="2F5496" w:themeColor="accent1" w:themeShade="BF"/>
          <w:shd w:val="clear" w:color="auto" w:fill="FFFFFF"/>
        </w:rPr>
      </w:pPr>
    </w:p>
    <w:p w14:paraId="35D04C65" w14:textId="2E88D6AC"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Sociale kring </w:t>
      </w:r>
    </w:p>
    <w:p w14:paraId="130F8953" w14:textId="7885C0AF" w:rsidR="00C36CA1" w:rsidRDefault="00C36CA1" w:rsidP="00C36CA1">
      <w:pPr>
        <w:pStyle w:val="Geenafstand"/>
        <w:rPr>
          <w:b/>
          <w:bCs/>
          <w:color w:val="2F5496" w:themeColor="accent1" w:themeShade="BF"/>
          <w:shd w:val="clear" w:color="auto" w:fill="FFFFFF"/>
        </w:rPr>
      </w:pPr>
      <w:r>
        <w:rPr>
          <w:b/>
          <w:bCs/>
          <w:color w:val="2F5496" w:themeColor="accent1" w:themeShade="BF"/>
          <w:shd w:val="clear" w:color="auto" w:fill="FFFFFF"/>
        </w:rPr>
        <w:t xml:space="preserve">Emoties </w:t>
      </w:r>
    </w:p>
    <w:p w14:paraId="1F08AF0D" w14:textId="3D243496"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31022AC5" w14:textId="5235A387" w:rsidR="00C36CA1" w:rsidRP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5613E555" w14:textId="77777777" w:rsidR="00C36CA1" w:rsidRDefault="00C36CA1" w:rsidP="00C36CA1">
      <w:pPr>
        <w:pStyle w:val="Geenafstand"/>
        <w:rPr>
          <w:color w:val="2F5496" w:themeColor="accent1" w:themeShade="BF"/>
          <w:shd w:val="clear" w:color="auto" w:fill="FFFFFF"/>
        </w:rPr>
      </w:pPr>
    </w:p>
    <w:p w14:paraId="5451BFD9"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5F39DD18" w14:textId="6C50BDAC" w:rsidR="00C36CA1" w:rsidRPr="00400277"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Naast de emoties let je op het gedrag en de gedachten van de zorgvrager. </w:t>
      </w:r>
    </w:p>
    <w:p w14:paraId="1BB0905F" w14:textId="0A482424" w:rsidR="00C36CA1" w:rsidRDefault="00C36CA1" w:rsidP="007C001F">
      <w:pPr>
        <w:pStyle w:val="Geenafstand"/>
        <w:rPr>
          <w:b/>
          <w:bCs/>
        </w:rPr>
      </w:pPr>
    </w:p>
    <w:p w14:paraId="52E18538"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30C0A8CF"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Als psycholoog let je op bepaalde zaken van de zorgvrager. </w:t>
      </w:r>
    </w:p>
    <w:p w14:paraId="6A18E384" w14:textId="77777777" w:rsidR="00C36CA1" w:rsidRDefault="00C36CA1" w:rsidP="00C36CA1">
      <w:pPr>
        <w:pStyle w:val="Geenafstand"/>
        <w:rPr>
          <w:color w:val="2F5496" w:themeColor="accent1" w:themeShade="BF"/>
          <w:shd w:val="clear" w:color="auto" w:fill="FFFFFF"/>
        </w:rPr>
      </w:pPr>
    </w:p>
    <w:p w14:paraId="57DD2262"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97CE4DD" w14:textId="034A6984"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Je let hierbij </w:t>
      </w:r>
      <w:commentRangeStart w:id="74"/>
      <w:r>
        <w:rPr>
          <w:color w:val="2F5496" w:themeColor="accent1" w:themeShade="BF"/>
          <w:shd w:val="clear" w:color="auto" w:fill="FFFFFF"/>
        </w:rPr>
        <w:t xml:space="preserve">op </w:t>
      </w:r>
      <w:commentRangeEnd w:id="74"/>
      <w:r w:rsidR="004F35B0">
        <w:rPr>
          <w:rStyle w:val="Verwijzingopmerking"/>
        </w:rPr>
        <w:commentReference w:id="74"/>
      </w:r>
      <w:r>
        <w:rPr>
          <w:color w:val="2F5496" w:themeColor="accent1" w:themeShade="BF"/>
          <w:shd w:val="clear" w:color="auto" w:fill="FFFFFF"/>
        </w:rPr>
        <w:t>de</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2764D544" w14:textId="77777777" w:rsidR="00C36CA1" w:rsidRDefault="00C36CA1" w:rsidP="00C36CA1">
      <w:pPr>
        <w:pStyle w:val="Geenafstand"/>
        <w:rPr>
          <w:color w:val="2F5496" w:themeColor="accent1" w:themeShade="BF"/>
          <w:shd w:val="clear" w:color="auto" w:fill="FFFFFF"/>
        </w:rPr>
      </w:pPr>
    </w:p>
    <w:p w14:paraId="21D16A90" w14:textId="4786D1C3"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Persoonlijke verzorging </w:t>
      </w:r>
    </w:p>
    <w:p w14:paraId="1A29FDE2" w14:textId="30C47BA2" w:rsidR="00C36CA1" w:rsidRPr="00C36CA1" w:rsidRDefault="00C36CA1" w:rsidP="00C36CA1">
      <w:pPr>
        <w:pStyle w:val="Geenafstand"/>
        <w:rPr>
          <w:color w:val="2F5496" w:themeColor="accent1" w:themeShade="BF"/>
          <w:shd w:val="clear" w:color="auto" w:fill="FFFFFF"/>
        </w:rPr>
      </w:pPr>
      <w:r w:rsidRPr="00C36CA1">
        <w:rPr>
          <w:color w:val="2F5496" w:themeColor="accent1" w:themeShade="BF"/>
          <w:shd w:val="clear" w:color="auto" w:fill="FFFFFF"/>
        </w:rPr>
        <w:t>Medische voorgeschiedenis</w:t>
      </w:r>
    </w:p>
    <w:p w14:paraId="2B5C70F7" w14:textId="3439A08F"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146677D8" w14:textId="77777777" w:rsidR="00C36CA1" w:rsidRPr="00C36CA1" w:rsidRDefault="00C36CA1" w:rsidP="00C36CA1">
      <w:pPr>
        <w:pStyle w:val="Geenafstand"/>
        <w:rPr>
          <w:b/>
          <w:bCs/>
          <w:color w:val="2F5496" w:themeColor="accent1" w:themeShade="BF"/>
          <w:shd w:val="clear" w:color="auto" w:fill="FFFFFF"/>
        </w:rPr>
      </w:pPr>
      <w:r w:rsidRPr="00C36CA1">
        <w:rPr>
          <w:b/>
          <w:bCs/>
          <w:color w:val="2F5496" w:themeColor="accent1" w:themeShade="BF"/>
          <w:shd w:val="clear" w:color="auto" w:fill="FFFFFF"/>
        </w:rPr>
        <w:t xml:space="preserve">Geen van bovenstaande </w:t>
      </w:r>
    </w:p>
    <w:p w14:paraId="3A105137" w14:textId="77777777" w:rsidR="00C36CA1" w:rsidRDefault="00C36CA1" w:rsidP="00C36CA1">
      <w:pPr>
        <w:pStyle w:val="Geenafstand"/>
        <w:rPr>
          <w:color w:val="2F5496" w:themeColor="accent1" w:themeShade="BF"/>
          <w:shd w:val="clear" w:color="auto" w:fill="FFFFFF"/>
        </w:rPr>
      </w:pPr>
    </w:p>
    <w:p w14:paraId="1F088A37" w14:textId="77777777" w:rsidR="00C36CA1"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5AB34A7" w14:textId="79132262" w:rsidR="00C36CA1" w:rsidRPr="00400277" w:rsidRDefault="00C36CA1" w:rsidP="00C36CA1">
      <w:pPr>
        <w:pStyle w:val="Geenafstand"/>
        <w:rPr>
          <w:color w:val="2F5496" w:themeColor="accent1" w:themeShade="BF"/>
          <w:shd w:val="clear" w:color="auto" w:fill="FFFFFF"/>
        </w:rPr>
      </w:pPr>
      <w:r>
        <w:rPr>
          <w:color w:val="2F5496" w:themeColor="accent1" w:themeShade="BF"/>
          <w:shd w:val="clear" w:color="auto" w:fill="FFFFFF"/>
        </w:rPr>
        <w:t xml:space="preserve">Je let op het gedrag, de gedachten en emoties van de zorgvrager. </w:t>
      </w:r>
    </w:p>
    <w:p w14:paraId="2C889A0C" w14:textId="44C19A7D" w:rsidR="00400277" w:rsidRDefault="00400277" w:rsidP="007C001F">
      <w:pPr>
        <w:pStyle w:val="Geenafstand"/>
        <w:rPr>
          <w:b/>
          <w:bCs/>
        </w:rPr>
      </w:pPr>
    </w:p>
    <w:p w14:paraId="78CB781D" w14:textId="18EFE60C" w:rsidR="00400277" w:rsidRDefault="00400277" w:rsidP="00400277">
      <w:pPr>
        <w:pStyle w:val="Geenafstand"/>
        <w:rPr>
          <w:color w:val="FF0000"/>
          <w:shd w:val="clear" w:color="auto" w:fill="FFFFFF"/>
        </w:rPr>
      </w:pPr>
      <w:r>
        <w:rPr>
          <w:color w:val="FF0000"/>
          <w:shd w:val="clear" w:color="auto" w:fill="FFFFFF"/>
        </w:rPr>
        <w:t xml:space="preserve">Leerdoel: </w:t>
      </w:r>
      <w:r w:rsidR="00FF564E">
        <w:rPr>
          <w:color w:val="FF0000"/>
          <w:shd w:val="clear" w:color="auto" w:fill="FFFFFF"/>
        </w:rPr>
        <w:t xml:space="preserve">de student weet dat nadat je de diagnose hebt gesteld, je een behandelplan maakt. </w:t>
      </w:r>
    </w:p>
    <w:p w14:paraId="30CBEC9E" w14:textId="77777777" w:rsidR="00400277" w:rsidRDefault="00400277" w:rsidP="00400277">
      <w:pPr>
        <w:pStyle w:val="Geenafstand"/>
        <w:rPr>
          <w:color w:val="FF0000"/>
          <w:shd w:val="clear" w:color="auto" w:fill="FFFFFF"/>
        </w:rPr>
      </w:pPr>
    </w:p>
    <w:p w14:paraId="1A413B73" w14:textId="77777777" w:rsidR="00400277" w:rsidRDefault="00400277" w:rsidP="00400277">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53925A48" w14:textId="77777777" w:rsidR="00400277" w:rsidRDefault="00400277" w:rsidP="00400277">
      <w:pPr>
        <w:pStyle w:val="Geenafstand"/>
        <w:rPr>
          <w:b/>
          <w:bCs/>
          <w:color w:val="2F5496" w:themeColor="accent1" w:themeShade="BF"/>
          <w:shd w:val="clear" w:color="auto" w:fill="FFFFFF"/>
        </w:rPr>
      </w:pPr>
    </w:p>
    <w:p w14:paraId="309E5C24" w14:textId="276F3AA6" w:rsidR="00400277" w:rsidRDefault="00400277" w:rsidP="00400277">
      <w:pPr>
        <w:pStyle w:val="Geenafstand"/>
        <w:rPr>
          <w:color w:val="2F5496" w:themeColor="accent1" w:themeShade="BF"/>
          <w:shd w:val="clear" w:color="auto" w:fill="FFFFFF"/>
        </w:rPr>
      </w:pPr>
      <w:commentRangeStart w:id="75"/>
      <w:r>
        <w:rPr>
          <w:color w:val="2F5496" w:themeColor="accent1" w:themeShade="BF"/>
          <w:shd w:val="clear" w:color="auto" w:fill="FFFFFF"/>
        </w:rPr>
        <w:t xml:space="preserve">Theorie: </w:t>
      </w:r>
    </w:p>
    <w:p w14:paraId="164A7DCF" w14:textId="70B595A6" w:rsidR="00C36CA1" w:rsidRDefault="00A22322" w:rsidP="00400277">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Dit </w:t>
      </w:r>
      <w:r w:rsidR="00C36CA1">
        <w:rPr>
          <w:color w:val="2F5496" w:themeColor="accent1" w:themeShade="BF"/>
          <w:shd w:val="clear" w:color="auto" w:fill="FFFFFF"/>
        </w:rPr>
        <w:t xml:space="preserve">doe je door de mening en gedachten van de zorgvrager van een andere kant te bekijken. </w:t>
      </w:r>
      <w:commentRangeStart w:id="76"/>
      <w:r>
        <w:rPr>
          <w:color w:val="2F5496" w:themeColor="accent1" w:themeShade="BF"/>
          <w:shd w:val="clear" w:color="auto" w:fill="FFFFFF"/>
        </w:rPr>
        <w:t xml:space="preserve">Daarna </w:t>
      </w:r>
      <w:commentRangeEnd w:id="76"/>
      <w:r w:rsidR="00916CF8">
        <w:rPr>
          <w:rStyle w:val="Verwijzingopmerking"/>
        </w:rPr>
        <w:commentReference w:id="76"/>
      </w:r>
      <w:r>
        <w:rPr>
          <w:color w:val="2F5496" w:themeColor="accent1" w:themeShade="BF"/>
          <w:shd w:val="clear" w:color="auto" w:fill="FFFFFF"/>
        </w:rPr>
        <w:t xml:space="preserve">stel je een diagnose. </w:t>
      </w:r>
      <w:commentRangeEnd w:id="75"/>
      <w:r w:rsidR="00916CF8">
        <w:rPr>
          <w:rStyle w:val="Verwijzingopmerking"/>
        </w:rPr>
        <w:commentReference w:id="75"/>
      </w:r>
    </w:p>
    <w:p w14:paraId="46419EB4" w14:textId="77777777" w:rsidR="00400277" w:rsidRDefault="00400277" w:rsidP="00400277">
      <w:pPr>
        <w:pStyle w:val="Geenafstand"/>
        <w:rPr>
          <w:color w:val="2F5496" w:themeColor="accent1" w:themeShade="BF"/>
          <w:shd w:val="clear" w:color="auto" w:fill="FFFFFF"/>
        </w:rPr>
      </w:pPr>
    </w:p>
    <w:p w14:paraId="5E72401F" w14:textId="33D21B1C" w:rsidR="00400277" w:rsidRDefault="00400277" w:rsidP="00400277">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1E66D026" w14:textId="1272A890" w:rsidR="00A22322" w:rsidRDefault="00A22322" w:rsidP="00400277">
      <w:pPr>
        <w:pStyle w:val="Geenafstand"/>
        <w:rPr>
          <w:color w:val="2F5496" w:themeColor="accent1" w:themeShade="BF"/>
          <w:shd w:val="clear" w:color="auto" w:fill="FFFFFF"/>
        </w:rPr>
      </w:pPr>
      <w:r>
        <w:rPr>
          <w:color w:val="2F5496" w:themeColor="accent1" w:themeShade="BF"/>
          <w:shd w:val="clear" w:color="auto" w:fill="FFFFFF"/>
        </w:rPr>
        <w:t xml:space="preserve">Wat doe je daarna? </w:t>
      </w:r>
    </w:p>
    <w:p w14:paraId="692373D0" w14:textId="3E63E3EF" w:rsidR="00A22322" w:rsidRDefault="00A22322" w:rsidP="00400277">
      <w:pPr>
        <w:pStyle w:val="Geenafstand"/>
        <w:rPr>
          <w:color w:val="2F5496" w:themeColor="accent1" w:themeShade="BF"/>
          <w:shd w:val="clear" w:color="auto" w:fill="FFFFFF"/>
        </w:rPr>
      </w:pPr>
    </w:p>
    <w:p w14:paraId="6012D235" w14:textId="337AFA25" w:rsidR="00400277" w:rsidRPr="00A22322" w:rsidRDefault="00A22322" w:rsidP="00400277">
      <w:pPr>
        <w:pStyle w:val="Geenafstand"/>
        <w:rPr>
          <w:b/>
          <w:bCs/>
          <w:color w:val="2F5496" w:themeColor="accent1" w:themeShade="BF"/>
          <w:shd w:val="clear" w:color="auto" w:fill="FFFFFF"/>
        </w:rPr>
      </w:pPr>
      <w:r w:rsidRPr="00A22322">
        <w:rPr>
          <w:b/>
          <w:bCs/>
          <w:color w:val="2F5496" w:themeColor="accent1" w:themeShade="BF"/>
          <w:shd w:val="clear" w:color="auto" w:fill="FFFFFF"/>
        </w:rPr>
        <w:t xml:space="preserve">Je maakt een behandelplan </w:t>
      </w:r>
    </w:p>
    <w:p w14:paraId="0FDB229A" w14:textId="0BF29760" w:rsidR="00A22322" w:rsidRDefault="00A22322" w:rsidP="00400277">
      <w:pPr>
        <w:pStyle w:val="Geenafstand"/>
        <w:rPr>
          <w:color w:val="2F5496" w:themeColor="accent1" w:themeShade="BF"/>
          <w:shd w:val="clear" w:color="auto" w:fill="FFFFFF"/>
        </w:rPr>
      </w:pPr>
      <w:r>
        <w:rPr>
          <w:color w:val="2F5496" w:themeColor="accent1" w:themeShade="BF"/>
          <w:shd w:val="clear" w:color="auto" w:fill="FFFFFF"/>
        </w:rPr>
        <w:t xml:space="preserve">Je geeft de zorgvrager oefeningen mee </w:t>
      </w:r>
    </w:p>
    <w:p w14:paraId="74A601C2" w14:textId="41778951" w:rsidR="00A22322" w:rsidRDefault="00A22322" w:rsidP="00400277">
      <w:pPr>
        <w:pStyle w:val="Geenafstand"/>
        <w:rPr>
          <w:color w:val="2F5496" w:themeColor="accent1" w:themeShade="BF"/>
          <w:shd w:val="clear" w:color="auto" w:fill="FFFFFF"/>
        </w:rPr>
      </w:pPr>
      <w:r>
        <w:rPr>
          <w:color w:val="2F5496" w:themeColor="accent1" w:themeShade="BF"/>
          <w:shd w:val="clear" w:color="auto" w:fill="FFFFFF"/>
        </w:rPr>
        <w:t xml:space="preserve">Je luistert naar het verhaal van de zorgvrager </w:t>
      </w:r>
    </w:p>
    <w:p w14:paraId="20AFE571" w14:textId="0CECD485" w:rsidR="00A22322" w:rsidRDefault="00A22322" w:rsidP="00400277">
      <w:pPr>
        <w:pStyle w:val="Geenafstand"/>
        <w:rPr>
          <w:color w:val="2F5496" w:themeColor="accent1" w:themeShade="BF"/>
          <w:shd w:val="clear" w:color="auto" w:fill="FFFFFF"/>
        </w:rPr>
      </w:pPr>
      <w:r>
        <w:rPr>
          <w:color w:val="2F5496" w:themeColor="accent1" w:themeShade="BF"/>
          <w:shd w:val="clear" w:color="auto" w:fill="FFFFFF"/>
        </w:rPr>
        <w:t xml:space="preserve">Je schrijft medicijnen voor </w:t>
      </w:r>
    </w:p>
    <w:p w14:paraId="74A1B23A" w14:textId="7A3F58F2" w:rsidR="00A22322" w:rsidRDefault="00A22322" w:rsidP="00400277">
      <w:pPr>
        <w:pStyle w:val="Geenafstand"/>
        <w:rPr>
          <w:color w:val="2F5496" w:themeColor="accent1" w:themeShade="BF"/>
          <w:shd w:val="clear" w:color="auto" w:fill="FFFFFF"/>
        </w:rPr>
      </w:pPr>
    </w:p>
    <w:p w14:paraId="34A9124D"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52FDDA0"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Dit doe je door de mening en gedachten van de zorgvrager van een andere kant te bekijken. Daarna stel je een diagnose. </w:t>
      </w:r>
    </w:p>
    <w:p w14:paraId="2856322C" w14:textId="77777777" w:rsidR="00A22322" w:rsidRDefault="00A22322" w:rsidP="00A22322">
      <w:pPr>
        <w:pStyle w:val="Geenafstand"/>
        <w:rPr>
          <w:color w:val="2F5496" w:themeColor="accent1" w:themeShade="BF"/>
          <w:shd w:val="clear" w:color="auto" w:fill="FFFFFF"/>
        </w:rPr>
      </w:pPr>
    </w:p>
    <w:p w14:paraId="0DCF7CCE" w14:textId="186C5986"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6BF3B4DD" w14:textId="31A6B599"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lastRenderedPageBreak/>
        <w:t>Je volgende stap is</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7F6E6DCE" w14:textId="38427F0F" w:rsidR="00A22322" w:rsidRDefault="00A22322" w:rsidP="00A22322">
      <w:pPr>
        <w:pStyle w:val="Geenafstand"/>
        <w:rPr>
          <w:color w:val="2F5496" w:themeColor="accent1" w:themeShade="BF"/>
          <w:shd w:val="clear" w:color="auto" w:fill="FFFFFF"/>
        </w:rPr>
      </w:pPr>
    </w:p>
    <w:p w14:paraId="31AD3B48"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Het geven van opdrachten aan de zorgvrager </w:t>
      </w:r>
    </w:p>
    <w:p w14:paraId="6A113864" w14:textId="5D1AEE80"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Naar de zorgvrager luisteren </w:t>
      </w:r>
    </w:p>
    <w:p w14:paraId="4A776ADA" w14:textId="6DD605DA" w:rsidR="00A22322" w:rsidRPr="00A22322" w:rsidRDefault="00A22322" w:rsidP="00A22322">
      <w:pPr>
        <w:pStyle w:val="Geenafstand"/>
        <w:rPr>
          <w:b/>
          <w:bCs/>
          <w:color w:val="2F5496" w:themeColor="accent1" w:themeShade="BF"/>
          <w:shd w:val="clear" w:color="auto" w:fill="FFFFFF"/>
        </w:rPr>
      </w:pPr>
      <w:r>
        <w:rPr>
          <w:b/>
          <w:bCs/>
          <w:color w:val="2F5496" w:themeColor="accent1" w:themeShade="BF"/>
          <w:shd w:val="clear" w:color="auto" w:fill="FFFFFF"/>
        </w:rPr>
        <w:t>Het maken van een</w:t>
      </w:r>
      <w:r w:rsidRPr="00A22322">
        <w:rPr>
          <w:b/>
          <w:bCs/>
          <w:color w:val="2F5496" w:themeColor="accent1" w:themeShade="BF"/>
          <w:shd w:val="clear" w:color="auto" w:fill="FFFFFF"/>
        </w:rPr>
        <w:t xml:space="preserve"> behandelplan </w:t>
      </w:r>
    </w:p>
    <w:p w14:paraId="3257AA00" w14:textId="65E310F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Het voorschrijven van medicijnen</w:t>
      </w:r>
    </w:p>
    <w:p w14:paraId="0BE715E2" w14:textId="4D7074F0" w:rsidR="00C36CA1" w:rsidRDefault="00C36CA1" w:rsidP="00C36CA1">
      <w:pPr>
        <w:pStyle w:val="Geenafstand"/>
        <w:rPr>
          <w:rFonts w:cstheme="minorHAnsi"/>
          <w:shd w:val="clear" w:color="auto" w:fill="FFFFFF"/>
        </w:rPr>
      </w:pPr>
    </w:p>
    <w:p w14:paraId="1CAFFD55"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69679BA"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Dit doe je door de mening en gedachten van de zorgvrager van een andere kant te bekijken. Daarna stel je een diagnose. </w:t>
      </w:r>
    </w:p>
    <w:p w14:paraId="75C891DC" w14:textId="77777777" w:rsidR="00A22322" w:rsidRDefault="00A22322" w:rsidP="00A22322">
      <w:pPr>
        <w:pStyle w:val="Geenafstand"/>
        <w:rPr>
          <w:color w:val="2F5496" w:themeColor="accent1" w:themeShade="BF"/>
          <w:shd w:val="clear" w:color="auto" w:fill="FFFFFF"/>
        </w:rPr>
      </w:pPr>
    </w:p>
    <w:p w14:paraId="2A909517"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7B46A0D" w14:textId="295175FF"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Het voorschrijven van medicijnen is je volgende stap. </w:t>
      </w:r>
    </w:p>
    <w:p w14:paraId="2F552E45" w14:textId="77777777" w:rsidR="00A22322" w:rsidRDefault="00A22322" w:rsidP="00A22322">
      <w:pPr>
        <w:pStyle w:val="Geenafstand"/>
        <w:rPr>
          <w:color w:val="2F5496" w:themeColor="accent1" w:themeShade="BF"/>
          <w:shd w:val="clear" w:color="auto" w:fill="FFFFFF"/>
        </w:rPr>
      </w:pPr>
    </w:p>
    <w:p w14:paraId="7E59F0AC" w14:textId="50F553F9" w:rsidR="00A22322" w:rsidRDefault="00A22322" w:rsidP="00C36CA1">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r>
        <w:rPr>
          <w:color w:val="2F5496" w:themeColor="accent1" w:themeShade="BF"/>
          <w:shd w:val="clear" w:color="auto" w:fill="FFFFFF"/>
        </w:rPr>
        <w:br/>
      </w:r>
      <w:r w:rsidRPr="00A22322">
        <w:rPr>
          <w:b/>
          <w:bCs/>
          <w:color w:val="2F5496" w:themeColor="accent1" w:themeShade="BF"/>
          <w:shd w:val="clear" w:color="auto" w:fill="FFFFFF"/>
        </w:rPr>
        <w:t>Deze stelling is niet correct</w:t>
      </w:r>
      <w:r>
        <w:rPr>
          <w:color w:val="2F5496" w:themeColor="accent1" w:themeShade="BF"/>
          <w:shd w:val="clear" w:color="auto" w:fill="FFFFFF"/>
        </w:rPr>
        <w:t xml:space="preserve"> </w:t>
      </w:r>
    </w:p>
    <w:p w14:paraId="6EA353FE" w14:textId="0ADA1DA1" w:rsidR="00A22322" w:rsidRDefault="00A22322" w:rsidP="00C36CA1">
      <w:pPr>
        <w:pStyle w:val="Geenafstand"/>
        <w:rPr>
          <w:color w:val="2F5496" w:themeColor="accent1" w:themeShade="BF"/>
          <w:shd w:val="clear" w:color="auto" w:fill="FFFFFF"/>
        </w:rPr>
      </w:pPr>
    </w:p>
    <w:p w14:paraId="6CAF61C2" w14:textId="41152041" w:rsidR="00A22322" w:rsidRDefault="00A22322" w:rsidP="00C36CA1">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2833D72" w14:textId="5E7B3D23" w:rsidR="00A22322" w:rsidRDefault="00A22322" w:rsidP="00C36CA1">
      <w:pPr>
        <w:pStyle w:val="Geenafstand"/>
        <w:rPr>
          <w:color w:val="2F5496" w:themeColor="accent1" w:themeShade="BF"/>
          <w:shd w:val="clear" w:color="auto" w:fill="FFFFFF"/>
        </w:rPr>
      </w:pPr>
      <w:r>
        <w:rPr>
          <w:color w:val="2F5496" w:themeColor="accent1" w:themeShade="BF"/>
          <w:shd w:val="clear" w:color="auto" w:fill="FFFFFF"/>
        </w:rPr>
        <w:t xml:space="preserve">Je volgende stap is het maken van een behandelplan. </w:t>
      </w:r>
    </w:p>
    <w:p w14:paraId="38E55EB4" w14:textId="1B67444D" w:rsidR="00A22322" w:rsidRDefault="00A22322" w:rsidP="00C36CA1">
      <w:pPr>
        <w:pStyle w:val="Geenafstand"/>
        <w:rPr>
          <w:color w:val="2F5496" w:themeColor="accent1" w:themeShade="BF"/>
          <w:shd w:val="clear" w:color="auto" w:fill="FFFFFF"/>
        </w:rPr>
      </w:pPr>
    </w:p>
    <w:p w14:paraId="0BE347B1"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9420DB2"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Dit doe je door de mening en gedachten van de zorgvrager van een andere kant te bekijken. Daarna stel je een diagnose. </w:t>
      </w:r>
    </w:p>
    <w:p w14:paraId="66142893" w14:textId="77777777" w:rsidR="00A22322" w:rsidRDefault="00A22322" w:rsidP="00A22322">
      <w:pPr>
        <w:pStyle w:val="Geenafstand"/>
        <w:rPr>
          <w:color w:val="2F5496" w:themeColor="accent1" w:themeShade="BF"/>
          <w:shd w:val="clear" w:color="auto" w:fill="FFFFFF"/>
        </w:rPr>
      </w:pPr>
    </w:p>
    <w:p w14:paraId="2E65711C"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4B1139F" w14:textId="288D89BA"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maakt nu een behandelplan. </w:t>
      </w:r>
    </w:p>
    <w:p w14:paraId="184A6313" w14:textId="77777777" w:rsidR="00A22322" w:rsidRDefault="00A22322" w:rsidP="00A22322">
      <w:pPr>
        <w:pStyle w:val="Geenafstand"/>
        <w:rPr>
          <w:color w:val="2F5496" w:themeColor="accent1" w:themeShade="BF"/>
          <w:shd w:val="clear" w:color="auto" w:fill="FFFFFF"/>
        </w:rPr>
      </w:pPr>
    </w:p>
    <w:p w14:paraId="220C19BE" w14:textId="0D5ED974" w:rsidR="00C36CA1" w:rsidRDefault="00A22322" w:rsidP="00400277">
      <w:pPr>
        <w:pStyle w:val="Geenafstand"/>
        <w:rPr>
          <w:color w:val="2F5496" w:themeColor="accent1" w:themeShade="BF"/>
          <w:shd w:val="clear" w:color="auto" w:fill="FFFFFF"/>
        </w:rPr>
      </w:pPr>
      <w:r w:rsidRPr="00A22322">
        <w:rPr>
          <w:b/>
          <w:bCs/>
          <w:color w:val="2F5496" w:themeColor="accent1" w:themeShade="BF"/>
          <w:shd w:val="clear" w:color="auto" w:fill="FFFFFF"/>
        </w:rPr>
        <w:t>Deze stelling is correct</w:t>
      </w:r>
      <w:r>
        <w:rPr>
          <w:color w:val="2F5496" w:themeColor="accent1" w:themeShade="BF"/>
          <w:shd w:val="clear" w:color="auto" w:fill="FFFFFF"/>
        </w:rPr>
        <w:t xml:space="preserve"> </w:t>
      </w:r>
      <w:r>
        <w:rPr>
          <w:color w:val="2F5496" w:themeColor="accent1" w:themeShade="BF"/>
          <w:shd w:val="clear" w:color="auto" w:fill="FFFFFF"/>
        </w:rPr>
        <w:br/>
      </w:r>
      <w:r w:rsidRPr="00A22322">
        <w:rPr>
          <w:color w:val="2F5496" w:themeColor="accent1" w:themeShade="BF"/>
          <w:shd w:val="clear" w:color="auto" w:fill="FFFFFF"/>
        </w:rPr>
        <w:t>Deze stelling is niet correct</w:t>
      </w:r>
      <w:r>
        <w:rPr>
          <w:color w:val="2F5496" w:themeColor="accent1" w:themeShade="BF"/>
          <w:shd w:val="clear" w:color="auto" w:fill="FFFFFF"/>
        </w:rPr>
        <w:t xml:space="preserve"> </w:t>
      </w:r>
    </w:p>
    <w:p w14:paraId="651A220B" w14:textId="77777777" w:rsidR="00C36CA1" w:rsidRDefault="00C36CA1" w:rsidP="00400277">
      <w:pPr>
        <w:pStyle w:val="Geenafstand"/>
        <w:rPr>
          <w:color w:val="2F5496" w:themeColor="accent1" w:themeShade="BF"/>
          <w:shd w:val="clear" w:color="auto" w:fill="FFFFFF"/>
        </w:rPr>
      </w:pPr>
    </w:p>
    <w:p w14:paraId="2F7FE020" w14:textId="6A3BA62A" w:rsidR="00FF564E" w:rsidRDefault="00FF564E" w:rsidP="00FF564E">
      <w:pPr>
        <w:pStyle w:val="Geenafstand"/>
        <w:rPr>
          <w:color w:val="FF0000"/>
          <w:shd w:val="clear" w:color="auto" w:fill="FFFFFF"/>
        </w:rPr>
      </w:pPr>
      <w:r>
        <w:rPr>
          <w:color w:val="FF0000"/>
          <w:shd w:val="clear" w:color="auto" w:fill="FFFFFF"/>
        </w:rPr>
        <w:t xml:space="preserve">Leerdoel: de student weet dat nadat je het behandelplan hebt gemaakt, je de zorgvrager oefeningen en opdrachten meegeeft. </w:t>
      </w:r>
    </w:p>
    <w:p w14:paraId="1FBE53AF" w14:textId="77777777" w:rsidR="00FF564E" w:rsidRDefault="00FF564E" w:rsidP="00FF564E">
      <w:pPr>
        <w:pStyle w:val="Geenafstand"/>
        <w:rPr>
          <w:color w:val="FF0000"/>
          <w:shd w:val="clear" w:color="auto" w:fill="FFFFFF"/>
        </w:rPr>
      </w:pPr>
    </w:p>
    <w:p w14:paraId="16CB4362" w14:textId="77777777" w:rsidR="00A22322" w:rsidRDefault="00A22322" w:rsidP="00A22322">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0EE4C086" w14:textId="3F2E54EA" w:rsidR="00A22322" w:rsidRDefault="00A22322" w:rsidP="00A22322">
      <w:pPr>
        <w:pStyle w:val="Geenafstand"/>
        <w:rPr>
          <w:b/>
          <w:bCs/>
          <w:color w:val="2F5496" w:themeColor="accent1" w:themeShade="BF"/>
          <w:shd w:val="clear" w:color="auto" w:fill="FFFFFF"/>
        </w:rPr>
      </w:pPr>
    </w:p>
    <w:p w14:paraId="140E687F"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7CB9CF1"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Je hebt nu een behandelplan gemaakt. </w:t>
      </w:r>
    </w:p>
    <w:p w14:paraId="295083FF" w14:textId="77777777" w:rsidR="00A22322" w:rsidRDefault="00A22322" w:rsidP="00A22322">
      <w:pPr>
        <w:pStyle w:val="Geenafstand"/>
        <w:rPr>
          <w:color w:val="2F5496" w:themeColor="accent1" w:themeShade="BF"/>
          <w:shd w:val="clear" w:color="auto" w:fill="FFFFFF"/>
        </w:rPr>
      </w:pPr>
    </w:p>
    <w:p w14:paraId="10E49B31"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2D225A34"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Je volgende stap is</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19EB4799" w14:textId="77777777" w:rsidR="00A22322" w:rsidRDefault="00A22322" w:rsidP="00A22322">
      <w:pPr>
        <w:pStyle w:val="Geenafstand"/>
        <w:rPr>
          <w:color w:val="2F5496" w:themeColor="accent1" w:themeShade="BF"/>
          <w:shd w:val="clear" w:color="auto" w:fill="FFFFFF"/>
        </w:rPr>
      </w:pPr>
    </w:p>
    <w:p w14:paraId="72266FBA"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Het voorschrijven van medicijnen </w:t>
      </w:r>
    </w:p>
    <w:p w14:paraId="479926C9" w14:textId="77777777" w:rsidR="00A22322" w:rsidRPr="00A22322" w:rsidRDefault="00A22322" w:rsidP="00A22322">
      <w:pPr>
        <w:pStyle w:val="Geenafstand"/>
        <w:rPr>
          <w:b/>
          <w:bCs/>
          <w:color w:val="2F5496" w:themeColor="accent1" w:themeShade="BF"/>
          <w:shd w:val="clear" w:color="auto" w:fill="FFFFFF"/>
        </w:rPr>
      </w:pPr>
      <w:r w:rsidRPr="00A22322">
        <w:rPr>
          <w:b/>
          <w:bCs/>
          <w:color w:val="2F5496" w:themeColor="accent1" w:themeShade="BF"/>
          <w:shd w:val="clear" w:color="auto" w:fill="FFFFFF"/>
        </w:rPr>
        <w:t xml:space="preserve">Het geven van opdrachten aan de zorgvrager </w:t>
      </w:r>
    </w:p>
    <w:p w14:paraId="5971BC5E"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Het luisteren naar het verhaal van de zorgvragen</w:t>
      </w:r>
    </w:p>
    <w:p w14:paraId="7B5449B2"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Het gedrag van de zorgvrager van de andere kant bekijken </w:t>
      </w:r>
    </w:p>
    <w:p w14:paraId="6B9C32EA" w14:textId="77777777" w:rsidR="00A22322" w:rsidRDefault="00A22322" w:rsidP="00A22322">
      <w:pPr>
        <w:pStyle w:val="Geenafstand"/>
        <w:rPr>
          <w:color w:val="2F5496" w:themeColor="accent1" w:themeShade="BF"/>
          <w:shd w:val="clear" w:color="auto" w:fill="FFFFFF"/>
        </w:rPr>
      </w:pPr>
    </w:p>
    <w:p w14:paraId="625A2195"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6C74498"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Naast opdrachten geef je oefeningen mee aan de zorgvrager. </w:t>
      </w:r>
    </w:p>
    <w:p w14:paraId="6F7C712B" w14:textId="77777777" w:rsidR="00A22322" w:rsidRDefault="00A22322" w:rsidP="00A22322">
      <w:pPr>
        <w:pStyle w:val="Geenafstand"/>
        <w:rPr>
          <w:b/>
          <w:bCs/>
          <w:color w:val="2F5496" w:themeColor="accent1" w:themeShade="BF"/>
          <w:shd w:val="clear" w:color="auto" w:fill="FFFFFF"/>
        </w:rPr>
      </w:pPr>
    </w:p>
    <w:p w14:paraId="78BA97D0"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95EFD2D" w14:textId="12F964ED"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lastRenderedPageBreak/>
        <w:t xml:space="preserve">Je probeert de zorgvrager zijn of haar gedrag beter te laten begrijpen. Je hebt nu een behandelplan gemaakt. </w:t>
      </w:r>
    </w:p>
    <w:p w14:paraId="3C236F81" w14:textId="77777777" w:rsidR="00A22322" w:rsidRDefault="00A22322" w:rsidP="00A22322">
      <w:pPr>
        <w:pStyle w:val="Geenafstand"/>
        <w:rPr>
          <w:color w:val="2F5496" w:themeColor="accent1" w:themeShade="BF"/>
          <w:shd w:val="clear" w:color="auto" w:fill="FFFFFF"/>
        </w:rPr>
      </w:pPr>
    </w:p>
    <w:p w14:paraId="36797EA2"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6DFBCD5D" w14:textId="40ACB4DF"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Wat doe je nu? </w:t>
      </w:r>
    </w:p>
    <w:p w14:paraId="700251AF" w14:textId="77777777" w:rsidR="00A22322" w:rsidRDefault="00A22322" w:rsidP="00A22322">
      <w:pPr>
        <w:pStyle w:val="Geenafstand"/>
        <w:rPr>
          <w:color w:val="2F5496" w:themeColor="accent1" w:themeShade="BF"/>
          <w:shd w:val="clear" w:color="auto" w:fill="FFFFFF"/>
        </w:rPr>
      </w:pPr>
    </w:p>
    <w:p w14:paraId="5D742098" w14:textId="77777777" w:rsidR="00A22322" w:rsidRPr="00A22322" w:rsidRDefault="00A22322" w:rsidP="00A22322">
      <w:pPr>
        <w:pStyle w:val="Geenafstand"/>
        <w:rPr>
          <w:b/>
          <w:bCs/>
          <w:color w:val="2F5496" w:themeColor="accent1" w:themeShade="BF"/>
          <w:shd w:val="clear" w:color="auto" w:fill="FFFFFF"/>
        </w:rPr>
      </w:pPr>
      <w:r w:rsidRPr="00A22322">
        <w:rPr>
          <w:b/>
          <w:bCs/>
          <w:color w:val="2F5496" w:themeColor="accent1" w:themeShade="BF"/>
          <w:shd w:val="clear" w:color="auto" w:fill="FFFFFF"/>
        </w:rPr>
        <w:t xml:space="preserve">Je geeft de zorgvrager oefeningen mee </w:t>
      </w:r>
    </w:p>
    <w:p w14:paraId="4B13615A" w14:textId="18F6A36B"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luistert naar het verhaal van de zorgvrager </w:t>
      </w:r>
    </w:p>
    <w:p w14:paraId="48E81105" w14:textId="3BEDE364"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bekijkt het gedrag van de andere kant. </w:t>
      </w:r>
    </w:p>
    <w:p w14:paraId="418A9662" w14:textId="3CA3B690"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schrijft medicijnen voor </w:t>
      </w:r>
    </w:p>
    <w:p w14:paraId="6F9F8D33" w14:textId="56F8C407" w:rsidR="00A22322" w:rsidRDefault="00A22322" w:rsidP="00A22322">
      <w:pPr>
        <w:pStyle w:val="Geenafstand"/>
        <w:rPr>
          <w:color w:val="2F5496" w:themeColor="accent1" w:themeShade="BF"/>
          <w:shd w:val="clear" w:color="auto" w:fill="FFFFFF"/>
        </w:rPr>
      </w:pPr>
    </w:p>
    <w:p w14:paraId="20852CF7" w14:textId="37EBC0B9"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A4D4987" w14:textId="04B1181C"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Naast oefeningen geef je de zorgvrager opdrachten mee. </w:t>
      </w:r>
    </w:p>
    <w:p w14:paraId="30C3D43C" w14:textId="57D5B45F" w:rsidR="00A22322" w:rsidRDefault="00A22322" w:rsidP="00A22322">
      <w:pPr>
        <w:pStyle w:val="Geenafstand"/>
        <w:rPr>
          <w:color w:val="2F5496" w:themeColor="accent1" w:themeShade="BF"/>
          <w:shd w:val="clear" w:color="auto" w:fill="FFFFFF"/>
        </w:rPr>
      </w:pPr>
    </w:p>
    <w:p w14:paraId="0281B942" w14:textId="77777777" w:rsidR="00726B19" w:rsidRDefault="00726B19" w:rsidP="00726B19">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5ACCF86" w14:textId="77777777" w:rsidR="00726B19" w:rsidRDefault="00726B19" w:rsidP="00726B19">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Je hebt nu een behandelplan gemaakt. </w:t>
      </w:r>
    </w:p>
    <w:p w14:paraId="11A22A84" w14:textId="77777777" w:rsidR="00726B19" w:rsidRDefault="00726B19" w:rsidP="00726B19">
      <w:pPr>
        <w:pStyle w:val="Geenafstand"/>
        <w:rPr>
          <w:color w:val="2F5496" w:themeColor="accent1" w:themeShade="BF"/>
          <w:shd w:val="clear" w:color="auto" w:fill="FFFFFF"/>
        </w:rPr>
      </w:pPr>
    </w:p>
    <w:p w14:paraId="1545C47A" w14:textId="77777777" w:rsidR="00726B19" w:rsidRDefault="00726B19" w:rsidP="00726B19">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08F2A7A" w14:textId="77777777" w:rsidR="00726B19" w:rsidRDefault="00726B19" w:rsidP="00726B19">
      <w:pPr>
        <w:pStyle w:val="Geenafstand"/>
        <w:rPr>
          <w:color w:val="2F5496" w:themeColor="accent1" w:themeShade="BF"/>
          <w:shd w:val="clear" w:color="auto" w:fill="FFFFFF"/>
        </w:rPr>
      </w:pPr>
      <w:r>
        <w:rPr>
          <w:color w:val="2F5496" w:themeColor="accent1" w:themeShade="BF"/>
          <w:shd w:val="clear" w:color="auto" w:fill="FFFFFF"/>
        </w:rPr>
        <w:t xml:space="preserve">Je volgende stap is het meegeven van oefeningen en opdrachten aan de zorgvrager. </w:t>
      </w:r>
    </w:p>
    <w:p w14:paraId="7F5D5FF6" w14:textId="77777777" w:rsidR="00726B19" w:rsidRDefault="00726B19" w:rsidP="00726B19">
      <w:pPr>
        <w:pStyle w:val="Geenafstand"/>
        <w:rPr>
          <w:color w:val="2F5496" w:themeColor="accent1" w:themeShade="BF"/>
          <w:shd w:val="clear" w:color="auto" w:fill="FFFFFF"/>
        </w:rPr>
      </w:pPr>
    </w:p>
    <w:p w14:paraId="3C3751CF" w14:textId="77777777" w:rsidR="00726B19" w:rsidRDefault="00726B19" w:rsidP="00726B19">
      <w:pPr>
        <w:pStyle w:val="Geenafstand"/>
        <w:rPr>
          <w:color w:val="2F5496" w:themeColor="accent1" w:themeShade="BF"/>
          <w:shd w:val="clear" w:color="auto" w:fill="FFFFFF"/>
        </w:rPr>
      </w:pPr>
      <w:r w:rsidRPr="00A22322">
        <w:rPr>
          <w:b/>
          <w:bCs/>
          <w:color w:val="2F5496" w:themeColor="accent1" w:themeShade="BF"/>
          <w:shd w:val="clear" w:color="auto" w:fill="FFFFFF"/>
        </w:rPr>
        <w:t>Deze stelling is correct</w:t>
      </w:r>
      <w:r>
        <w:rPr>
          <w:color w:val="2F5496" w:themeColor="accent1" w:themeShade="BF"/>
          <w:shd w:val="clear" w:color="auto" w:fill="FFFFFF"/>
        </w:rPr>
        <w:t xml:space="preserve"> </w:t>
      </w:r>
      <w:r>
        <w:rPr>
          <w:color w:val="2F5496" w:themeColor="accent1" w:themeShade="BF"/>
          <w:shd w:val="clear" w:color="auto" w:fill="FFFFFF"/>
        </w:rPr>
        <w:br/>
      </w:r>
      <w:r w:rsidRPr="00A22322">
        <w:rPr>
          <w:color w:val="2F5496" w:themeColor="accent1" w:themeShade="BF"/>
          <w:shd w:val="clear" w:color="auto" w:fill="FFFFFF"/>
        </w:rPr>
        <w:t>Deze stelling is niet correct</w:t>
      </w:r>
      <w:r>
        <w:rPr>
          <w:color w:val="2F5496" w:themeColor="accent1" w:themeShade="BF"/>
          <w:shd w:val="clear" w:color="auto" w:fill="FFFFFF"/>
        </w:rPr>
        <w:t xml:space="preserve"> </w:t>
      </w:r>
    </w:p>
    <w:p w14:paraId="3C757E79" w14:textId="77777777" w:rsidR="00726B19" w:rsidRPr="00A22322" w:rsidRDefault="00726B19" w:rsidP="00A22322">
      <w:pPr>
        <w:pStyle w:val="Geenafstand"/>
        <w:rPr>
          <w:color w:val="2F5496" w:themeColor="accent1" w:themeShade="BF"/>
          <w:shd w:val="clear" w:color="auto" w:fill="FFFFFF"/>
        </w:rPr>
      </w:pPr>
    </w:p>
    <w:p w14:paraId="38690FCA"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C07D834"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probeert de zorgvrager zijn of haar gedrag beter te laten begrijpen. Je hebt nu een behandelplan gemaakt. </w:t>
      </w:r>
    </w:p>
    <w:p w14:paraId="6D5675F4" w14:textId="77777777" w:rsidR="00A22322" w:rsidRDefault="00A22322" w:rsidP="00A22322">
      <w:pPr>
        <w:pStyle w:val="Geenafstand"/>
        <w:rPr>
          <w:color w:val="2F5496" w:themeColor="accent1" w:themeShade="BF"/>
          <w:shd w:val="clear" w:color="auto" w:fill="FFFFFF"/>
        </w:rPr>
      </w:pPr>
    </w:p>
    <w:p w14:paraId="28F7F8BE"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C0E6877" w14:textId="08A19CE3" w:rsidR="00A22322" w:rsidRDefault="00726B19" w:rsidP="00A22322">
      <w:pPr>
        <w:pStyle w:val="Geenafstand"/>
        <w:rPr>
          <w:color w:val="2F5496" w:themeColor="accent1" w:themeShade="BF"/>
          <w:shd w:val="clear" w:color="auto" w:fill="FFFFFF"/>
        </w:rPr>
      </w:pPr>
      <w:r>
        <w:rPr>
          <w:color w:val="2F5496" w:themeColor="accent1" w:themeShade="BF"/>
          <w:shd w:val="clear" w:color="auto" w:fill="FFFFFF"/>
        </w:rPr>
        <w:t xml:space="preserve">Je luistert nu naar het verhaal van de zorgvrager. </w:t>
      </w:r>
    </w:p>
    <w:p w14:paraId="5FCA7618" w14:textId="77777777" w:rsidR="00A22322" w:rsidRDefault="00A22322" w:rsidP="00A22322">
      <w:pPr>
        <w:pStyle w:val="Geenafstand"/>
        <w:rPr>
          <w:color w:val="2F5496" w:themeColor="accent1" w:themeShade="BF"/>
          <w:shd w:val="clear" w:color="auto" w:fill="FFFFFF"/>
        </w:rPr>
      </w:pPr>
    </w:p>
    <w:p w14:paraId="752160E4"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r>
        <w:rPr>
          <w:color w:val="2F5496" w:themeColor="accent1" w:themeShade="BF"/>
          <w:shd w:val="clear" w:color="auto" w:fill="FFFFFF"/>
        </w:rPr>
        <w:br/>
      </w:r>
      <w:r w:rsidRPr="00A22322">
        <w:rPr>
          <w:b/>
          <w:bCs/>
          <w:color w:val="2F5496" w:themeColor="accent1" w:themeShade="BF"/>
          <w:shd w:val="clear" w:color="auto" w:fill="FFFFFF"/>
        </w:rPr>
        <w:t>Deze stelling is niet correct</w:t>
      </w:r>
      <w:r>
        <w:rPr>
          <w:color w:val="2F5496" w:themeColor="accent1" w:themeShade="BF"/>
          <w:shd w:val="clear" w:color="auto" w:fill="FFFFFF"/>
        </w:rPr>
        <w:t xml:space="preserve"> </w:t>
      </w:r>
    </w:p>
    <w:p w14:paraId="1C8EF36E" w14:textId="77777777" w:rsidR="00A22322" w:rsidRDefault="00A22322" w:rsidP="00A22322">
      <w:pPr>
        <w:pStyle w:val="Geenafstand"/>
        <w:rPr>
          <w:color w:val="2F5496" w:themeColor="accent1" w:themeShade="BF"/>
          <w:shd w:val="clear" w:color="auto" w:fill="FFFFFF"/>
        </w:rPr>
      </w:pPr>
    </w:p>
    <w:p w14:paraId="331D8C51" w14:textId="77777777"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F9CD299" w14:textId="191E2841" w:rsidR="00A22322" w:rsidRDefault="00A22322" w:rsidP="00A22322">
      <w:pPr>
        <w:pStyle w:val="Geenafstand"/>
        <w:rPr>
          <w:color w:val="2F5496" w:themeColor="accent1" w:themeShade="BF"/>
          <w:shd w:val="clear" w:color="auto" w:fill="FFFFFF"/>
        </w:rPr>
      </w:pPr>
      <w:r>
        <w:rPr>
          <w:color w:val="2F5496" w:themeColor="accent1" w:themeShade="BF"/>
          <w:shd w:val="clear" w:color="auto" w:fill="FFFFFF"/>
        </w:rPr>
        <w:t xml:space="preserve">Je volgende stap is </w:t>
      </w:r>
      <w:r w:rsidR="00726B19">
        <w:rPr>
          <w:color w:val="2F5496" w:themeColor="accent1" w:themeShade="BF"/>
          <w:shd w:val="clear" w:color="auto" w:fill="FFFFFF"/>
        </w:rPr>
        <w:t xml:space="preserve">het meegeven van oefeningen en opdrachten aan de zorgvrager. </w:t>
      </w:r>
    </w:p>
    <w:p w14:paraId="68CD901A" w14:textId="788382B4" w:rsidR="00FF564E" w:rsidRDefault="00FF564E" w:rsidP="00400277">
      <w:pPr>
        <w:pStyle w:val="Geenafstand"/>
        <w:rPr>
          <w:color w:val="2F5496" w:themeColor="accent1" w:themeShade="BF"/>
          <w:shd w:val="clear" w:color="auto" w:fill="FFFFFF"/>
        </w:rPr>
      </w:pPr>
    </w:p>
    <w:p w14:paraId="1BDCFFC4" w14:textId="47A7531C" w:rsidR="00FF564E" w:rsidRDefault="00FF564E" w:rsidP="00FF564E">
      <w:pPr>
        <w:pStyle w:val="Geenafstand"/>
        <w:rPr>
          <w:color w:val="FF0000"/>
          <w:shd w:val="clear" w:color="auto" w:fill="FFFFFF"/>
        </w:rPr>
      </w:pPr>
      <w:r>
        <w:rPr>
          <w:color w:val="FF0000"/>
          <w:shd w:val="clear" w:color="auto" w:fill="FFFFFF"/>
        </w:rPr>
        <w:t xml:space="preserve">Leerdoel: de student weet dat je als psycholoog geen medicijnen mag voorschrijven. </w:t>
      </w:r>
    </w:p>
    <w:p w14:paraId="084CB11D" w14:textId="77777777" w:rsidR="00FF564E" w:rsidRDefault="00FF564E" w:rsidP="00FF564E">
      <w:pPr>
        <w:pStyle w:val="Geenafstand"/>
        <w:rPr>
          <w:color w:val="FF0000"/>
          <w:shd w:val="clear" w:color="auto" w:fill="FFFFFF"/>
        </w:rPr>
      </w:pPr>
    </w:p>
    <w:p w14:paraId="01334DC7" w14:textId="77777777" w:rsidR="00FF564E" w:rsidRDefault="00FF564E" w:rsidP="00FF564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283B6D2A" w14:textId="77777777" w:rsidR="00FF564E" w:rsidRDefault="00FF564E" w:rsidP="00FF564E">
      <w:pPr>
        <w:pStyle w:val="Geenafstand"/>
        <w:rPr>
          <w:b/>
          <w:bCs/>
          <w:color w:val="2F5496" w:themeColor="accent1" w:themeShade="BF"/>
          <w:shd w:val="clear" w:color="auto" w:fill="FFFFFF"/>
        </w:rPr>
      </w:pPr>
    </w:p>
    <w:p w14:paraId="0AD79BA2" w14:textId="3F6195D7"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DBE33EC" w14:textId="608C5C3F"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Als psycholoog mag je bepaalde handelingen niet doen die bijvoorbeeld een arts wel mag. </w:t>
      </w:r>
    </w:p>
    <w:p w14:paraId="0C7A5DC0" w14:textId="77777777" w:rsidR="00FF564E" w:rsidRDefault="00FF564E" w:rsidP="00FF564E">
      <w:pPr>
        <w:pStyle w:val="Geenafstand"/>
        <w:rPr>
          <w:color w:val="2F5496" w:themeColor="accent1" w:themeShade="BF"/>
          <w:shd w:val="clear" w:color="auto" w:fill="FFFFFF"/>
        </w:rPr>
      </w:pPr>
    </w:p>
    <w:p w14:paraId="4D6B39F2" w14:textId="03BBC784"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55E1B246" w14:textId="31742660"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Wat is hier een voorbeeld van? </w:t>
      </w:r>
    </w:p>
    <w:p w14:paraId="4FF10B50" w14:textId="1EA33C2B" w:rsidR="0057695F" w:rsidRDefault="0057695F" w:rsidP="00FF564E">
      <w:pPr>
        <w:pStyle w:val="Geenafstand"/>
        <w:rPr>
          <w:color w:val="2F5496" w:themeColor="accent1" w:themeShade="BF"/>
          <w:shd w:val="clear" w:color="auto" w:fill="FFFFFF"/>
        </w:rPr>
      </w:pPr>
    </w:p>
    <w:p w14:paraId="774810A3" w14:textId="3F162FF7"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Het opstellen van een behandelplan </w:t>
      </w:r>
    </w:p>
    <w:p w14:paraId="6AC55309" w14:textId="62958F31" w:rsidR="0057695F" w:rsidRDefault="0057695F" w:rsidP="00FF564E">
      <w:pPr>
        <w:pStyle w:val="Geenafstand"/>
        <w:rPr>
          <w:color w:val="2F5496" w:themeColor="accent1" w:themeShade="BF"/>
          <w:shd w:val="clear" w:color="auto" w:fill="FFFFFF"/>
        </w:rPr>
      </w:pPr>
      <w:commentRangeStart w:id="77"/>
      <w:r>
        <w:rPr>
          <w:color w:val="2F5496" w:themeColor="accent1" w:themeShade="BF"/>
          <w:shd w:val="clear" w:color="auto" w:fill="FFFFFF"/>
        </w:rPr>
        <w:t xml:space="preserve">Het behandelen van psychische problemen </w:t>
      </w:r>
      <w:commentRangeEnd w:id="77"/>
      <w:r w:rsidR="00916CF8">
        <w:rPr>
          <w:rStyle w:val="Verwijzingopmerking"/>
        </w:rPr>
        <w:commentReference w:id="77"/>
      </w:r>
    </w:p>
    <w:p w14:paraId="12BB60B0" w14:textId="1E7A2140" w:rsidR="0057695F" w:rsidRPr="0057695F" w:rsidRDefault="0057695F" w:rsidP="00FF564E">
      <w:pPr>
        <w:pStyle w:val="Geenafstand"/>
        <w:rPr>
          <w:b/>
          <w:bCs/>
          <w:color w:val="2F5496" w:themeColor="accent1" w:themeShade="BF"/>
          <w:shd w:val="clear" w:color="auto" w:fill="FFFFFF"/>
        </w:rPr>
      </w:pPr>
      <w:r w:rsidRPr="0057695F">
        <w:rPr>
          <w:b/>
          <w:bCs/>
          <w:color w:val="2F5496" w:themeColor="accent1" w:themeShade="BF"/>
          <w:shd w:val="clear" w:color="auto" w:fill="FFFFFF"/>
        </w:rPr>
        <w:t xml:space="preserve">Het voorschrijven van medicijnen </w:t>
      </w:r>
    </w:p>
    <w:p w14:paraId="4E5A653F" w14:textId="5B6315FA"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Het stellen van een diagnose </w:t>
      </w:r>
    </w:p>
    <w:p w14:paraId="5250975C" w14:textId="0689147E" w:rsidR="00400277" w:rsidRDefault="00400277" w:rsidP="007C001F">
      <w:pPr>
        <w:pStyle w:val="Geenafstand"/>
        <w:rPr>
          <w:b/>
          <w:bCs/>
        </w:rPr>
      </w:pPr>
    </w:p>
    <w:p w14:paraId="6700FEB2"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C37E4C8"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Als psycholoog mag je bepaalde handelingen niet doen die bijvoorbeeld een arts wel mag. </w:t>
      </w:r>
    </w:p>
    <w:p w14:paraId="775098A1" w14:textId="77777777" w:rsidR="0057695F" w:rsidRDefault="0057695F" w:rsidP="0057695F">
      <w:pPr>
        <w:pStyle w:val="Geenafstand"/>
        <w:rPr>
          <w:color w:val="2F5496" w:themeColor="accent1" w:themeShade="BF"/>
          <w:shd w:val="clear" w:color="auto" w:fill="FFFFFF"/>
        </w:rPr>
      </w:pPr>
    </w:p>
    <w:p w14:paraId="69FC5FBB" w14:textId="4E0E1234"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11F183E5" w14:textId="0E695E83"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Een voorbeeld hiervan is</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795D9E70" w14:textId="77777777" w:rsidR="0057695F" w:rsidRDefault="0057695F" w:rsidP="0057695F">
      <w:pPr>
        <w:pStyle w:val="Geenafstand"/>
        <w:rPr>
          <w:color w:val="2F5496" w:themeColor="accent1" w:themeShade="BF"/>
          <w:shd w:val="clear" w:color="auto" w:fill="FFFFFF"/>
        </w:rPr>
      </w:pPr>
    </w:p>
    <w:p w14:paraId="229A5551" w14:textId="77777777" w:rsidR="0057695F" w:rsidRPr="0057695F" w:rsidRDefault="0057695F" w:rsidP="0057695F">
      <w:pPr>
        <w:pStyle w:val="Geenafstand"/>
        <w:rPr>
          <w:b/>
          <w:bCs/>
          <w:color w:val="2F5496" w:themeColor="accent1" w:themeShade="BF"/>
          <w:shd w:val="clear" w:color="auto" w:fill="FFFFFF"/>
        </w:rPr>
      </w:pPr>
      <w:r w:rsidRPr="0057695F">
        <w:rPr>
          <w:b/>
          <w:bCs/>
          <w:color w:val="2F5496" w:themeColor="accent1" w:themeShade="BF"/>
          <w:shd w:val="clear" w:color="auto" w:fill="FFFFFF"/>
        </w:rPr>
        <w:t xml:space="preserve">Het voorschrijven van medicijnen </w:t>
      </w:r>
    </w:p>
    <w:p w14:paraId="53E3D8CC" w14:textId="36EA2411" w:rsidR="0057695F" w:rsidRDefault="0057695F" w:rsidP="007C001F">
      <w:pPr>
        <w:pStyle w:val="Geenafstand"/>
        <w:rPr>
          <w:color w:val="2F5496" w:themeColor="accent1" w:themeShade="BF"/>
          <w:shd w:val="clear" w:color="auto" w:fill="FFFFFF"/>
        </w:rPr>
      </w:pPr>
      <w:r>
        <w:rPr>
          <w:color w:val="2F5496" w:themeColor="accent1" w:themeShade="BF"/>
          <w:shd w:val="clear" w:color="auto" w:fill="FFFFFF"/>
        </w:rPr>
        <w:t>Het stellen van een diagnose</w:t>
      </w:r>
    </w:p>
    <w:p w14:paraId="4F766A21" w14:textId="0401F2DC" w:rsidR="0057695F" w:rsidRDefault="0057695F" w:rsidP="007C001F">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59CEA701" w14:textId="767C69EB" w:rsidR="0057695F" w:rsidRDefault="0057695F" w:rsidP="007C001F">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1DF843ED" w14:textId="74FB2B8E" w:rsidR="0057695F" w:rsidRDefault="0057695F" w:rsidP="007C001F">
      <w:pPr>
        <w:pStyle w:val="Geenafstand"/>
        <w:rPr>
          <w:color w:val="2F5496" w:themeColor="accent1" w:themeShade="BF"/>
          <w:shd w:val="clear" w:color="auto" w:fill="FFFFFF"/>
        </w:rPr>
      </w:pPr>
    </w:p>
    <w:p w14:paraId="66E0CA60"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8C0A2D5"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Als psycholoog mag je bepaalde handelingen niet doen die bijvoorbeeld een arts wel mag. </w:t>
      </w:r>
    </w:p>
    <w:p w14:paraId="7133BD09" w14:textId="77777777" w:rsidR="0057695F" w:rsidRDefault="0057695F" w:rsidP="0057695F">
      <w:pPr>
        <w:pStyle w:val="Geenafstand"/>
        <w:rPr>
          <w:color w:val="2F5496" w:themeColor="accent1" w:themeShade="BF"/>
          <w:shd w:val="clear" w:color="auto" w:fill="FFFFFF"/>
        </w:rPr>
      </w:pPr>
    </w:p>
    <w:p w14:paraId="68E8058B"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28298854" w14:textId="60BC2818"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Dit is het geval bij het stellen van een diagnose</w:t>
      </w:r>
      <w:ins w:id="78" w:author="Anne Rorije" w:date="2021-09-08T18:46:00Z">
        <w:r w:rsidR="00916CF8">
          <w:rPr>
            <w:color w:val="2F5496" w:themeColor="accent1" w:themeShade="BF"/>
            <w:shd w:val="clear" w:color="auto" w:fill="FFFFFF"/>
          </w:rPr>
          <w:t>.</w:t>
        </w:r>
      </w:ins>
      <w:r>
        <w:rPr>
          <w:color w:val="2F5496" w:themeColor="accent1" w:themeShade="BF"/>
          <w:shd w:val="clear" w:color="auto" w:fill="FFFFFF"/>
        </w:rPr>
        <w:t xml:space="preserve"> </w:t>
      </w:r>
    </w:p>
    <w:p w14:paraId="5C5FC865" w14:textId="77777777" w:rsidR="0057695F" w:rsidRDefault="0057695F" w:rsidP="0057695F">
      <w:pPr>
        <w:pStyle w:val="Geenafstand"/>
        <w:rPr>
          <w:color w:val="2F5496" w:themeColor="accent1" w:themeShade="BF"/>
          <w:shd w:val="clear" w:color="auto" w:fill="FFFFFF"/>
        </w:rPr>
      </w:pPr>
    </w:p>
    <w:p w14:paraId="0B058E82" w14:textId="0E3D2CC7" w:rsidR="0057695F" w:rsidRP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p>
    <w:p w14:paraId="57AD5C65" w14:textId="5BEB928D" w:rsidR="0057695F" w:rsidRDefault="0057695F" w:rsidP="0057695F">
      <w:pPr>
        <w:pStyle w:val="Geenafstand"/>
        <w:rPr>
          <w:b/>
          <w:bCs/>
          <w:color w:val="2F5496" w:themeColor="accent1" w:themeShade="BF"/>
          <w:shd w:val="clear" w:color="auto" w:fill="FFFFFF"/>
        </w:rPr>
      </w:pPr>
      <w:r>
        <w:rPr>
          <w:b/>
          <w:bCs/>
          <w:color w:val="2F5496" w:themeColor="accent1" w:themeShade="BF"/>
          <w:shd w:val="clear" w:color="auto" w:fill="FFFFFF"/>
        </w:rPr>
        <w:t xml:space="preserve">Deze stelling is niet correct </w:t>
      </w:r>
    </w:p>
    <w:p w14:paraId="77621744" w14:textId="09238910" w:rsidR="0057695F" w:rsidRDefault="0057695F" w:rsidP="0057695F">
      <w:pPr>
        <w:pStyle w:val="Geenafstand"/>
        <w:rPr>
          <w:b/>
          <w:bCs/>
          <w:color w:val="2F5496" w:themeColor="accent1" w:themeShade="BF"/>
          <w:shd w:val="clear" w:color="auto" w:fill="FFFFFF"/>
        </w:rPr>
      </w:pPr>
    </w:p>
    <w:p w14:paraId="334DD9F2" w14:textId="6251C3BB" w:rsidR="0057695F" w:rsidRPr="0057695F" w:rsidRDefault="0057695F" w:rsidP="0057695F">
      <w:pPr>
        <w:pStyle w:val="Geenafstand"/>
        <w:rPr>
          <w:color w:val="2F5496" w:themeColor="accent1" w:themeShade="BF"/>
          <w:shd w:val="clear" w:color="auto" w:fill="FFFFFF"/>
        </w:rPr>
      </w:pPr>
      <w:r w:rsidRPr="0057695F">
        <w:rPr>
          <w:color w:val="2F5496" w:themeColor="accent1" w:themeShade="BF"/>
          <w:shd w:val="clear" w:color="auto" w:fill="FFFFFF"/>
        </w:rPr>
        <w:t>Extra info:</w:t>
      </w:r>
    </w:p>
    <w:p w14:paraId="75CEC023" w14:textId="57A189BB"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Als psycholoog mag je geen medicijnen voorschrijven. Dit mag een arts wel. </w:t>
      </w:r>
    </w:p>
    <w:p w14:paraId="62C2D135" w14:textId="64313E4E" w:rsidR="0057695F" w:rsidRDefault="0057695F" w:rsidP="007C001F">
      <w:pPr>
        <w:pStyle w:val="Geenafstand"/>
        <w:rPr>
          <w:color w:val="2F5496" w:themeColor="accent1" w:themeShade="BF"/>
          <w:shd w:val="clear" w:color="auto" w:fill="FFFFFF"/>
        </w:rPr>
      </w:pPr>
    </w:p>
    <w:p w14:paraId="6192A15E"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145814B"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Als psycholoog mag je bepaalde handelingen niet doen die bijvoorbeeld een arts wel mag. </w:t>
      </w:r>
    </w:p>
    <w:p w14:paraId="727DF488" w14:textId="77777777" w:rsidR="0057695F" w:rsidRDefault="0057695F" w:rsidP="0057695F">
      <w:pPr>
        <w:pStyle w:val="Geenafstand"/>
        <w:rPr>
          <w:color w:val="2F5496" w:themeColor="accent1" w:themeShade="BF"/>
          <w:shd w:val="clear" w:color="auto" w:fill="FFFFFF"/>
        </w:rPr>
      </w:pPr>
    </w:p>
    <w:p w14:paraId="651B00E3"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7FDEB7D" w14:textId="4ABBC46F"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Een voorbeeld van zo’n handeling is het voorschrijven van medicijnen. </w:t>
      </w:r>
    </w:p>
    <w:p w14:paraId="4340113F" w14:textId="77777777" w:rsidR="0057695F" w:rsidRDefault="0057695F" w:rsidP="0057695F">
      <w:pPr>
        <w:pStyle w:val="Geenafstand"/>
        <w:rPr>
          <w:color w:val="2F5496" w:themeColor="accent1" w:themeShade="BF"/>
          <w:shd w:val="clear" w:color="auto" w:fill="FFFFFF"/>
        </w:rPr>
      </w:pPr>
    </w:p>
    <w:p w14:paraId="0BE27AE0" w14:textId="77777777" w:rsidR="0057695F" w:rsidRPr="0057695F" w:rsidRDefault="0057695F" w:rsidP="0057695F">
      <w:pPr>
        <w:pStyle w:val="Geenafstand"/>
        <w:rPr>
          <w:b/>
          <w:bCs/>
          <w:color w:val="2F5496" w:themeColor="accent1" w:themeShade="BF"/>
          <w:shd w:val="clear" w:color="auto" w:fill="FFFFFF"/>
        </w:rPr>
      </w:pPr>
      <w:r w:rsidRPr="0057695F">
        <w:rPr>
          <w:b/>
          <w:bCs/>
          <w:color w:val="2F5496" w:themeColor="accent1" w:themeShade="BF"/>
          <w:shd w:val="clear" w:color="auto" w:fill="FFFFFF"/>
        </w:rPr>
        <w:t xml:space="preserve">Deze stelling is correct </w:t>
      </w:r>
    </w:p>
    <w:p w14:paraId="0A90A6D0" w14:textId="77777777" w:rsidR="0057695F" w:rsidRPr="0057695F" w:rsidRDefault="0057695F" w:rsidP="0057695F">
      <w:pPr>
        <w:pStyle w:val="Geenafstand"/>
        <w:rPr>
          <w:color w:val="2F5496" w:themeColor="accent1" w:themeShade="BF"/>
          <w:shd w:val="clear" w:color="auto" w:fill="FFFFFF"/>
        </w:rPr>
      </w:pPr>
      <w:r w:rsidRPr="0057695F">
        <w:rPr>
          <w:color w:val="2F5496" w:themeColor="accent1" w:themeShade="BF"/>
          <w:shd w:val="clear" w:color="auto" w:fill="FFFFFF"/>
        </w:rPr>
        <w:t xml:space="preserve">Deze stelling is niet correct </w:t>
      </w:r>
    </w:p>
    <w:p w14:paraId="503021EF" w14:textId="77777777" w:rsidR="0057695F" w:rsidRPr="0057695F" w:rsidRDefault="0057695F" w:rsidP="007C001F">
      <w:pPr>
        <w:pStyle w:val="Geenafstand"/>
        <w:rPr>
          <w:color w:val="2F5496" w:themeColor="accent1" w:themeShade="BF"/>
          <w:shd w:val="clear" w:color="auto" w:fill="FFFFFF"/>
        </w:rPr>
      </w:pPr>
    </w:p>
    <w:p w14:paraId="3A1AE3F4" w14:textId="77DA4CEF" w:rsidR="002E0E23" w:rsidRPr="002E0E23" w:rsidRDefault="002E0E23" w:rsidP="007C001F">
      <w:pPr>
        <w:pStyle w:val="Geenafstand"/>
        <w:rPr>
          <w:b/>
          <w:bCs/>
        </w:rPr>
      </w:pPr>
      <w:r w:rsidRPr="002E0E23">
        <w:rPr>
          <w:b/>
          <w:bCs/>
        </w:rPr>
        <w:t xml:space="preserve">Subject: </w:t>
      </w:r>
      <w:r w:rsidR="004E6539">
        <w:rPr>
          <w:b/>
          <w:bCs/>
        </w:rPr>
        <w:t>Zorgprofessionals</w:t>
      </w:r>
    </w:p>
    <w:p w14:paraId="16809D48" w14:textId="48B79BC0" w:rsidR="002E0E23" w:rsidRPr="002E0E23" w:rsidRDefault="002E0E23" w:rsidP="007C001F">
      <w:pPr>
        <w:pStyle w:val="Geenafstand"/>
        <w:rPr>
          <w:b/>
          <w:bCs/>
        </w:rPr>
      </w:pPr>
      <w:r w:rsidRPr="002E0E23">
        <w:rPr>
          <w:b/>
          <w:bCs/>
        </w:rPr>
        <w:t>HTML: De psychotherapeut</w:t>
      </w:r>
    </w:p>
    <w:p w14:paraId="46DEF99A" w14:textId="7B85395A" w:rsidR="002E0E23" w:rsidRPr="002E0E23" w:rsidRDefault="002E0E23" w:rsidP="007C001F">
      <w:pPr>
        <w:pStyle w:val="Geenafstand"/>
        <w:rPr>
          <w:b/>
          <w:bCs/>
        </w:rPr>
      </w:pPr>
      <w:r w:rsidRPr="002E0E23">
        <w:rPr>
          <w:b/>
          <w:bCs/>
        </w:rPr>
        <w:t>De psychotherapeut</w:t>
      </w:r>
    </w:p>
    <w:p w14:paraId="40F63472" w14:textId="4B9B1CFD" w:rsidR="002E0E23" w:rsidRDefault="002E0E23" w:rsidP="007C001F">
      <w:pPr>
        <w:pStyle w:val="Geenafstand"/>
      </w:pPr>
      <w:r w:rsidRPr="002E0E23">
        <w:rPr>
          <w:highlight w:val="yellow"/>
        </w:rPr>
        <w:t>Image ID: 1116766790</w:t>
      </w:r>
    </w:p>
    <w:p w14:paraId="18018553" w14:textId="77777777" w:rsidR="007C001F" w:rsidRDefault="007C001F" w:rsidP="007C001F">
      <w:pPr>
        <w:pStyle w:val="Geenafstand"/>
      </w:pPr>
    </w:p>
    <w:p w14:paraId="2075BF16" w14:textId="5F619425" w:rsidR="00D10774" w:rsidRPr="00B322E5" w:rsidRDefault="00D355A0" w:rsidP="00D10774">
      <w:pPr>
        <w:spacing w:after="0"/>
        <w:rPr>
          <w:rFonts w:ascii="Calibri" w:eastAsia="Calibri" w:hAnsi="Calibri" w:cs="Calibri"/>
          <w:color w:val="000000" w:themeColor="text1"/>
        </w:rPr>
      </w:pPr>
      <w:r w:rsidRPr="00B322E5">
        <w:rPr>
          <w:rFonts w:ascii="Calibri" w:eastAsia="Calibri" w:hAnsi="Calibri" w:cs="Calibri"/>
          <w:color w:val="000000" w:themeColor="text1"/>
        </w:rPr>
        <w:t xml:space="preserve">Als </w:t>
      </w:r>
      <w:r w:rsidR="00D10774" w:rsidRPr="00B322E5">
        <w:rPr>
          <w:rFonts w:ascii="Calibri" w:eastAsia="Calibri" w:hAnsi="Calibri" w:cs="Calibri"/>
          <w:color w:val="000000" w:themeColor="text1"/>
        </w:rPr>
        <w:t>psychotherapeut behandel</w:t>
      </w:r>
      <w:r w:rsidRPr="00B322E5">
        <w:rPr>
          <w:rFonts w:ascii="Calibri" w:eastAsia="Calibri" w:hAnsi="Calibri" w:cs="Calibri"/>
          <w:color w:val="000000" w:themeColor="text1"/>
        </w:rPr>
        <w:t xml:space="preserve"> </w:t>
      </w:r>
      <w:r w:rsidR="00D10774" w:rsidRPr="00B322E5">
        <w:rPr>
          <w:rFonts w:ascii="Calibri" w:eastAsia="Calibri" w:hAnsi="Calibri" w:cs="Calibri"/>
          <w:color w:val="000000" w:themeColor="text1"/>
        </w:rPr>
        <w:t xml:space="preserve">je </w:t>
      </w:r>
      <w:r w:rsidRPr="00B322E5">
        <w:rPr>
          <w:rFonts w:ascii="Calibri" w:eastAsia="Calibri" w:hAnsi="Calibri" w:cs="Calibri"/>
          <w:color w:val="000000" w:themeColor="text1"/>
        </w:rPr>
        <w:t xml:space="preserve">zorgvragers met </w:t>
      </w:r>
      <w:r w:rsidR="00D10774" w:rsidRPr="00B322E5">
        <w:rPr>
          <w:rFonts w:ascii="Calibri" w:eastAsia="Calibri" w:hAnsi="Calibri" w:cs="Calibri"/>
          <w:color w:val="000000" w:themeColor="text1"/>
        </w:rPr>
        <w:t>moeilijke problemen. Vaak zijn deze</w:t>
      </w:r>
      <w:r w:rsidRPr="00B322E5">
        <w:rPr>
          <w:rFonts w:ascii="Calibri" w:eastAsia="Calibri" w:hAnsi="Calibri" w:cs="Calibri"/>
          <w:color w:val="000000" w:themeColor="text1"/>
        </w:rPr>
        <w:t xml:space="preserve"> problemen</w:t>
      </w:r>
      <w:r w:rsidR="00D10774" w:rsidRPr="00B322E5">
        <w:rPr>
          <w:rFonts w:ascii="Calibri" w:eastAsia="Calibri" w:hAnsi="Calibri" w:cs="Calibri"/>
          <w:color w:val="000000" w:themeColor="text1"/>
        </w:rPr>
        <w:t>:</w:t>
      </w:r>
    </w:p>
    <w:p w14:paraId="0A21E1FB" w14:textId="50CC21A1" w:rsidR="00D10774" w:rsidRPr="00B322E5" w:rsidRDefault="00D10774" w:rsidP="00D10774">
      <w:pPr>
        <w:pStyle w:val="Lijstalinea"/>
        <w:numPr>
          <w:ilvl w:val="0"/>
          <w:numId w:val="8"/>
        </w:numPr>
        <w:spacing w:after="0"/>
        <w:rPr>
          <w:rFonts w:ascii="Calibri" w:eastAsia="Calibri" w:hAnsi="Calibri" w:cs="Calibri"/>
          <w:color w:val="000000" w:themeColor="text1"/>
        </w:rPr>
      </w:pPr>
      <w:proofErr w:type="gramStart"/>
      <w:r w:rsidRPr="00B322E5">
        <w:rPr>
          <w:rFonts w:ascii="Calibri" w:eastAsia="Calibri" w:hAnsi="Calibri" w:cs="Calibri"/>
          <w:color w:val="000000" w:themeColor="text1"/>
        </w:rPr>
        <w:t>psychisch</w:t>
      </w:r>
      <w:proofErr w:type="gramEnd"/>
      <w:r w:rsidRPr="00B322E5">
        <w:rPr>
          <w:rFonts w:ascii="Calibri" w:eastAsia="Calibri" w:hAnsi="Calibri" w:cs="Calibri"/>
          <w:color w:val="000000" w:themeColor="text1"/>
        </w:rPr>
        <w:t>. Dat be</w:t>
      </w:r>
      <w:r w:rsidR="00E833D9" w:rsidRPr="00B322E5">
        <w:rPr>
          <w:rFonts w:ascii="Calibri" w:eastAsia="Calibri" w:hAnsi="Calibri" w:cs="Calibri"/>
          <w:color w:val="000000" w:themeColor="text1"/>
        </w:rPr>
        <w:t>te</w:t>
      </w:r>
      <w:r w:rsidRPr="00B322E5">
        <w:rPr>
          <w:rFonts w:ascii="Calibri" w:eastAsia="Calibri" w:hAnsi="Calibri" w:cs="Calibri"/>
          <w:color w:val="000000" w:themeColor="text1"/>
        </w:rPr>
        <w:t xml:space="preserve">kent dat </w:t>
      </w:r>
      <w:r w:rsidR="00D355A0" w:rsidRPr="00B322E5">
        <w:rPr>
          <w:rFonts w:ascii="Calibri" w:eastAsia="Calibri" w:hAnsi="Calibri" w:cs="Calibri"/>
          <w:color w:val="000000" w:themeColor="text1"/>
        </w:rPr>
        <w:t>d</w:t>
      </w:r>
      <w:r w:rsidRPr="00B322E5">
        <w:rPr>
          <w:rFonts w:ascii="Calibri" w:eastAsia="Calibri" w:hAnsi="Calibri" w:cs="Calibri"/>
          <w:color w:val="000000" w:themeColor="text1"/>
        </w:rPr>
        <w:t xml:space="preserve">e problemen te maken hebben met </w:t>
      </w:r>
      <w:r w:rsidR="00D355A0" w:rsidRPr="00B322E5">
        <w:rPr>
          <w:rFonts w:ascii="Calibri" w:eastAsia="Calibri" w:hAnsi="Calibri" w:cs="Calibri"/>
          <w:color w:val="000000" w:themeColor="text1"/>
        </w:rPr>
        <w:t>h</w:t>
      </w:r>
      <w:r w:rsidRPr="00B322E5">
        <w:rPr>
          <w:rFonts w:ascii="Calibri" w:eastAsia="Calibri" w:hAnsi="Calibri" w:cs="Calibri"/>
          <w:color w:val="000000" w:themeColor="text1"/>
        </w:rPr>
        <w:t>e</w:t>
      </w:r>
      <w:r w:rsidR="00D355A0" w:rsidRPr="00B322E5">
        <w:rPr>
          <w:rFonts w:ascii="Calibri" w:eastAsia="Calibri" w:hAnsi="Calibri" w:cs="Calibri"/>
          <w:color w:val="000000" w:themeColor="text1"/>
        </w:rPr>
        <w:t>t</w:t>
      </w:r>
      <w:r w:rsidRPr="00B322E5">
        <w:rPr>
          <w:rFonts w:ascii="Calibri" w:eastAsia="Calibri" w:hAnsi="Calibri" w:cs="Calibri"/>
          <w:color w:val="000000" w:themeColor="text1"/>
        </w:rPr>
        <w:t xml:space="preserve"> gevoel en </w:t>
      </w:r>
      <w:r w:rsidR="00D355A0" w:rsidRPr="00B322E5">
        <w:rPr>
          <w:rFonts w:ascii="Calibri" w:eastAsia="Calibri" w:hAnsi="Calibri" w:cs="Calibri"/>
          <w:color w:val="000000" w:themeColor="text1"/>
        </w:rPr>
        <w:t>de</w:t>
      </w:r>
      <w:r w:rsidR="00E833D9" w:rsidRPr="00B322E5">
        <w:rPr>
          <w:rFonts w:ascii="Calibri" w:eastAsia="Calibri" w:hAnsi="Calibri" w:cs="Calibri"/>
          <w:color w:val="000000" w:themeColor="text1"/>
        </w:rPr>
        <w:t xml:space="preserve"> </w:t>
      </w:r>
      <w:r w:rsidRPr="00B322E5">
        <w:rPr>
          <w:rFonts w:ascii="Calibri" w:eastAsia="Calibri" w:hAnsi="Calibri" w:cs="Calibri"/>
          <w:color w:val="000000" w:themeColor="text1"/>
        </w:rPr>
        <w:t>gedachten;</w:t>
      </w:r>
    </w:p>
    <w:p w14:paraId="79A260C7" w14:textId="03EC36E4" w:rsidR="00D10774" w:rsidRPr="00B322E5" w:rsidRDefault="00D10774" w:rsidP="00D10774">
      <w:pPr>
        <w:pStyle w:val="Lijstalinea"/>
        <w:numPr>
          <w:ilvl w:val="0"/>
          <w:numId w:val="8"/>
        </w:numPr>
        <w:spacing w:after="0"/>
        <w:rPr>
          <w:rFonts w:ascii="Calibri" w:eastAsia="Calibri" w:hAnsi="Calibri" w:cs="Calibri"/>
          <w:color w:val="000000" w:themeColor="text1"/>
        </w:rPr>
      </w:pPr>
      <w:proofErr w:type="gramStart"/>
      <w:r w:rsidRPr="00B322E5">
        <w:rPr>
          <w:rFonts w:ascii="Calibri" w:eastAsia="Calibri" w:hAnsi="Calibri" w:cs="Calibri"/>
          <w:color w:val="000000" w:themeColor="text1"/>
        </w:rPr>
        <w:t>sociaal</w:t>
      </w:r>
      <w:proofErr w:type="gramEnd"/>
      <w:r w:rsidRPr="00B322E5">
        <w:rPr>
          <w:rFonts w:ascii="Calibri" w:eastAsia="Calibri" w:hAnsi="Calibri" w:cs="Calibri"/>
          <w:color w:val="000000" w:themeColor="text1"/>
        </w:rPr>
        <w:t xml:space="preserve">. Dat betekent dat </w:t>
      </w:r>
      <w:r w:rsidR="00D355A0" w:rsidRPr="00B322E5">
        <w:rPr>
          <w:rFonts w:ascii="Calibri" w:eastAsia="Calibri" w:hAnsi="Calibri" w:cs="Calibri"/>
          <w:color w:val="000000" w:themeColor="text1"/>
        </w:rPr>
        <w:t xml:space="preserve">de zorgvrager </w:t>
      </w:r>
      <w:r w:rsidRPr="00B322E5">
        <w:rPr>
          <w:rFonts w:ascii="Calibri" w:eastAsia="Calibri" w:hAnsi="Calibri" w:cs="Calibri"/>
          <w:color w:val="000000" w:themeColor="text1"/>
        </w:rPr>
        <w:t xml:space="preserve">problemen </w:t>
      </w:r>
      <w:r w:rsidR="00D355A0" w:rsidRPr="00B322E5">
        <w:rPr>
          <w:rFonts w:ascii="Calibri" w:eastAsia="Calibri" w:hAnsi="Calibri" w:cs="Calibri"/>
          <w:color w:val="000000" w:themeColor="text1"/>
        </w:rPr>
        <w:t>heeft</w:t>
      </w:r>
      <w:r w:rsidRPr="00B322E5">
        <w:rPr>
          <w:rFonts w:ascii="Calibri" w:eastAsia="Calibri" w:hAnsi="Calibri" w:cs="Calibri"/>
          <w:color w:val="000000" w:themeColor="text1"/>
        </w:rPr>
        <w:t xml:space="preserve"> met andere mensen of organisaties.</w:t>
      </w:r>
    </w:p>
    <w:p w14:paraId="15A222EA" w14:textId="77777777" w:rsidR="00B55C2F" w:rsidRPr="00B55C2F" w:rsidRDefault="00B55C2F" w:rsidP="00B55C2F">
      <w:pPr>
        <w:spacing w:after="0"/>
        <w:rPr>
          <w:rFonts w:ascii="Calibri" w:eastAsia="Calibri" w:hAnsi="Calibri" w:cs="Calibri"/>
          <w:color w:val="000000" w:themeColor="text1"/>
        </w:rPr>
      </w:pPr>
    </w:p>
    <w:p w14:paraId="15B5A0E3" w14:textId="6CC6DC15" w:rsidR="00E833D9" w:rsidRPr="00B322E5" w:rsidRDefault="00D10774" w:rsidP="00D10774">
      <w:pPr>
        <w:spacing w:after="0"/>
        <w:rPr>
          <w:rFonts w:ascii="Calibri" w:eastAsia="Calibri" w:hAnsi="Calibri" w:cs="Calibri"/>
          <w:color w:val="000000" w:themeColor="text1"/>
        </w:rPr>
      </w:pPr>
      <w:r w:rsidRPr="00B322E5">
        <w:rPr>
          <w:rFonts w:ascii="Calibri" w:eastAsia="Calibri" w:hAnsi="Calibri" w:cs="Calibri"/>
          <w:color w:val="000000" w:themeColor="text1"/>
        </w:rPr>
        <w:t xml:space="preserve">Een combinatie van deze problemen </w:t>
      </w:r>
      <w:del w:id="79" w:author="Anne Rorije" w:date="2021-09-08T17:21:00Z">
        <w:r w:rsidRPr="00B322E5" w:rsidDel="000E7724">
          <w:rPr>
            <w:rFonts w:ascii="Calibri" w:eastAsia="Calibri" w:hAnsi="Calibri" w:cs="Calibri"/>
            <w:color w:val="000000" w:themeColor="text1"/>
          </w:rPr>
          <w:delText>noem je</w:delText>
        </w:r>
      </w:del>
      <w:ins w:id="80" w:author="Anne Rorije" w:date="2021-09-08T17:21:00Z">
        <w:r w:rsidR="000E7724">
          <w:rPr>
            <w:rFonts w:ascii="Calibri" w:eastAsia="Calibri" w:hAnsi="Calibri" w:cs="Calibri"/>
            <w:color w:val="000000" w:themeColor="text1"/>
          </w:rPr>
          <w:t>noemen we</w:t>
        </w:r>
      </w:ins>
      <w:r w:rsidRPr="00B322E5">
        <w:rPr>
          <w:rFonts w:ascii="Calibri" w:eastAsia="Calibri" w:hAnsi="Calibri" w:cs="Calibri"/>
          <w:color w:val="000000" w:themeColor="text1"/>
        </w:rPr>
        <w:t xml:space="preserve"> </w:t>
      </w:r>
      <w:r w:rsidRPr="00B322E5">
        <w:rPr>
          <w:rFonts w:ascii="Calibri" w:eastAsia="Calibri" w:hAnsi="Calibri" w:cs="Calibri"/>
          <w:b/>
          <w:bCs/>
          <w:color w:val="000000" w:themeColor="text1"/>
        </w:rPr>
        <w:t>psychosociale problemen</w:t>
      </w:r>
      <w:r w:rsidRPr="00B322E5">
        <w:rPr>
          <w:rFonts w:ascii="Calibri" w:eastAsia="Calibri" w:hAnsi="Calibri" w:cs="Calibri"/>
          <w:color w:val="000000" w:themeColor="text1"/>
        </w:rPr>
        <w:t xml:space="preserve">. Vaak is </w:t>
      </w:r>
      <w:r w:rsidR="00D355A0" w:rsidRPr="00B322E5">
        <w:rPr>
          <w:rFonts w:ascii="Calibri" w:eastAsia="Calibri" w:hAnsi="Calibri" w:cs="Calibri"/>
          <w:color w:val="000000" w:themeColor="text1"/>
        </w:rPr>
        <w:t xml:space="preserve">dit </w:t>
      </w:r>
      <w:r w:rsidRPr="00B322E5">
        <w:rPr>
          <w:rFonts w:ascii="Calibri" w:eastAsia="Calibri" w:hAnsi="Calibri" w:cs="Calibri"/>
          <w:color w:val="000000" w:themeColor="text1"/>
        </w:rPr>
        <w:t xml:space="preserve">de oorzaak van problemen </w:t>
      </w:r>
      <w:r w:rsidR="00D355A0" w:rsidRPr="00B322E5">
        <w:rPr>
          <w:rFonts w:ascii="Calibri" w:eastAsia="Calibri" w:hAnsi="Calibri" w:cs="Calibri"/>
          <w:color w:val="000000" w:themeColor="text1"/>
        </w:rPr>
        <w:t>van het</w:t>
      </w:r>
      <w:r w:rsidRPr="00B322E5">
        <w:rPr>
          <w:rFonts w:ascii="Calibri" w:eastAsia="Calibri" w:hAnsi="Calibri" w:cs="Calibri"/>
          <w:color w:val="000000" w:themeColor="text1"/>
        </w:rPr>
        <w:t xml:space="preserve"> karakter</w:t>
      </w:r>
      <w:ins w:id="81" w:author="Anne Rorije" w:date="2021-09-08T18:47:00Z">
        <w:r w:rsidR="00916CF8">
          <w:rPr>
            <w:rFonts w:ascii="Calibri" w:eastAsia="Calibri" w:hAnsi="Calibri" w:cs="Calibri"/>
            <w:color w:val="000000" w:themeColor="text1"/>
          </w:rPr>
          <w:t xml:space="preserve"> </w:t>
        </w:r>
      </w:ins>
      <w:del w:id="82" w:author="Anne Rorije" w:date="2021-09-08T18:47:00Z">
        <w:r w:rsidRPr="00B322E5" w:rsidDel="00916CF8">
          <w:rPr>
            <w:rFonts w:ascii="Calibri" w:eastAsia="Calibri" w:hAnsi="Calibri" w:cs="Calibri"/>
            <w:color w:val="000000" w:themeColor="text1"/>
          </w:rPr>
          <w:delText xml:space="preserve">. </w:delText>
        </w:r>
      </w:del>
      <w:del w:id="83" w:author="Anne Rorije" w:date="2021-09-08T17:34:00Z">
        <w:r w:rsidRPr="00B322E5" w:rsidDel="005F725A">
          <w:rPr>
            <w:rFonts w:ascii="Calibri" w:eastAsia="Calibri" w:hAnsi="Calibri" w:cs="Calibri"/>
            <w:color w:val="000000" w:themeColor="text1"/>
          </w:rPr>
          <w:delText>Je noemt</w:delText>
        </w:r>
      </w:del>
      <w:del w:id="84" w:author="Anne Rorije" w:date="2021-09-08T18:47:00Z">
        <w:r w:rsidRPr="00B322E5" w:rsidDel="00916CF8">
          <w:rPr>
            <w:rFonts w:ascii="Calibri" w:eastAsia="Calibri" w:hAnsi="Calibri" w:cs="Calibri"/>
            <w:color w:val="000000" w:themeColor="text1"/>
          </w:rPr>
          <w:delText xml:space="preserve"> dit </w:delText>
        </w:r>
        <w:r w:rsidR="00D77024" w:rsidRPr="00B322E5" w:rsidDel="00916CF8">
          <w:rPr>
            <w:rFonts w:ascii="Calibri" w:eastAsia="Calibri" w:hAnsi="Calibri" w:cs="Calibri"/>
            <w:color w:val="000000" w:themeColor="text1"/>
          </w:rPr>
          <w:delText>ook wel</w:delText>
        </w:r>
      </w:del>
      <w:ins w:id="85" w:author="Anne Rorije" w:date="2021-09-08T18:47:00Z">
        <w:r w:rsidR="00916CF8">
          <w:rPr>
            <w:rFonts w:ascii="Calibri" w:eastAsia="Calibri" w:hAnsi="Calibri" w:cs="Calibri"/>
            <w:color w:val="000000" w:themeColor="text1"/>
          </w:rPr>
          <w:t>(</w:t>
        </w:r>
      </w:ins>
      <w:del w:id="86" w:author="Anne Rorije" w:date="2021-09-08T18:47:00Z">
        <w:r w:rsidRPr="00B322E5" w:rsidDel="00916CF8">
          <w:rPr>
            <w:rFonts w:ascii="Calibri" w:eastAsia="Calibri" w:hAnsi="Calibri" w:cs="Calibri"/>
            <w:color w:val="000000" w:themeColor="text1"/>
          </w:rPr>
          <w:delText xml:space="preserve"> </w:delText>
        </w:r>
      </w:del>
      <w:r w:rsidRPr="00B322E5">
        <w:rPr>
          <w:rFonts w:ascii="Calibri" w:eastAsia="Calibri" w:hAnsi="Calibri" w:cs="Calibri"/>
          <w:b/>
          <w:bCs/>
          <w:color w:val="000000" w:themeColor="text1"/>
        </w:rPr>
        <w:t>persoonlijkheid</w:t>
      </w:r>
      <w:ins w:id="87" w:author="Anne Rorije" w:date="2021-09-08T18:47:00Z">
        <w:r w:rsidR="00916CF8">
          <w:rPr>
            <w:rFonts w:ascii="Calibri" w:eastAsia="Calibri" w:hAnsi="Calibri" w:cs="Calibri"/>
            <w:color w:val="000000" w:themeColor="text1"/>
          </w:rPr>
          <w:t>)</w:t>
        </w:r>
      </w:ins>
      <w:r w:rsidRPr="00B322E5">
        <w:rPr>
          <w:rFonts w:ascii="Calibri" w:eastAsia="Calibri" w:hAnsi="Calibri" w:cs="Calibri"/>
          <w:color w:val="000000" w:themeColor="text1"/>
        </w:rPr>
        <w:t xml:space="preserve">. </w:t>
      </w:r>
      <w:r w:rsidR="00D355A0" w:rsidRPr="00B322E5">
        <w:rPr>
          <w:rFonts w:ascii="Calibri" w:eastAsia="Calibri" w:hAnsi="Calibri" w:cs="Calibri"/>
          <w:color w:val="000000" w:themeColor="text1"/>
        </w:rPr>
        <w:t xml:space="preserve">Een voorbeeld hiervan is een onzeker karakter. </w:t>
      </w:r>
    </w:p>
    <w:p w14:paraId="73E9E3ED" w14:textId="0A8FF554" w:rsidR="00E833D9" w:rsidRPr="00B322E5" w:rsidRDefault="00E833D9" w:rsidP="00D10774">
      <w:pPr>
        <w:spacing w:after="0"/>
        <w:rPr>
          <w:rFonts w:ascii="Calibri" w:eastAsia="Calibri" w:hAnsi="Calibri" w:cs="Calibri"/>
          <w:color w:val="000000" w:themeColor="text1"/>
        </w:rPr>
      </w:pPr>
    </w:p>
    <w:p w14:paraId="29DC87CD" w14:textId="203169BD" w:rsidR="00625603" w:rsidRDefault="00D355A0" w:rsidP="00D10774">
      <w:pPr>
        <w:spacing w:after="0"/>
        <w:rPr>
          <w:rFonts w:ascii="Calibri" w:eastAsia="Calibri" w:hAnsi="Calibri" w:cs="Calibri"/>
          <w:color w:val="000000" w:themeColor="text1"/>
        </w:rPr>
      </w:pPr>
      <w:r w:rsidRPr="00B322E5">
        <w:rPr>
          <w:rFonts w:ascii="Calibri" w:eastAsia="Calibri" w:hAnsi="Calibri" w:cs="Calibri"/>
          <w:color w:val="000000" w:themeColor="text1"/>
        </w:rPr>
        <w:t>Als</w:t>
      </w:r>
      <w:r w:rsidR="00625603" w:rsidRPr="00B322E5">
        <w:rPr>
          <w:rFonts w:ascii="Calibri" w:eastAsia="Calibri" w:hAnsi="Calibri" w:cs="Calibri"/>
          <w:color w:val="000000" w:themeColor="text1"/>
        </w:rPr>
        <w:t xml:space="preserve"> psychotherapeut </w:t>
      </w:r>
      <w:r w:rsidRPr="00B322E5">
        <w:rPr>
          <w:rFonts w:ascii="Calibri" w:eastAsia="Calibri" w:hAnsi="Calibri" w:cs="Calibri"/>
          <w:color w:val="000000" w:themeColor="text1"/>
        </w:rPr>
        <w:t>heb je</w:t>
      </w:r>
      <w:r w:rsidR="00625603" w:rsidRPr="00B322E5">
        <w:rPr>
          <w:rFonts w:ascii="Calibri" w:eastAsia="Calibri" w:hAnsi="Calibri" w:cs="Calibri"/>
          <w:color w:val="000000" w:themeColor="text1"/>
        </w:rPr>
        <w:t xml:space="preserve"> een opleiding gedaan tot psycholoog of psychiater. Daarna doe</w:t>
      </w:r>
      <w:r w:rsidRPr="00B322E5">
        <w:rPr>
          <w:rFonts w:ascii="Calibri" w:eastAsia="Calibri" w:hAnsi="Calibri" w:cs="Calibri"/>
          <w:color w:val="000000" w:themeColor="text1"/>
        </w:rPr>
        <w:t xml:space="preserve"> je </w:t>
      </w:r>
      <w:r w:rsidR="00625603" w:rsidRPr="00B322E5">
        <w:rPr>
          <w:rFonts w:ascii="Calibri" w:eastAsia="Calibri" w:hAnsi="Calibri" w:cs="Calibri"/>
          <w:color w:val="000000" w:themeColor="text1"/>
        </w:rPr>
        <w:t xml:space="preserve">nog een extra opleiding speciaal voor </w:t>
      </w:r>
      <w:r w:rsidR="00625603" w:rsidRPr="00B322E5">
        <w:rPr>
          <w:rFonts w:ascii="Calibri" w:eastAsia="Calibri" w:hAnsi="Calibri" w:cs="Calibri"/>
          <w:b/>
          <w:color w:val="000000" w:themeColor="text1"/>
        </w:rPr>
        <w:t>psychotherapie</w:t>
      </w:r>
      <w:r w:rsidR="00625603" w:rsidRPr="00B322E5">
        <w:rPr>
          <w:rFonts w:ascii="Calibri" w:eastAsia="Calibri" w:hAnsi="Calibri" w:cs="Calibri"/>
          <w:color w:val="000000" w:themeColor="text1"/>
        </w:rPr>
        <w:t xml:space="preserve">. </w:t>
      </w:r>
      <w:r w:rsidR="00334B61" w:rsidRPr="00B322E5">
        <w:rPr>
          <w:rFonts w:ascii="Calibri" w:eastAsia="Calibri" w:hAnsi="Calibri" w:cs="Calibri"/>
          <w:color w:val="000000" w:themeColor="text1"/>
        </w:rPr>
        <w:t xml:space="preserve">Dit is een therapie waarbij het draait om </w:t>
      </w:r>
      <w:r w:rsidR="00334B61" w:rsidRPr="00B322E5">
        <w:rPr>
          <w:rFonts w:ascii="Calibri" w:eastAsia="Calibri" w:hAnsi="Calibri" w:cs="Calibri"/>
          <w:color w:val="000000" w:themeColor="text1"/>
        </w:rPr>
        <w:lastRenderedPageBreak/>
        <w:t>gesprekken. Het is daarom belangrijk dat</w:t>
      </w:r>
      <w:r w:rsidRPr="00B322E5">
        <w:rPr>
          <w:rFonts w:ascii="Calibri" w:eastAsia="Calibri" w:hAnsi="Calibri" w:cs="Calibri"/>
          <w:color w:val="000000" w:themeColor="text1"/>
        </w:rPr>
        <w:t xml:space="preserve"> de zorgvrager een goede klik heeft met zijn of haar psychotherapeut.</w:t>
      </w:r>
      <w:r>
        <w:rPr>
          <w:rFonts w:ascii="Calibri" w:eastAsia="Calibri" w:hAnsi="Calibri" w:cs="Calibri"/>
          <w:color w:val="000000" w:themeColor="text1"/>
        </w:rPr>
        <w:t xml:space="preserve"> </w:t>
      </w:r>
      <w:r w:rsidR="00334B61">
        <w:rPr>
          <w:rFonts w:ascii="Calibri" w:eastAsia="Calibri" w:hAnsi="Calibri" w:cs="Calibri"/>
          <w:color w:val="000000" w:themeColor="text1"/>
        </w:rPr>
        <w:t xml:space="preserve"> </w:t>
      </w:r>
    </w:p>
    <w:p w14:paraId="6ED9F587" w14:textId="77777777" w:rsidR="00E833D9" w:rsidRDefault="00E833D9" w:rsidP="00D10774">
      <w:pPr>
        <w:spacing w:after="0"/>
        <w:rPr>
          <w:rFonts w:ascii="Calibri" w:eastAsia="Calibri" w:hAnsi="Calibri" w:cs="Calibri"/>
          <w:color w:val="000000" w:themeColor="text1"/>
        </w:rPr>
      </w:pPr>
    </w:p>
    <w:p w14:paraId="243ED633" w14:textId="53AF9FC0" w:rsidR="00625603" w:rsidRPr="00B322E5" w:rsidRDefault="00D355A0" w:rsidP="00D10774">
      <w:pPr>
        <w:spacing w:after="0"/>
        <w:rPr>
          <w:rFonts w:ascii="Calibri" w:eastAsia="Calibri" w:hAnsi="Calibri" w:cs="Calibri"/>
          <w:color w:val="000000" w:themeColor="text1"/>
        </w:rPr>
      </w:pPr>
      <w:r w:rsidRPr="00B322E5">
        <w:rPr>
          <w:rFonts w:ascii="Calibri" w:eastAsia="Calibri" w:hAnsi="Calibri" w:cs="Calibri"/>
          <w:color w:val="000000" w:themeColor="text1"/>
        </w:rPr>
        <w:t xml:space="preserve">Als </w:t>
      </w:r>
      <w:r w:rsidR="00334B61" w:rsidRPr="00B322E5">
        <w:rPr>
          <w:rFonts w:ascii="Calibri" w:eastAsia="Calibri" w:hAnsi="Calibri" w:cs="Calibri"/>
          <w:color w:val="000000" w:themeColor="text1"/>
        </w:rPr>
        <w:t>psychotherapeut werk</w:t>
      </w:r>
      <w:r w:rsidRPr="00B322E5">
        <w:rPr>
          <w:rFonts w:ascii="Calibri" w:eastAsia="Calibri" w:hAnsi="Calibri" w:cs="Calibri"/>
          <w:color w:val="000000" w:themeColor="text1"/>
        </w:rPr>
        <w:t xml:space="preserve"> je meestal op twee soorten manieren</w:t>
      </w:r>
      <w:r w:rsidR="00625603" w:rsidRPr="00B322E5">
        <w:rPr>
          <w:rFonts w:ascii="Calibri" w:eastAsia="Calibri" w:hAnsi="Calibri" w:cs="Calibri"/>
          <w:color w:val="000000" w:themeColor="text1"/>
        </w:rPr>
        <w:t>:</w:t>
      </w:r>
    </w:p>
    <w:p w14:paraId="12AD808B" w14:textId="0F8A4C05" w:rsidR="00625603" w:rsidRPr="00B322E5" w:rsidRDefault="00625603" w:rsidP="00625603">
      <w:pPr>
        <w:pStyle w:val="Lijstalinea"/>
        <w:numPr>
          <w:ilvl w:val="0"/>
          <w:numId w:val="8"/>
        </w:numPr>
        <w:spacing w:after="0"/>
        <w:rPr>
          <w:rFonts w:ascii="Calibri" w:eastAsia="Calibri" w:hAnsi="Calibri" w:cs="Calibri"/>
          <w:color w:val="000000" w:themeColor="text1"/>
        </w:rPr>
      </w:pPr>
      <w:proofErr w:type="gramStart"/>
      <w:r w:rsidRPr="00B322E5">
        <w:rPr>
          <w:rFonts w:ascii="Calibri" w:eastAsia="Calibri" w:hAnsi="Calibri" w:cs="Calibri"/>
          <w:color w:val="000000" w:themeColor="text1"/>
        </w:rPr>
        <w:t>zelfstandig</w:t>
      </w:r>
      <w:proofErr w:type="gramEnd"/>
      <w:r w:rsidRPr="00B322E5">
        <w:rPr>
          <w:rFonts w:ascii="Calibri" w:eastAsia="Calibri" w:hAnsi="Calibri" w:cs="Calibri"/>
          <w:color w:val="000000" w:themeColor="text1"/>
        </w:rPr>
        <w:t xml:space="preserve"> in een praktijk. Dat betekent dat </w:t>
      </w:r>
      <w:r w:rsidR="00BF7470" w:rsidRPr="00B322E5">
        <w:rPr>
          <w:rFonts w:ascii="Calibri" w:eastAsia="Calibri" w:hAnsi="Calibri" w:cs="Calibri"/>
          <w:color w:val="000000" w:themeColor="text1"/>
        </w:rPr>
        <w:t>je</w:t>
      </w:r>
      <w:r w:rsidRPr="00B322E5">
        <w:rPr>
          <w:rFonts w:ascii="Calibri" w:eastAsia="Calibri" w:hAnsi="Calibri" w:cs="Calibri"/>
          <w:color w:val="000000" w:themeColor="text1"/>
        </w:rPr>
        <w:t xml:space="preserve"> alleen werkt zonder hulp;</w:t>
      </w:r>
    </w:p>
    <w:p w14:paraId="4AFF16D1" w14:textId="770D27B4" w:rsidR="00625603" w:rsidRPr="00B322E5" w:rsidRDefault="00625603" w:rsidP="00625603">
      <w:pPr>
        <w:pStyle w:val="Lijstalinea"/>
        <w:numPr>
          <w:ilvl w:val="0"/>
          <w:numId w:val="8"/>
        </w:numPr>
        <w:spacing w:after="0"/>
        <w:rPr>
          <w:rFonts w:ascii="Calibri" w:eastAsia="Calibri" w:hAnsi="Calibri" w:cs="Calibri"/>
          <w:color w:val="000000" w:themeColor="text1"/>
        </w:rPr>
      </w:pPr>
      <w:proofErr w:type="gramStart"/>
      <w:r w:rsidRPr="00B322E5">
        <w:rPr>
          <w:rFonts w:ascii="Calibri" w:eastAsia="Calibri" w:hAnsi="Calibri" w:cs="Calibri"/>
          <w:color w:val="000000" w:themeColor="text1"/>
        </w:rPr>
        <w:t>in</w:t>
      </w:r>
      <w:proofErr w:type="gramEnd"/>
      <w:r w:rsidRPr="00B322E5">
        <w:rPr>
          <w:rFonts w:ascii="Calibri" w:eastAsia="Calibri" w:hAnsi="Calibri" w:cs="Calibri"/>
          <w:color w:val="000000" w:themeColor="text1"/>
        </w:rPr>
        <w:t xml:space="preserve"> een instelling voor geestelijke gezondheidszorg</w:t>
      </w:r>
      <w:r w:rsidR="00BF7470" w:rsidRPr="00B322E5">
        <w:rPr>
          <w:rFonts w:ascii="Calibri" w:eastAsia="Calibri" w:hAnsi="Calibri" w:cs="Calibri"/>
          <w:color w:val="000000" w:themeColor="text1"/>
        </w:rPr>
        <w:t xml:space="preserve"> (GGZ)</w:t>
      </w:r>
      <w:r w:rsidRPr="00B322E5">
        <w:rPr>
          <w:rFonts w:ascii="Calibri" w:eastAsia="Calibri" w:hAnsi="Calibri" w:cs="Calibri"/>
          <w:color w:val="000000" w:themeColor="text1"/>
        </w:rPr>
        <w:t>. Dit is een organisatie waar zorgvragers</w:t>
      </w:r>
      <w:r w:rsidR="00BF7470" w:rsidRPr="00B322E5">
        <w:rPr>
          <w:rFonts w:ascii="Calibri" w:eastAsia="Calibri" w:hAnsi="Calibri" w:cs="Calibri"/>
          <w:color w:val="000000" w:themeColor="text1"/>
        </w:rPr>
        <w:t xml:space="preserve"> </w:t>
      </w:r>
      <w:r w:rsidRPr="00B322E5">
        <w:rPr>
          <w:rFonts w:ascii="Calibri" w:eastAsia="Calibri" w:hAnsi="Calibri" w:cs="Calibri"/>
          <w:color w:val="000000" w:themeColor="text1"/>
        </w:rPr>
        <w:t>met psychische problemen</w:t>
      </w:r>
      <w:r w:rsidR="00BF7470" w:rsidRPr="00B322E5">
        <w:rPr>
          <w:rFonts w:ascii="Calibri" w:eastAsia="Calibri" w:hAnsi="Calibri" w:cs="Calibri"/>
          <w:color w:val="000000" w:themeColor="text1"/>
        </w:rPr>
        <w:t xml:space="preserve"> verblijven</w:t>
      </w:r>
      <w:r w:rsidRPr="00B322E5">
        <w:rPr>
          <w:rFonts w:ascii="Calibri" w:eastAsia="Calibri" w:hAnsi="Calibri" w:cs="Calibri"/>
          <w:color w:val="000000" w:themeColor="text1"/>
        </w:rPr>
        <w:t xml:space="preserve">. </w:t>
      </w:r>
    </w:p>
    <w:p w14:paraId="6682A384" w14:textId="1D83E12B" w:rsidR="00625603" w:rsidRDefault="00625603" w:rsidP="00625603">
      <w:pPr>
        <w:spacing w:after="0"/>
        <w:rPr>
          <w:rFonts w:ascii="Calibri" w:eastAsia="Calibri" w:hAnsi="Calibri" w:cs="Calibri"/>
          <w:color w:val="000000" w:themeColor="text1"/>
        </w:rPr>
      </w:pPr>
    </w:p>
    <w:p w14:paraId="3627F156" w14:textId="2CD4790D" w:rsidR="00FF564E" w:rsidRDefault="00FF564E" w:rsidP="00FF564E">
      <w:pPr>
        <w:pStyle w:val="Geenafstand"/>
        <w:rPr>
          <w:color w:val="FF0000"/>
          <w:shd w:val="clear" w:color="auto" w:fill="FFFFFF"/>
        </w:rPr>
      </w:pPr>
      <w:r>
        <w:rPr>
          <w:color w:val="FF0000"/>
          <w:shd w:val="clear" w:color="auto" w:fill="FFFFFF"/>
        </w:rPr>
        <w:t xml:space="preserve">Leerdoel: de student weet dat </w:t>
      </w:r>
      <w:r w:rsidR="00B322E5">
        <w:rPr>
          <w:color w:val="FF0000"/>
          <w:shd w:val="clear" w:color="auto" w:fill="FFFFFF"/>
        </w:rPr>
        <w:t>je als psychotherapeut vaak psychische en sociale problemen behandel</w:t>
      </w:r>
      <w:r w:rsidR="0057695F">
        <w:rPr>
          <w:color w:val="FF0000"/>
          <w:shd w:val="clear" w:color="auto" w:fill="FFFFFF"/>
        </w:rPr>
        <w:t>t</w:t>
      </w:r>
      <w:r w:rsidR="00B322E5">
        <w:rPr>
          <w:color w:val="FF0000"/>
          <w:shd w:val="clear" w:color="auto" w:fill="FFFFFF"/>
        </w:rPr>
        <w:t xml:space="preserve">. </w:t>
      </w:r>
    </w:p>
    <w:p w14:paraId="35622EF5" w14:textId="77777777" w:rsidR="00FF564E" w:rsidRDefault="00FF564E" w:rsidP="00FF564E">
      <w:pPr>
        <w:pStyle w:val="Geenafstand"/>
        <w:rPr>
          <w:color w:val="FF0000"/>
          <w:shd w:val="clear" w:color="auto" w:fill="FFFFFF"/>
        </w:rPr>
      </w:pPr>
    </w:p>
    <w:p w14:paraId="12B0481F" w14:textId="77777777" w:rsidR="00FF564E" w:rsidRDefault="00FF564E" w:rsidP="00FF564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0FCB7BF2" w14:textId="77777777" w:rsidR="00FF564E" w:rsidRDefault="00FF564E" w:rsidP="00FF564E">
      <w:pPr>
        <w:pStyle w:val="Geenafstand"/>
        <w:rPr>
          <w:b/>
          <w:bCs/>
          <w:color w:val="2F5496" w:themeColor="accent1" w:themeShade="BF"/>
          <w:shd w:val="clear" w:color="auto" w:fill="FFFFFF"/>
        </w:rPr>
      </w:pPr>
    </w:p>
    <w:p w14:paraId="0C5EAC9D" w14:textId="6E34BE43"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87408AC" w14:textId="243046A1"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bepaalde problemen van zorgvragers. </w:t>
      </w:r>
    </w:p>
    <w:p w14:paraId="2710B145" w14:textId="77777777" w:rsidR="00FF564E" w:rsidRDefault="00FF564E" w:rsidP="00FF564E">
      <w:pPr>
        <w:pStyle w:val="Geenafstand"/>
        <w:rPr>
          <w:color w:val="2F5496" w:themeColor="accent1" w:themeShade="BF"/>
          <w:shd w:val="clear" w:color="auto" w:fill="FFFFFF"/>
        </w:rPr>
      </w:pPr>
    </w:p>
    <w:p w14:paraId="466D5A50" w14:textId="6B124C74"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380BE04C" w14:textId="36CE339F" w:rsidR="0057695F" w:rsidRDefault="0057695F" w:rsidP="00FF564E">
      <w:pPr>
        <w:pStyle w:val="Geenafstand"/>
        <w:rPr>
          <w:color w:val="2F5496" w:themeColor="accent1" w:themeShade="BF"/>
          <w:shd w:val="clear" w:color="auto" w:fill="FFFFFF"/>
        </w:rPr>
      </w:pPr>
      <w:commentRangeStart w:id="88"/>
      <w:r>
        <w:rPr>
          <w:color w:val="2F5496" w:themeColor="accent1" w:themeShade="BF"/>
          <w:shd w:val="clear" w:color="auto" w:fill="FFFFFF"/>
        </w:rPr>
        <w:t xml:space="preserve">Wat voor soort probleem is dit? </w:t>
      </w:r>
      <w:commentRangeEnd w:id="88"/>
      <w:r w:rsidR="00A544FC">
        <w:rPr>
          <w:rStyle w:val="Verwijzingopmerking"/>
        </w:rPr>
        <w:commentReference w:id="88"/>
      </w:r>
    </w:p>
    <w:p w14:paraId="1F9F3C2C" w14:textId="77777777" w:rsidR="0057695F" w:rsidRDefault="0057695F" w:rsidP="00FF564E">
      <w:pPr>
        <w:pStyle w:val="Geenafstand"/>
        <w:rPr>
          <w:color w:val="2F5496" w:themeColor="accent1" w:themeShade="BF"/>
          <w:shd w:val="clear" w:color="auto" w:fill="FFFFFF"/>
        </w:rPr>
      </w:pPr>
    </w:p>
    <w:p w14:paraId="694130E0" w14:textId="0AD67345" w:rsidR="0057695F" w:rsidRPr="0057695F" w:rsidRDefault="0057695F" w:rsidP="00FF564E">
      <w:pPr>
        <w:pStyle w:val="Geenafstand"/>
        <w:rPr>
          <w:b/>
          <w:bCs/>
          <w:color w:val="2F5496" w:themeColor="accent1" w:themeShade="BF"/>
          <w:shd w:val="clear" w:color="auto" w:fill="FFFFFF"/>
        </w:rPr>
      </w:pPr>
      <w:r w:rsidRPr="0057695F">
        <w:rPr>
          <w:b/>
          <w:bCs/>
          <w:color w:val="2F5496" w:themeColor="accent1" w:themeShade="BF"/>
          <w:shd w:val="clear" w:color="auto" w:fill="FFFFFF"/>
        </w:rPr>
        <w:t xml:space="preserve">Psychisch </w:t>
      </w:r>
    </w:p>
    <w:p w14:paraId="6010D48A" w14:textId="28C52DAE"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Somatisch </w:t>
      </w:r>
    </w:p>
    <w:p w14:paraId="2F763604" w14:textId="1C5F5C81"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Functioneel </w:t>
      </w:r>
    </w:p>
    <w:p w14:paraId="116C716C" w14:textId="0E7DD0E3" w:rsidR="0057695F"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Emotioneel </w:t>
      </w:r>
    </w:p>
    <w:p w14:paraId="6C2E9C61" w14:textId="77777777" w:rsidR="00FF564E" w:rsidRDefault="00FF564E" w:rsidP="00FF564E">
      <w:pPr>
        <w:pStyle w:val="Geenafstand"/>
        <w:rPr>
          <w:color w:val="2F5496" w:themeColor="accent1" w:themeShade="BF"/>
          <w:shd w:val="clear" w:color="auto" w:fill="FFFFFF"/>
        </w:rPr>
      </w:pPr>
    </w:p>
    <w:p w14:paraId="5F1F581E" w14:textId="5D66BD53" w:rsidR="00B322E5"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97A08B8" w14:textId="0DE642B3" w:rsidR="0057695F" w:rsidRPr="00400277" w:rsidRDefault="0057695F" w:rsidP="00FF564E">
      <w:pPr>
        <w:pStyle w:val="Geenafstand"/>
        <w:rPr>
          <w:color w:val="2F5496" w:themeColor="accent1" w:themeShade="BF"/>
          <w:shd w:val="clear" w:color="auto" w:fill="FFFFFF"/>
        </w:rPr>
      </w:pPr>
      <w:r>
        <w:rPr>
          <w:color w:val="2F5496" w:themeColor="accent1" w:themeShade="BF"/>
          <w:shd w:val="clear" w:color="auto" w:fill="FFFFFF"/>
        </w:rPr>
        <w:t xml:space="preserve">Naast psychische problemen behandel je vaak sociale problemen. </w:t>
      </w:r>
    </w:p>
    <w:p w14:paraId="6762035D" w14:textId="005A0140" w:rsidR="00FF564E" w:rsidRDefault="00FF564E" w:rsidP="00625603">
      <w:pPr>
        <w:spacing w:after="0"/>
        <w:rPr>
          <w:rFonts w:ascii="Calibri" w:eastAsia="Calibri" w:hAnsi="Calibri" w:cs="Calibri"/>
          <w:color w:val="000000" w:themeColor="text1"/>
        </w:rPr>
      </w:pPr>
    </w:p>
    <w:p w14:paraId="3B5D2875"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FE5E78C"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bepaalde problemen van zorgvragers. </w:t>
      </w:r>
    </w:p>
    <w:p w14:paraId="31F0F07A" w14:textId="77777777" w:rsidR="0057695F" w:rsidRDefault="0057695F" w:rsidP="0057695F">
      <w:pPr>
        <w:pStyle w:val="Geenafstand"/>
        <w:rPr>
          <w:color w:val="2F5496" w:themeColor="accent1" w:themeShade="BF"/>
          <w:shd w:val="clear" w:color="auto" w:fill="FFFFFF"/>
        </w:rPr>
      </w:pPr>
    </w:p>
    <w:p w14:paraId="3B48E5A8" w14:textId="207E9540"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3307997" w14:textId="12584A3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Dit is vaak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probleem</w:t>
      </w:r>
      <w:proofErr w:type="gramEnd"/>
      <w:r>
        <w:rPr>
          <w:color w:val="2F5496" w:themeColor="accent1" w:themeShade="BF"/>
          <w:shd w:val="clear" w:color="auto" w:fill="FFFFFF"/>
        </w:rPr>
        <w:t xml:space="preserve">. </w:t>
      </w:r>
    </w:p>
    <w:p w14:paraId="6D2D2EC4" w14:textId="77777777" w:rsidR="0057695F" w:rsidRDefault="0057695F" w:rsidP="0057695F">
      <w:pPr>
        <w:pStyle w:val="Geenafstand"/>
        <w:rPr>
          <w:color w:val="2F5496" w:themeColor="accent1" w:themeShade="BF"/>
          <w:shd w:val="clear" w:color="auto" w:fill="FFFFFF"/>
        </w:rPr>
      </w:pPr>
    </w:p>
    <w:p w14:paraId="09CA99E2" w14:textId="77777777" w:rsidR="0057695F" w:rsidRPr="0057695F" w:rsidRDefault="0057695F" w:rsidP="0057695F">
      <w:pPr>
        <w:pStyle w:val="Geenafstand"/>
        <w:rPr>
          <w:color w:val="2F5496" w:themeColor="accent1" w:themeShade="BF"/>
          <w:shd w:val="clear" w:color="auto" w:fill="FFFFFF"/>
        </w:rPr>
      </w:pPr>
      <w:r w:rsidRPr="0057695F">
        <w:rPr>
          <w:color w:val="2F5496" w:themeColor="accent1" w:themeShade="BF"/>
          <w:shd w:val="clear" w:color="auto" w:fill="FFFFFF"/>
        </w:rPr>
        <w:t xml:space="preserve">Psychisch </w:t>
      </w:r>
    </w:p>
    <w:p w14:paraId="09EEAA4A"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Sociaal</w:t>
      </w:r>
    </w:p>
    <w:p w14:paraId="2D61FF8A" w14:textId="77777777" w:rsidR="0057695F" w:rsidRPr="0057695F" w:rsidRDefault="0057695F" w:rsidP="0057695F">
      <w:pPr>
        <w:pStyle w:val="Geenafstand"/>
        <w:rPr>
          <w:b/>
          <w:bCs/>
          <w:color w:val="2F5496" w:themeColor="accent1" w:themeShade="BF"/>
          <w:shd w:val="clear" w:color="auto" w:fill="FFFFFF"/>
        </w:rPr>
      </w:pPr>
      <w:r w:rsidRPr="0057695F">
        <w:rPr>
          <w:b/>
          <w:bCs/>
          <w:color w:val="2F5496" w:themeColor="accent1" w:themeShade="BF"/>
          <w:shd w:val="clear" w:color="auto" w:fill="FFFFFF"/>
        </w:rPr>
        <w:t xml:space="preserve">Beide bovenstaande </w:t>
      </w:r>
    </w:p>
    <w:p w14:paraId="3C7E3976" w14:textId="561838CF"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0DE28F97" w14:textId="13FDB442" w:rsidR="0057695F" w:rsidRDefault="0057695F" w:rsidP="0057695F">
      <w:pPr>
        <w:pStyle w:val="Geenafstand"/>
        <w:rPr>
          <w:color w:val="2F5496" w:themeColor="accent1" w:themeShade="BF"/>
          <w:shd w:val="clear" w:color="auto" w:fill="FFFFFF"/>
        </w:rPr>
      </w:pPr>
    </w:p>
    <w:p w14:paraId="1C291C68"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033787A"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bepaalde problemen van zorgvragers. </w:t>
      </w:r>
    </w:p>
    <w:p w14:paraId="01A1D117" w14:textId="77777777" w:rsidR="0057695F" w:rsidRDefault="0057695F" w:rsidP="0057695F">
      <w:pPr>
        <w:pStyle w:val="Geenafstand"/>
        <w:rPr>
          <w:color w:val="2F5496" w:themeColor="accent1" w:themeShade="BF"/>
          <w:shd w:val="clear" w:color="auto" w:fill="FFFFFF"/>
        </w:rPr>
      </w:pPr>
    </w:p>
    <w:p w14:paraId="37DF2112"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6046E7C"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Dit is vaak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probleem</w:t>
      </w:r>
      <w:proofErr w:type="gramEnd"/>
      <w:r>
        <w:rPr>
          <w:color w:val="2F5496" w:themeColor="accent1" w:themeShade="BF"/>
          <w:shd w:val="clear" w:color="auto" w:fill="FFFFFF"/>
        </w:rPr>
        <w:t xml:space="preserve">. </w:t>
      </w:r>
    </w:p>
    <w:p w14:paraId="730F39CD" w14:textId="77777777" w:rsidR="0057695F" w:rsidRDefault="0057695F" w:rsidP="0057695F">
      <w:pPr>
        <w:pStyle w:val="Geenafstand"/>
        <w:rPr>
          <w:color w:val="2F5496" w:themeColor="accent1" w:themeShade="BF"/>
          <w:shd w:val="clear" w:color="auto" w:fill="FFFFFF"/>
        </w:rPr>
      </w:pPr>
    </w:p>
    <w:p w14:paraId="0E9B830D" w14:textId="51286203"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Somatisch </w:t>
      </w:r>
    </w:p>
    <w:p w14:paraId="1544FD1C" w14:textId="56C37A23" w:rsidR="0057695F" w:rsidRDefault="00BD2CD2" w:rsidP="0057695F">
      <w:pPr>
        <w:pStyle w:val="Geenafstand"/>
        <w:rPr>
          <w:color w:val="2F5496" w:themeColor="accent1" w:themeShade="BF"/>
          <w:shd w:val="clear" w:color="auto" w:fill="FFFFFF"/>
        </w:rPr>
      </w:pPr>
      <w:r>
        <w:rPr>
          <w:color w:val="2F5496" w:themeColor="accent1" w:themeShade="BF"/>
          <w:shd w:val="clear" w:color="auto" w:fill="FFFFFF"/>
        </w:rPr>
        <w:t xml:space="preserve">Functioneel </w:t>
      </w:r>
    </w:p>
    <w:p w14:paraId="7EFF474F" w14:textId="77777777" w:rsidR="0057695F" w:rsidRPr="00BD2CD2" w:rsidRDefault="0057695F" w:rsidP="0057695F">
      <w:pPr>
        <w:pStyle w:val="Geenafstand"/>
        <w:rPr>
          <w:color w:val="2F5496" w:themeColor="accent1" w:themeShade="BF"/>
          <w:shd w:val="clear" w:color="auto" w:fill="FFFFFF"/>
        </w:rPr>
      </w:pPr>
      <w:r w:rsidRPr="00BD2CD2">
        <w:rPr>
          <w:color w:val="2F5496" w:themeColor="accent1" w:themeShade="BF"/>
          <w:shd w:val="clear" w:color="auto" w:fill="FFFFFF"/>
        </w:rPr>
        <w:t xml:space="preserve">Beide bovenstaande </w:t>
      </w:r>
    </w:p>
    <w:p w14:paraId="225FADBE" w14:textId="77777777" w:rsidR="0057695F" w:rsidRPr="00BD2CD2" w:rsidRDefault="0057695F" w:rsidP="0057695F">
      <w:pPr>
        <w:pStyle w:val="Geenafstand"/>
        <w:rPr>
          <w:b/>
          <w:bCs/>
          <w:color w:val="2F5496" w:themeColor="accent1" w:themeShade="BF"/>
          <w:shd w:val="clear" w:color="auto" w:fill="FFFFFF"/>
        </w:rPr>
      </w:pPr>
      <w:r w:rsidRPr="00BD2CD2">
        <w:rPr>
          <w:b/>
          <w:bCs/>
          <w:color w:val="2F5496" w:themeColor="accent1" w:themeShade="BF"/>
          <w:shd w:val="clear" w:color="auto" w:fill="FFFFFF"/>
        </w:rPr>
        <w:t xml:space="preserve">Geen van bovenstaande  </w:t>
      </w:r>
    </w:p>
    <w:p w14:paraId="06F911B6" w14:textId="77777777" w:rsidR="0057695F" w:rsidRDefault="0057695F" w:rsidP="0057695F">
      <w:pPr>
        <w:pStyle w:val="Geenafstand"/>
        <w:rPr>
          <w:color w:val="2F5496" w:themeColor="accent1" w:themeShade="BF"/>
          <w:shd w:val="clear" w:color="auto" w:fill="FFFFFF"/>
        </w:rPr>
      </w:pPr>
    </w:p>
    <w:p w14:paraId="47AB5A83" w14:textId="77777777" w:rsidR="0057695F" w:rsidRDefault="0057695F" w:rsidP="0057695F">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13BC3872" w14:textId="4979412B" w:rsidR="0057695F" w:rsidRPr="00400277" w:rsidRDefault="00BD2CD2" w:rsidP="0057695F">
      <w:pPr>
        <w:pStyle w:val="Geenafstand"/>
        <w:rPr>
          <w:color w:val="2F5496" w:themeColor="accent1" w:themeShade="BF"/>
          <w:shd w:val="clear" w:color="auto" w:fill="FFFFFF"/>
        </w:rPr>
      </w:pPr>
      <w:r>
        <w:rPr>
          <w:color w:val="2F5496" w:themeColor="accent1" w:themeShade="BF"/>
          <w:shd w:val="clear" w:color="auto" w:fill="FFFFFF"/>
        </w:rPr>
        <w:t xml:space="preserve">Je behandelt vaak </w:t>
      </w:r>
      <w:r w:rsidR="0057695F">
        <w:rPr>
          <w:color w:val="2F5496" w:themeColor="accent1" w:themeShade="BF"/>
          <w:shd w:val="clear" w:color="auto" w:fill="FFFFFF"/>
        </w:rPr>
        <w:t xml:space="preserve">psychische </w:t>
      </w:r>
      <w:r>
        <w:rPr>
          <w:color w:val="2F5496" w:themeColor="accent1" w:themeShade="BF"/>
          <w:shd w:val="clear" w:color="auto" w:fill="FFFFFF"/>
        </w:rPr>
        <w:t xml:space="preserve">en sociale </w:t>
      </w:r>
      <w:r w:rsidR="0057695F">
        <w:rPr>
          <w:color w:val="2F5496" w:themeColor="accent1" w:themeShade="BF"/>
          <w:shd w:val="clear" w:color="auto" w:fill="FFFFFF"/>
        </w:rPr>
        <w:t>probleme</w:t>
      </w:r>
      <w:r>
        <w:rPr>
          <w:color w:val="2F5496" w:themeColor="accent1" w:themeShade="BF"/>
          <w:shd w:val="clear" w:color="auto" w:fill="FFFFFF"/>
        </w:rPr>
        <w:t>n</w:t>
      </w:r>
      <w:r w:rsidR="0057695F">
        <w:rPr>
          <w:color w:val="2F5496" w:themeColor="accent1" w:themeShade="BF"/>
          <w:shd w:val="clear" w:color="auto" w:fill="FFFFFF"/>
        </w:rPr>
        <w:t xml:space="preserve">. </w:t>
      </w:r>
    </w:p>
    <w:p w14:paraId="17EEB331" w14:textId="77777777" w:rsidR="0057695F" w:rsidRDefault="0057695F" w:rsidP="00625603">
      <w:pPr>
        <w:spacing w:after="0"/>
        <w:rPr>
          <w:rFonts w:ascii="Calibri" w:eastAsia="Calibri" w:hAnsi="Calibri" w:cs="Calibri"/>
          <w:color w:val="000000" w:themeColor="text1"/>
        </w:rPr>
      </w:pPr>
    </w:p>
    <w:p w14:paraId="5141ECEC" w14:textId="31F34E69" w:rsidR="00FF564E" w:rsidRDefault="00FF564E" w:rsidP="00FF564E">
      <w:pPr>
        <w:pStyle w:val="Geenafstand"/>
        <w:rPr>
          <w:color w:val="FF0000"/>
          <w:shd w:val="clear" w:color="auto" w:fill="FFFFFF"/>
        </w:rPr>
      </w:pPr>
      <w:r>
        <w:rPr>
          <w:color w:val="FF0000"/>
          <w:shd w:val="clear" w:color="auto" w:fill="FFFFFF"/>
        </w:rPr>
        <w:t xml:space="preserve">Leerdoel: de student weet dat </w:t>
      </w:r>
      <w:r w:rsidR="00B322E5">
        <w:rPr>
          <w:color w:val="FF0000"/>
          <w:shd w:val="clear" w:color="auto" w:fill="FFFFFF"/>
        </w:rPr>
        <w:t xml:space="preserve">psychische problemen te maken hebben met het gevoel en de gedachten van de zorgvrager. </w:t>
      </w:r>
    </w:p>
    <w:p w14:paraId="692AF153" w14:textId="77777777" w:rsidR="00FF564E" w:rsidRDefault="00FF564E" w:rsidP="00FF564E">
      <w:pPr>
        <w:pStyle w:val="Geenafstand"/>
        <w:rPr>
          <w:color w:val="FF0000"/>
          <w:shd w:val="clear" w:color="auto" w:fill="FFFFFF"/>
        </w:rPr>
      </w:pPr>
    </w:p>
    <w:p w14:paraId="2F78E3F5" w14:textId="77777777" w:rsidR="00FF564E" w:rsidRDefault="00FF564E" w:rsidP="00FF564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4BCDE992" w14:textId="77777777" w:rsidR="00FF564E" w:rsidRDefault="00FF564E" w:rsidP="00FF564E">
      <w:pPr>
        <w:pStyle w:val="Geenafstand"/>
        <w:rPr>
          <w:b/>
          <w:bCs/>
          <w:color w:val="2F5496" w:themeColor="accent1" w:themeShade="BF"/>
          <w:shd w:val="clear" w:color="auto" w:fill="FFFFFF"/>
        </w:rPr>
      </w:pPr>
    </w:p>
    <w:p w14:paraId="35866F64" w14:textId="4BC5EFBA"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38A9C00" w14:textId="2BB8561E" w:rsidR="00BD2CD2" w:rsidRDefault="00BD2CD2" w:rsidP="00FF564E">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psychische problemen. </w:t>
      </w:r>
    </w:p>
    <w:p w14:paraId="016C11A5" w14:textId="77777777" w:rsidR="00FF564E" w:rsidRDefault="00FF564E" w:rsidP="00FF564E">
      <w:pPr>
        <w:pStyle w:val="Geenafstand"/>
        <w:rPr>
          <w:color w:val="2F5496" w:themeColor="accent1" w:themeShade="BF"/>
          <w:shd w:val="clear" w:color="auto" w:fill="FFFFFF"/>
        </w:rPr>
      </w:pPr>
    </w:p>
    <w:p w14:paraId="16B479DF" w14:textId="559FF349" w:rsidR="00BD2CD2" w:rsidRDefault="00BD2CD2" w:rsidP="00FF564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74450AFD" w14:textId="6A6D5289" w:rsidR="00BD2CD2" w:rsidRDefault="00BD2CD2" w:rsidP="00FF564E">
      <w:pPr>
        <w:pStyle w:val="Geenafstand"/>
        <w:rPr>
          <w:color w:val="2F5496" w:themeColor="accent1" w:themeShade="BF"/>
          <w:shd w:val="clear" w:color="auto" w:fill="FFFFFF"/>
        </w:rPr>
      </w:pPr>
      <w:r>
        <w:rPr>
          <w:color w:val="2F5496" w:themeColor="accent1" w:themeShade="BF"/>
          <w:shd w:val="clear" w:color="auto" w:fill="FFFFFF"/>
        </w:rPr>
        <w:t>Deze problemen hebben te maken met</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roofErr w:type="gramStart"/>
      <w:r>
        <w:rPr>
          <w:color w:val="2F5496" w:themeColor="accent1" w:themeShade="BF"/>
          <w:shd w:val="clear" w:color="auto" w:fill="FFFFFF"/>
        </w:rPr>
        <w:t>van</w:t>
      </w:r>
      <w:proofErr w:type="gramEnd"/>
      <w:r>
        <w:rPr>
          <w:color w:val="2F5496" w:themeColor="accent1" w:themeShade="BF"/>
          <w:shd w:val="clear" w:color="auto" w:fill="FFFFFF"/>
        </w:rPr>
        <w:t xml:space="preserve"> de zorgvrager. </w:t>
      </w:r>
    </w:p>
    <w:p w14:paraId="7F04495A" w14:textId="627EFE00" w:rsidR="00BD2CD2" w:rsidRDefault="00BD2CD2" w:rsidP="00FF564E">
      <w:pPr>
        <w:pStyle w:val="Geenafstand"/>
        <w:rPr>
          <w:color w:val="2F5496" w:themeColor="accent1" w:themeShade="BF"/>
          <w:shd w:val="clear" w:color="auto" w:fill="FFFFFF"/>
        </w:rPr>
      </w:pPr>
    </w:p>
    <w:p w14:paraId="3CE32D07" w14:textId="68B9EAC9" w:rsidR="00BD2CD2" w:rsidRPr="00BD2CD2" w:rsidRDefault="00BD2CD2" w:rsidP="00FF564E">
      <w:pPr>
        <w:pStyle w:val="Geenafstand"/>
        <w:rPr>
          <w:b/>
          <w:bCs/>
          <w:color w:val="2F5496" w:themeColor="accent1" w:themeShade="BF"/>
          <w:shd w:val="clear" w:color="auto" w:fill="FFFFFF"/>
        </w:rPr>
      </w:pPr>
      <w:r w:rsidRPr="00BD2CD2">
        <w:rPr>
          <w:b/>
          <w:bCs/>
          <w:color w:val="2F5496" w:themeColor="accent1" w:themeShade="BF"/>
          <w:shd w:val="clear" w:color="auto" w:fill="FFFFFF"/>
        </w:rPr>
        <w:t xml:space="preserve">Het gevoel </w:t>
      </w:r>
    </w:p>
    <w:p w14:paraId="7F483237" w14:textId="751E65BE" w:rsidR="00BD2CD2" w:rsidRDefault="00BD2CD2" w:rsidP="00FF564E">
      <w:pPr>
        <w:pStyle w:val="Geenafstand"/>
        <w:rPr>
          <w:color w:val="2F5496" w:themeColor="accent1" w:themeShade="BF"/>
          <w:shd w:val="clear" w:color="auto" w:fill="FFFFFF"/>
        </w:rPr>
      </w:pPr>
      <w:r>
        <w:rPr>
          <w:color w:val="2F5496" w:themeColor="accent1" w:themeShade="BF"/>
          <w:shd w:val="clear" w:color="auto" w:fill="FFFFFF"/>
        </w:rPr>
        <w:t xml:space="preserve">Lichamelijke klachten </w:t>
      </w:r>
    </w:p>
    <w:p w14:paraId="2A3219E5" w14:textId="480C85C3" w:rsidR="00BD2CD2" w:rsidRDefault="00BD2CD2" w:rsidP="00FF564E">
      <w:pPr>
        <w:pStyle w:val="Geenafstand"/>
        <w:rPr>
          <w:color w:val="2F5496" w:themeColor="accent1" w:themeShade="BF"/>
          <w:shd w:val="clear" w:color="auto" w:fill="FFFFFF"/>
        </w:rPr>
      </w:pPr>
      <w:commentRangeStart w:id="89"/>
      <w:r>
        <w:rPr>
          <w:color w:val="2F5496" w:themeColor="accent1" w:themeShade="BF"/>
          <w:shd w:val="clear" w:color="auto" w:fill="FFFFFF"/>
        </w:rPr>
        <w:t>Het sociale netwerk</w:t>
      </w:r>
      <w:commentRangeEnd w:id="89"/>
      <w:r w:rsidR="00A544FC">
        <w:rPr>
          <w:rStyle w:val="Verwijzingopmerking"/>
        </w:rPr>
        <w:commentReference w:id="89"/>
      </w:r>
    </w:p>
    <w:p w14:paraId="237462B5" w14:textId="6BCB9859" w:rsidR="00BD2CD2" w:rsidRDefault="00BD2CD2" w:rsidP="00FF564E">
      <w:pPr>
        <w:pStyle w:val="Geenafstand"/>
        <w:rPr>
          <w:color w:val="2F5496" w:themeColor="accent1" w:themeShade="BF"/>
          <w:shd w:val="clear" w:color="auto" w:fill="FFFFFF"/>
        </w:rPr>
      </w:pPr>
      <w:r>
        <w:rPr>
          <w:color w:val="2F5496" w:themeColor="accent1" w:themeShade="BF"/>
          <w:shd w:val="clear" w:color="auto" w:fill="FFFFFF"/>
        </w:rPr>
        <w:t xml:space="preserve">De voorgeschiedenis </w:t>
      </w:r>
    </w:p>
    <w:p w14:paraId="19DCBCF9" w14:textId="77777777" w:rsidR="00FF564E" w:rsidRDefault="00FF564E" w:rsidP="00FF564E">
      <w:pPr>
        <w:pStyle w:val="Geenafstand"/>
        <w:rPr>
          <w:color w:val="2F5496" w:themeColor="accent1" w:themeShade="BF"/>
          <w:shd w:val="clear" w:color="auto" w:fill="FFFFFF"/>
        </w:rPr>
      </w:pPr>
    </w:p>
    <w:p w14:paraId="444A4D46" w14:textId="72224430"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79EDDA0" w14:textId="4AEE823D" w:rsidR="00BD2CD2" w:rsidRDefault="00BD2CD2" w:rsidP="00FF564E">
      <w:pPr>
        <w:pStyle w:val="Geenafstand"/>
        <w:rPr>
          <w:color w:val="2F5496" w:themeColor="accent1" w:themeShade="BF"/>
          <w:shd w:val="clear" w:color="auto" w:fill="FFFFFF"/>
        </w:rPr>
      </w:pPr>
      <w:r>
        <w:rPr>
          <w:color w:val="2F5496" w:themeColor="accent1" w:themeShade="BF"/>
          <w:shd w:val="clear" w:color="auto" w:fill="FFFFFF"/>
        </w:rPr>
        <w:t xml:space="preserve">Naast het gevoel hebben psychische problemen ook vaak te maken met de gedachten van de zorgvrager. </w:t>
      </w:r>
    </w:p>
    <w:p w14:paraId="3B074DE1" w14:textId="224383E9" w:rsidR="00BD2CD2" w:rsidRDefault="00BD2CD2" w:rsidP="00FF564E">
      <w:pPr>
        <w:pStyle w:val="Geenafstand"/>
        <w:rPr>
          <w:color w:val="2F5496" w:themeColor="accent1" w:themeShade="BF"/>
          <w:shd w:val="clear" w:color="auto" w:fill="FFFFFF"/>
        </w:rPr>
      </w:pPr>
    </w:p>
    <w:p w14:paraId="0C1CCED0"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836AE72"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psychische problemen. </w:t>
      </w:r>
    </w:p>
    <w:p w14:paraId="74CF1DAF" w14:textId="77777777" w:rsidR="00BD2CD2" w:rsidRDefault="00BD2CD2" w:rsidP="00BD2CD2">
      <w:pPr>
        <w:pStyle w:val="Geenafstand"/>
        <w:rPr>
          <w:color w:val="2F5496" w:themeColor="accent1" w:themeShade="BF"/>
          <w:shd w:val="clear" w:color="auto" w:fill="FFFFFF"/>
        </w:rPr>
      </w:pPr>
    </w:p>
    <w:p w14:paraId="48B2AD59"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9B10308" w14:textId="7C5E4D60" w:rsidR="00BD2CD2" w:rsidRDefault="00BD2CD2" w:rsidP="00BD2CD2">
      <w:pPr>
        <w:pStyle w:val="Geenafstand"/>
        <w:rPr>
          <w:color w:val="2F5496" w:themeColor="accent1" w:themeShade="BF"/>
          <w:shd w:val="clear" w:color="auto" w:fill="FFFFFF"/>
        </w:rPr>
      </w:pPr>
      <w:commentRangeStart w:id="90"/>
      <w:r>
        <w:rPr>
          <w:color w:val="2F5496" w:themeColor="accent1" w:themeShade="BF"/>
          <w:shd w:val="clear" w:color="auto" w:fill="FFFFFF"/>
        </w:rPr>
        <w:t xml:space="preserve">De lichamelijke klachten van de zorgvrager hebben vaak te maken met psychische problemen. </w:t>
      </w:r>
      <w:commentRangeEnd w:id="90"/>
      <w:r w:rsidR="00A544FC">
        <w:rPr>
          <w:rStyle w:val="Verwijzingopmerking"/>
        </w:rPr>
        <w:commentReference w:id="90"/>
      </w:r>
    </w:p>
    <w:p w14:paraId="66CDF942" w14:textId="77777777" w:rsidR="00BD2CD2" w:rsidRDefault="00BD2CD2" w:rsidP="00BD2CD2">
      <w:pPr>
        <w:pStyle w:val="Geenafstand"/>
        <w:rPr>
          <w:color w:val="2F5496" w:themeColor="accent1" w:themeShade="BF"/>
          <w:shd w:val="clear" w:color="auto" w:fill="FFFFFF"/>
        </w:rPr>
      </w:pPr>
    </w:p>
    <w:p w14:paraId="4ABAF872" w14:textId="2ADEC78A" w:rsidR="00BD2CD2" w:rsidRPr="00BD2CD2" w:rsidRDefault="00BD2CD2" w:rsidP="00BD2CD2">
      <w:pPr>
        <w:pStyle w:val="Geenafstand"/>
        <w:rPr>
          <w:color w:val="2F5496" w:themeColor="accent1" w:themeShade="BF"/>
          <w:shd w:val="clear" w:color="auto" w:fill="FFFFFF"/>
        </w:rPr>
      </w:pPr>
      <w:r w:rsidRPr="00BD2CD2">
        <w:rPr>
          <w:color w:val="2F5496" w:themeColor="accent1" w:themeShade="BF"/>
          <w:shd w:val="clear" w:color="auto" w:fill="FFFFFF"/>
        </w:rPr>
        <w:t xml:space="preserve">Deze stelling is correct </w:t>
      </w:r>
    </w:p>
    <w:p w14:paraId="3F99C6FC" w14:textId="24FD7E38" w:rsidR="00BD2CD2" w:rsidRPr="00BD2CD2" w:rsidRDefault="00BD2CD2" w:rsidP="00BD2CD2">
      <w:pPr>
        <w:pStyle w:val="Geenafstand"/>
        <w:rPr>
          <w:b/>
          <w:bCs/>
          <w:color w:val="2F5496" w:themeColor="accent1" w:themeShade="BF"/>
          <w:shd w:val="clear" w:color="auto" w:fill="FFFFFF"/>
        </w:rPr>
      </w:pPr>
      <w:r>
        <w:rPr>
          <w:b/>
          <w:bCs/>
          <w:color w:val="2F5496" w:themeColor="accent1" w:themeShade="BF"/>
          <w:shd w:val="clear" w:color="auto" w:fill="FFFFFF"/>
        </w:rPr>
        <w:t>Deze stelling is niet correct</w:t>
      </w:r>
    </w:p>
    <w:p w14:paraId="3BB57E75" w14:textId="77777777" w:rsidR="00BD2CD2" w:rsidRDefault="00BD2CD2" w:rsidP="00BD2CD2">
      <w:pPr>
        <w:pStyle w:val="Geenafstand"/>
        <w:rPr>
          <w:color w:val="2F5496" w:themeColor="accent1" w:themeShade="BF"/>
          <w:shd w:val="clear" w:color="auto" w:fill="FFFFFF"/>
        </w:rPr>
      </w:pPr>
    </w:p>
    <w:p w14:paraId="3CC1318F"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5A9719BB" w14:textId="0BC59054" w:rsidR="00BD2CD2" w:rsidRPr="00400277"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Het gevoel en de gedachten van de zorgvrager hebben vaak te maken met psychische problemen van de zorgvrager. </w:t>
      </w:r>
    </w:p>
    <w:p w14:paraId="13284CF3" w14:textId="6355521D" w:rsidR="00BD2CD2" w:rsidRDefault="00BD2CD2" w:rsidP="00FF564E">
      <w:pPr>
        <w:pStyle w:val="Geenafstand"/>
        <w:rPr>
          <w:color w:val="2F5496" w:themeColor="accent1" w:themeShade="BF"/>
          <w:shd w:val="clear" w:color="auto" w:fill="FFFFFF"/>
        </w:rPr>
      </w:pPr>
    </w:p>
    <w:p w14:paraId="28369613"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1281564"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psychische problemen. </w:t>
      </w:r>
    </w:p>
    <w:p w14:paraId="09C989E7" w14:textId="77777777" w:rsidR="00BD2CD2" w:rsidRDefault="00BD2CD2" w:rsidP="00BD2CD2">
      <w:pPr>
        <w:pStyle w:val="Geenafstand"/>
        <w:rPr>
          <w:color w:val="2F5496" w:themeColor="accent1" w:themeShade="BF"/>
          <w:shd w:val="clear" w:color="auto" w:fill="FFFFFF"/>
        </w:rPr>
      </w:pPr>
    </w:p>
    <w:p w14:paraId="13BC1DF7"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2D6454D" w14:textId="487E061D"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De gedachten van de zorgvrager hebben vaak te maken met psychische problemen. </w:t>
      </w:r>
    </w:p>
    <w:p w14:paraId="612D7A21" w14:textId="77777777" w:rsidR="00BD2CD2" w:rsidRDefault="00BD2CD2" w:rsidP="00BD2CD2">
      <w:pPr>
        <w:pStyle w:val="Geenafstand"/>
        <w:rPr>
          <w:color w:val="2F5496" w:themeColor="accent1" w:themeShade="BF"/>
          <w:shd w:val="clear" w:color="auto" w:fill="FFFFFF"/>
        </w:rPr>
      </w:pPr>
    </w:p>
    <w:p w14:paraId="28B3380E" w14:textId="77777777" w:rsidR="00BD2CD2" w:rsidRPr="00BD2CD2" w:rsidRDefault="00BD2CD2" w:rsidP="00BD2CD2">
      <w:pPr>
        <w:pStyle w:val="Geenafstand"/>
        <w:rPr>
          <w:b/>
          <w:bCs/>
          <w:color w:val="2F5496" w:themeColor="accent1" w:themeShade="BF"/>
          <w:shd w:val="clear" w:color="auto" w:fill="FFFFFF"/>
        </w:rPr>
      </w:pPr>
      <w:r w:rsidRPr="00BD2CD2">
        <w:rPr>
          <w:b/>
          <w:bCs/>
          <w:color w:val="2F5496" w:themeColor="accent1" w:themeShade="BF"/>
          <w:shd w:val="clear" w:color="auto" w:fill="FFFFFF"/>
        </w:rPr>
        <w:t xml:space="preserve">Deze stelling is correct </w:t>
      </w:r>
    </w:p>
    <w:p w14:paraId="7E7A326C" w14:textId="77777777" w:rsidR="00BD2CD2" w:rsidRPr="00BD2CD2" w:rsidRDefault="00BD2CD2" w:rsidP="00BD2CD2">
      <w:pPr>
        <w:pStyle w:val="Geenafstand"/>
        <w:rPr>
          <w:color w:val="2F5496" w:themeColor="accent1" w:themeShade="BF"/>
          <w:shd w:val="clear" w:color="auto" w:fill="FFFFFF"/>
        </w:rPr>
      </w:pPr>
      <w:r w:rsidRPr="00BD2CD2">
        <w:rPr>
          <w:color w:val="2F5496" w:themeColor="accent1" w:themeShade="BF"/>
          <w:shd w:val="clear" w:color="auto" w:fill="FFFFFF"/>
        </w:rPr>
        <w:t>Deze stelling is niet correct</w:t>
      </w:r>
    </w:p>
    <w:p w14:paraId="30ED420F" w14:textId="77777777" w:rsidR="00BD2CD2" w:rsidRDefault="00BD2CD2" w:rsidP="00BD2CD2">
      <w:pPr>
        <w:pStyle w:val="Geenafstand"/>
        <w:rPr>
          <w:color w:val="2F5496" w:themeColor="accent1" w:themeShade="BF"/>
          <w:shd w:val="clear" w:color="auto" w:fill="FFFFFF"/>
        </w:rPr>
      </w:pPr>
    </w:p>
    <w:p w14:paraId="190C17C9"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EA56358" w14:textId="221E13B9"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Naast de gedachten hebben psychische problemen ook vaak te maken met het gevoel van de zorgvrager. </w:t>
      </w:r>
    </w:p>
    <w:p w14:paraId="7D80CCE8" w14:textId="7C5FF22F" w:rsidR="00FF564E" w:rsidRDefault="00FF564E" w:rsidP="00625603">
      <w:pPr>
        <w:spacing w:after="0"/>
        <w:rPr>
          <w:rFonts w:ascii="Calibri" w:eastAsia="Calibri" w:hAnsi="Calibri" w:cs="Calibri"/>
          <w:color w:val="000000" w:themeColor="text1"/>
        </w:rPr>
      </w:pPr>
    </w:p>
    <w:p w14:paraId="7622F4FC" w14:textId="6C4F9D7D" w:rsidR="00FF564E" w:rsidRDefault="00FF564E" w:rsidP="00FF564E">
      <w:pPr>
        <w:pStyle w:val="Geenafstand"/>
        <w:rPr>
          <w:color w:val="FF0000"/>
          <w:shd w:val="clear" w:color="auto" w:fill="FFFFFF"/>
        </w:rPr>
      </w:pPr>
      <w:r>
        <w:rPr>
          <w:color w:val="FF0000"/>
          <w:shd w:val="clear" w:color="auto" w:fill="FFFFFF"/>
        </w:rPr>
        <w:t xml:space="preserve">Leerdoel: de student weet dat </w:t>
      </w:r>
      <w:r w:rsidR="00B322E5">
        <w:rPr>
          <w:color w:val="FF0000"/>
          <w:shd w:val="clear" w:color="auto" w:fill="FFFFFF"/>
        </w:rPr>
        <w:t xml:space="preserve">sociale problemen te maken hebben met andere mensen of organisaties. </w:t>
      </w:r>
    </w:p>
    <w:p w14:paraId="361D632E" w14:textId="77777777" w:rsidR="00FF564E" w:rsidRDefault="00FF564E" w:rsidP="00FF564E">
      <w:pPr>
        <w:pStyle w:val="Geenafstand"/>
        <w:rPr>
          <w:color w:val="FF0000"/>
          <w:shd w:val="clear" w:color="auto" w:fill="FFFFFF"/>
        </w:rPr>
      </w:pPr>
    </w:p>
    <w:p w14:paraId="09016BAF" w14:textId="77777777" w:rsidR="00BD2CD2" w:rsidRDefault="00BD2CD2" w:rsidP="00BD2CD2">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168CCFCD" w14:textId="77777777" w:rsidR="00BD2CD2" w:rsidRDefault="00BD2CD2" w:rsidP="00BD2CD2">
      <w:pPr>
        <w:pStyle w:val="Geenafstand"/>
        <w:rPr>
          <w:b/>
          <w:bCs/>
          <w:color w:val="2F5496" w:themeColor="accent1" w:themeShade="BF"/>
          <w:shd w:val="clear" w:color="auto" w:fill="FFFFFF"/>
        </w:rPr>
      </w:pPr>
    </w:p>
    <w:p w14:paraId="330C99EE"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57A0A9E" w14:textId="0ED40E00"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sociale problemen. </w:t>
      </w:r>
    </w:p>
    <w:p w14:paraId="35F609FE" w14:textId="77777777" w:rsidR="00BD2CD2" w:rsidRDefault="00BD2CD2" w:rsidP="00BD2CD2">
      <w:pPr>
        <w:pStyle w:val="Geenafstand"/>
        <w:rPr>
          <w:color w:val="2F5496" w:themeColor="accent1" w:themeShade="BF"/>
          <w:shd w:val="clear" w:color="auto" w:fill="FFFFFF"/>
        </w:rPr>
      </w:pPr>
    </w:p>
    <w:p w14:paraId="3AEA30C3"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55D7A5D" w14:textId="623F678E"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Deze problemen hebben vaak te maken met</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6D623170" w14:textId="3B8BBC3B" w:rsidR="00BD2CD2" w:rsidRDefault="00BD2CD2" w:rsidP="00BD2CD2">
      <w:pPr>
        <w:pStyle w:val="Geenafstand"/>
        <w:rPr>
          <w:color w:val="2F5496" w:themeColor="accent1" w:themeShade="BF"/>
          <w:shd w:val="clear" w:color="auto" w:fill="FFFFFF"/>
        </w:rPr>
      </w:pPr>
    </w:p>
    <w:p w14:paraId="7AC0FB79" w14:textId="198D2DF4"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Het opleidingsniveau</w:t>
      </w:r>
    </w:p>
    <w:p w14:paraId="5828A342" w14:textId="640BCE83"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De woonplaats </w:t>
      </w:r>
    </w:p>
    <w:p w14:paraId="53C5FD10" w14:textId="39304693"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De emoties </w:t>
      </w:r>
    </w:p>
    <w:p w14:paraId="7E429EDE" w14:textId="116D4EF4" w:rsidR="00BD2CD2" w:rsidRDefault="00BD2CD2" w:rsidP="00BD2CD2">
      <w:pPr>
        <w:pStyle w:val="Geenafstand"/>
        <w:rPr>
          <w:color w:val="2F5496" w:themeColor="accent1" w:themeShade="BF"/>
          <w:shd w:val="clear" w:color="auto" w:fill="FFFFFF"/>
        </w:rPr>
      </w:pPr>
      <w:r>
        <w:rPr>
          <w:b/>
          <w:bCs/>
          <w:color w:val="2F5496" w:themeColor="accent1" w:themeShade="BF"/>
          <w:shd w:val="clear" w:color="auto" w:fill="FFFFFF"/>
        </w:rPr>
        <w:t>Andere mensen</w:t>
      </w:r>
    </w:p>
    <w:p w14:paraId="08CF43FD" w14:textId="77777777" w:rsidR="00BD2CD2" w:rsidRDefault="00BD2CD2" w:rsidP="00BD2CD2">
      <w:pPr>
        <w:pStyle w:val="Geenafstand"/>
        <w:rPr>
          <w:color w:val="2F5496" w:themeColor="accent1" w:themeShade="BF"/>
          <w:shd w:val="clear" w:color="auto" w:fill="FFFFFF"/>
        </w:rPr>
      </w:pPr>
    </w:p>
    <w:p w14:paraId="126FED6C"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AF3F7A9" w14:textId="2CC71CC1"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Naast andere mensen hebben sociale problemen ook vaak te maken met andere</w:t>
      </w:r>
      <w:r w:rsidR="00935701">
        <w:rPr>
          <w:color w:val="2F5496" w:themeColor="accent1" w:themeShade="BF"/>
          <w:shd w:val="clear" w:color="auto" w:fill="FFFFFF"/>
        </w:rPr>
        <w:t xml:space="preserve"> betrokken</w:t>
      </w:r>
      <w:r>
        <w:rPr>
          <w:color w:val="2F5496" w:themeColor="accent1" w:themeShade="BF"/>
          <w:shd w:val="clear" w:color="auto" w:fill="FFFFFF"/>
        </w:rPr>
        <w:t xml:space="preserve"> organisaties.  </w:t>
      </w:r>
    </w:p>
    <w:p w14:paraId="2C710DC6" w14:textId="77777777" w:rsidR="00BD2CD2" w:rsidRDefault="00BD2CD2" w:rsidP="00BD2CD2">
      <w:pPr>
        <w:pStyle w:val="Geenafstand"/>
        <w:rPr>
          <w:color w:val="2F5496" w:themeColor="accent1" w:themeShade="BF"/>
          <w:shd w:val="clear" w:color="auto" w:fill="FFFFFF"/>
        </w:rPr>
      </w:pPr>
    </w:p>
    <w:p w14:paraId="082A36AE"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6806B34" w14:textId="136C1865"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sociale problemen. </w:t>
      </w:r>
    </w:p>
    <w:p w14:paraId="179D9A5C" w14:textId="77777777" w:rsidR="00BD2CD2" w:rsidRDefault="00BD2CD2" w:rsidP="00BD2CD2">
      <w:pPr>
        <w:pStyle w:val="Geenafstand"/>
        <w:rPr>
          <w:color w:val="2F5496" w:themeColor="accent1" w:themeShade="BF"/>
          <w:shd w:val="clear" w:color="auto" w:fill="FFFFFF"/>
        </w:rPr>
      </w:pPr>
    </w:p>
    <w:p w14:paraId="1437878D"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157F4AE" w14:textId="0D8722A1" w:rsidR="00BD2CD2" w:rsidRDefault="00935701" w:rsidP="00BD2CD2">
      <w:pPr>
        <w:pStyle w:val="Geenafstand"/>
        <w:rPr>
          <w:color w:val="2F5496" w:themeColor="accent1" w:themeShade="BF"/>
          <w:shd w:val="clear" w:color="auto" w:fill="FFFFFF"/>
        </w:rPr>
      </w:pPr>
      <w:r>
        <w:rPr>
          <w:color w:val="2F5496" w:themeColor="accent1" w:themeShade="BF"/>
          <w:shd w:val="clear" w:color="auto" w:fill="FFFFFF"/>
        </w:rPr>
        <w:t>De gedachten</w:t>
      </w:r>
      <w:r w:rsidR="00BD2CD2">
        <w:rPr>
          <w:color w:val="2F5496" w:themeColor="accent1" w:themeShade="BF"/>
          <w:shd w:val="clear" w:color="auto" w:fill="FFFFFF"/>
        </w:rPr>
        <w:t xml:space="preserve"> van de zorgvrager he</w:t>
      </w:r>
      <w:r>
        <w:rPr>
          <w:color w:val="2F5496" w:themeColor="accent1" w:themeShade="BF"/>
          <w:shd w:val="clear" w:color="auto" w:fill="FFFFFF"/>
        </w:rPr>
        <w:t>bben</w:t>
      </w:r>
      <w:r w:rsidR="00BD2CD2">
        <w:rPr>
          <w:color w:val="2F5496" w:themeColor="accent1" w:themeShade="BF"/>
          <w:shd w:val="clear" w:color="auto" w:fill="FFFFFF"/>
        </w:rPr>
        <w:t xml:space="preserve"> vaak te maken met sociale problemen. </w:t>
      </w:r>
    </w:p>
    <w:p w14:paraId="1652837E" w14:textId="77777777" w:rsidR="00BD2CD2" w:rsidRDefault="00BD2CD2" w:rsidP="00BD2CD2">
      <w:pPr>
        <w:pStyle w:val="Geenafstand"/>
        <w:rPr>
          <w:color w:val="2F5496" w:themeColor="accent1" w:themeShade="BF"/>
          <w:shd w:val="clear" w:color="auto" w:fill="FFFFFF"/>
        </w:rPr>
      </w:pPr>
    </w:p>
    <w:p w14:paraId="768B28CD" w14:textId="77777777" w:rsidR="00BD2CD2" w:rsidRPr="00BD2CD2" w:rsidRDefault="00BD2CD2" w:rsidP="00BD2CD2">
      <w:pPr>
        <w:pStyle w:val="Geenafstand"/>
        <w:rPr>
          <w:color w:val="2F5496" w:themeColor="accent1" w:themeShade="BF"/>
          <w:shd w:val="clear" w:color="auto" w:fill="FFFFFF"/>
        </w:rPr>
      </w:pPr>
      <w:r w:rsidRPr="00BD2CD2">
        <w:rPr>
          <w:color w:val="2F5496" w:themeColor="accent1" w:themeShade="BF"/>
          <w:shd w:val="clear" w:color="auto" w:fill="FFFFFF"/>
        </w:rPr>
        <w:t xml:space="preserve">Deze stelling is correct </w:t>
      </w:r>
    </w:p>
    <w:p w14:paraId="53A92ADF" w14:textId="77777777" w:rsidR="00BD2CD2" w:rsidRPr="00BD2CD2" w:rsidRDefault="00BD2CD2" w:rsidP="00BD2CD2">
      <w:pPr>
        <w:pStyle w:val="Geenafstand"/>
        <w:rPr>
          <w:b/>
          <w:bCs/>
          <w:color w:val="2F5496" w:themeColor="accent1" w:themeShade="BF"/>
          <w:shd w:val="clear" w:color="auto" w:fill="FFFFFF"/>
        </w:rPr>
      </w:pPr>
      <w:r>
        <w:rPr>
          <w:b/>
          <w:bCs/>
          <w:color w:val="2F5496" w:themeColor="accent1" w:themeShade="BF"/>
          <w:shd w:val="clear" w:color="auto" w:fill="FFFFFF"/>
        </w:rPr>
        <w:t>Deze stelling is niet correct</w:t>
      </w:r>
    </w:p>
    <w:p w14:paraId="1BDE8428" w14:textId="77777777" w:rsidR="00BD2CD2" w:rsidRDefault="00BD2CD2" w:rsidP="00BD2CD2">
      <w:pPr>
        <w:pStyle w:val="Geenafstand"/>
        <w:rPr>
          <w:color w:val="2F5496" w:themeColor="accent1" w:themeShade="BF"/>
          <w:shd w:val="clear" w:color="auto" w:fill="FFFFFF"/>
        </w:rPr>
      </w:pPr>
    </w:p>
    <w:p w14:paraId="4280AF86" w14:textId="2D137BA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5F7B7A87" w14:textId="3AE55883" w:rsidR="00935701" w:rsidRDefault="00935701" w:rsidP="00BD2CD2">
      <w:pPr>
        <w:pStyle w:val="Geenafstand"/>
        <w:rPr>
          <w:color w:val="2F5496" w:themeColor="accent1" w:themeShade="BF"/>
          <w:shd w:val="clear" w:color="auto" w:fill="FFFFFF"/>
        </w:rPr>
      </w:pPr>
      <w:r>
        <w:rPr>
          <w:color w:val="2F5496" w:themeColor="accent1" w:themeShade="BF"/>
          <w:shd w:val="clear" w:color="auto" w:fill="FFFFFF"/>
        </w:rPr>
        <w:t xml:space="preserve">Andere mensen en betrokken organisaties hebben vaak te maken met sociale problemen. </w:t>
      </w:r>
    </w:p>
    <w:p w14:paraId="21D2E68F" w14:textId="77777777" w:rsidR="00BD2CD2" w:rsidRDefault="00BD2CD2" w:rsidP="00BD2CD2">
      <w:pPr>
        <w:pStyle w:val="Geenafstand"/>
        <w:rPr>
          <w:color w:val="2F5496" w:themeColor="accent1" w:themeShade="BF"/>
          <w:shd w:val="clear" w:color="auto" w:fill="FFFFFF"/>
        </w:rPr>
      </w:pPr>
    </w:p>
    <w:p w14:paraId="32E3D364"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69317C31" w14:textId="6931AB0E"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sociale problemen. </w:t>
      </w:r>
    </w:p>
    <w:p w14:paraId="2A764DFA" w14:textId="77777777" w:rsidR="00BD2CD2" w:rsidRDefault="00BD2CD2" w:rsidP="00BD2CD2">
      <w:pPr>
        <w:pStyle w:val="Geenafstand"/>
        <w:rPr>
          <w:color w:val="2F5496" w:themeColor="accent1" w:themeShade="BF"/>
          <w:shd w:val="clear" w:color="auto" w:fill="FFFFFF"/>
        </w:rPr>
      </w:pPr>
    </w:p>
    <w:p w14:paraId="179A320F"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117F32CF" w14:textId="24D57C6F" w:rsidR="00BD2CD2" w:rsidRDefault="00935701" w:rsidP="00BD2CD2">
      <w:pPr>
        <w:pStyle w:val="Geenafstand"/>
        <w:rPr>
          <w:color w:val="2F5496" w:themeColor="accent1" w:themeShade="BF"/>
          <w:shd w:val="clear" w:color="auto" w:fill="FFFFFF"/>
        </w:rPr>
      </w:pPr>
      <w:r>
        <w:rPr>
          <w:color w:val="2F5496" w:themeColor="accent1" w:themeShade="BF"/>
          <w:shd w:val="clear" w:color="auto" w:fill="FFFFFF"/>
        </w:rPr>
        <w:t>Andere betrokken organisaties</w:t>
      </w:r>
      <w:r w:rsidR="00BD2CD2">
        <w:rPr>
          <w:color w:val="2F5496" w:themeColor="accent1" w:themeShade="BF"/>
          <w:shd w:val="clear" w:color="auto" w:fill="FFFFFF"/>
        </w:rPr>
        <w:t xml:space="preserve"> he</w:t>
      </w:r>
      <w:r>
        <w:rPr>
          <w:color w:val="2F5496" w:themeColor="accent1" w:themeShade="BF"/>
          <w:shd w:val="clear" w:color="auto" w:fill="FFFFFF"/>
        </w:rPr>
        <w:t>bben</w:t>
      </w:r>
      <w:r w:rsidR="00BD2CD2">
        <w:rPr>
          <w:color w:val="2F5496" w:themeColor="accent1" w:themeShade="BF"/>
          <w:shd w:val="clear" w:color="auto" w:fill="FFFFFF"/>
        </w:rPr>
        <w:t xml:space="preserve"> vaak te maken met </w:t>
      </w:r>
      <w:r>
        <w:rPr>
          <w:color w:val="2F5496" w:themeColor="accent1" w:themeShade="BF"/>
          <w:shd w:val="clear" w:color="auto" w:fill="FFFFFF"/>
        </w:rPr>
        <w:t>sociale</w:t>
      </w:r>
      <w:r w:rsidR="00BD2CD2">
        <w:rPr>
          <w:color w:val="2F5496" w:themeColor="accent1" w:themeShade="BF"/>
          <w:shd w:val="clear" w:color="auto" w:fill="FFFFFF"/>
        </w:rPr>
        <w:t xml:space="preserve"> problemen. </w:t>
      </w:r>
    </w:p>
    <w:p w14:paraId="57CCDC01" w14:textId="77777777" w:rsidR="00BD2CD2" w:rsidRDefault="00BD2CD2" w:rsidP="00BD2CD2">
      <w:pPr>
        <w:pStyle w:val="Geenafstand"/>
        <w:rPr>
          <w:color w:val="2F5496" w:themeColor="accent1" w:themeShade="BF"/>
          <w:shd w:val="clear" w:color="auto" w:fill="FFFFFF"/>
        </w:rPr>
      </w:pPr>
    </w:p>
    <w:p w14:paraId="69210407" w14:textId="77777777" w:rsidR="00BD2CD2" w:rsidRPr="00BD2CD2" w:rsidRDefault="00BD2CD2" w:rsidP="00BD2CD2">
      <w:pPr>
        <w:pStyle w:val="Geenafstand"/>
        <w:rPr>
          <w:b/>
          <w:bCs/>
          <w:color w:val="2F5496" w:themeColor="accent1" w:themeShade="BF"/>
          <w:shd w:val="clear" w:color="auto" w:fill="FFFFFF"/>
        </w:rPr>
      </w:pPr>
      <w:r w:rsidRPr="00BD2CD2">
        <w:rPr>
          <w:b/>
          <w:bCs/>
          <w:color w:val="2F5496" w:themeColor="accent1" w:themeShade="BF"/>
          <w:shd w:val="clear" w:color="auto" w:fill="FFFFFF"/>
        </w:rPr>
        <w:t xml:space="preserve">Deze stelling is correct </w:t>
      </w:r>
    </w:p>
    <w:p w14:paraId="32A46F70" w14:textId="77777777" w:rsidR="00BD2CD2" w:rsidRPr="00BD2CD2" w:rsidRDefault="00BD2CD2" w:rsidP="00BD2CD2">
      <w:pPr>
        <w:pStyle w:val="Geenafstand"/>
        <w:rPr>
          <w:color w:val="2F5496" w:themeColor="accent1" w:themeShade="BF"/>
          <w:shd w:val="clear" w:color="auto" w:fill="FFFFFF"/>
        </w:rPr>
      </w:pPr>
      <w:r w:rsidRPr="00BD2CD2">
        <w:rPr>
          <w:color w:val="2F5496" w:themeColor="accent1" w:themeShade="BF"/>
          <w:shd w:val="clear" w:color="auto" w:fill="FFFFFF"/>
        </w:rPr>
        <w:t>Deze stelling is niet correct</w:t>
      </w:r>
    </w:p>
    <w:p w14:paraId="6953EEEE" w14:textId="77777777" w:rsidR="00BD2CD2" w:rsidRDefault="00BD2CD2" w:rsidP="00BD2CD2">
      <w:pPr>
        <w:pStyle w:val="Geenafstand"/>
        <w:rPr>
          <w:color w:val="2F5496" w:themeColor="accent1" w:themeShade="BF"/>
          <w:shd w:val="clear" w:color="auto" w:fill="FFFFFF"/>
        </w:rPr>
      </w:pPr>
    </w:p>
    <w:p w14:paraId="54021918" w14:textId="77777777" w:rsidR="00BD2CD2" w:rsidRDefault="00BD2CD2" w:rsidP="00BD2CD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DA6E583" w14:textId="57B39F20" w:rsidR="00935701" w:rsidRDefault="00935701" w:rsidP="00935701">
      <w:pPr>
        <w:pStyle w:val="Geenafstand"/>
        <w:rPr>
          <w:color w:val="2F5496" w:themeColor="accent1" w:themeShade="BF"/>
          <w:shd w:val="clear" w:color="auto" w:fill="FFFFFF"/>
        </w:rPr>
      </w:pPr>
      <w:r>
        <w:rPr>
          <w:color w:val="2F5496" w:themeColor="accent1" w:themeShade="BF"/>
          <w:shd w:val="clear" w:color="auto" w:fill="FFFFFF"/>
        </w:rPr>
        <w:t xml:space="preserve">Naast betrokken organisaties hebben sociale problemen ook vaak te maken met andere mensen. </w:t>
      </w:r>
    </w:p>
    <w:p w14:paraId="4E160665" w14:textId="77777777" w:rsidR="00FF564E" w:rsidRDefault="00FF564E" w:rsidP="00FF564E">
      <w:pPr>
        <w:spacing w:after="0"/>
        <w:rPr>
          <w:rFonts w:ascii="Calibri" w:eastAsia="Calibri" w:hAnsi="Calibri" w:cs="Calibri"/>
          <w:color w:val="000000" w:themeColor="text1"/>
        </w:rPr>
      </w:pPr>
    </w:p>
    <w:p w14:paraId="3E001FF7" w14:textId="349D076F" w:rsidR="00FF564E" w:rsidRDefault="00FF564E" w:rsidP="00FF564E">
      <w:pPr>
        <w:pStyle w:val="Geenafstand"/>
        <w:rPr>
          <w:color w:val="FF0000"/>
          <w:shd w:val="clear" w:color="auto" w:fill="FFFFFF"/>
        </w:rPr>
      </w:pPr>
      <w:r>
        <w:rPr>
          <w:color w:val="FF0000"/>
          <w:shd w:val="clear" w:color="auto" w:fill="FFFFFF"/>
        </w:rPr>
        <w:t xml:space="preserve">Leerdoel: de student weet dat </w:t>
      </w:r>
      <w:r w:rsidR="00B322E5">
        <w:rPr>
          <w:color w:val="FF0000"/>
          <w:shd w:val="clear" w:color="auto" w:fill="FFFFFF"/>
        </w:rPr>
        <w:t xml:space="preserve">je een combinatie van psychische en sociale problemen psychosociale problemen noemt. </w:t>
      </w:r>
    </w:p>
    <w:p w14:paraId="1531012A" w14:textId="77777777" w:rsidR="00B322E5" w:rsidRDefault="00B322E5" w:rsidP="00FF564E">
      <w:pPr>
        <w:pStyle w:val="Geenafstand"/>
        <w:rPr>
          <w:color w:val="FF0000"/>
          <w:shd w:val="clear" w:color="auto" w:fill="FFFFFF"/>
        </w:rPr>
      </w:pPr>
    </w:p>
    <w:p w14:paraId="4A0C0712" w14:textId="77777777" w:rsidR="00FF564E" w:rsidRDefault="00FF564E" w:rsidP="00FF564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4A7823AA" w14:textId="77777777" w:rsidR="00FF564E" w:rsidRDefault="00FF564E" w:rsidP="00FF564E">
      <w:pPr>
        <w:pStyle w:val="Geenafstand"/>
        <w:rPr>
          <w:b/>
          <w:bCs/>
          <w:color w:val="2F5496" w:themeColor="accent1" w:themeShade="BF"/>
          <w:shd w:val="clear" w:color="auto" w:fill="FFFFFF"/>
        </w:rPr>
      </w:pPr>
    </w:p>
    <w:p w14:paraId="7DFD20B2" w14:textId="20EC8277"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C55E207" w14:textId="5AA9309C" w:rsidR="00935701" w:rsidRDefault="00935701" w:rsidP="00FF564E">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psychische en sociale problemen. In een deel van de problemen komt dit samen voor.  </w:t>
      </w:r>
    </w:p>
    <w:p w14:paraId="72DC5B1A" w14:textId="77777777" w:rsidR="00FF564E" w:rsidRDefault="00FF564E" w:rsidP="00FF564E">
      <w:pPr>
        <w:pStyle w:val="Geenafstand"/>
        <w:rPr>
          <w:color w:val="2F5496" w:themeColor="accent1" w:themeShade="BF"/>
          <w:shd w:val="clear" w:color="auto" w:fill="FFFFFF"/>
        </w:rPr>
      </w:pPr>
    </w:p>
    <w:p w14:paraId="0A9FD9D4" w14:textId="27BAAC63"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3F741207" w14:textId="100EDD4C" w:rsidR="00935701" w:rsidRDefault="00935701" w:rsidP="00FF564E">
      <w:pPr>
        <w:pStyle w:val="Geenafstand"/>
        <w:rPr>
          <w:color w:val="2F5496" w:themeColor="accent1" w:themeShade="BF"/>
          <w:shd w:val="clear" w:color="auto" w:fill="FFFFFF"/>
        </w:rPr>
      </w:pPr>
      <w:r>
        <w:rPr>
          <w:color w:val="2F5496" w:themeColor="accent1" w:themeShade="BF"/>
          <w:shd w:val="clear" w:color="auto" w:fill="FFFFFF"/>
        </w:rPr>
        <w:t xml:space="preserve">Hoe </w:t>
      </w:r>
      <w:commentRangeStart w:id="91"/>
      <w:r>
        <w:rPr>
          <w:color w:val="2F5496" w:themeColor="accent1" w:themeShade="BF"/>
          <w:shd w:val="clear" w:color="auto" w:fill="FFFFFF"/>
        </w:rPr>
        <w:t>noem je</w:t>
      </w:r>
      <w:commentRangeEnd w:id="91"/>
      <w:r w:rsidR="000E7724">
        <w:rPr>
          <w:rStyle w:val="Verwijzingopmerking"/>
        </w:rPr>
        <w:commentReference w:id="91"/>
      </w:r>
      <w:r>
        <w:rPr>
          <w:color w:val="2F5496" w:themeColor="accent1" w:themeShade="BF"/>
          <w:shd w:val="clear" w:color="auto" w:fill="FFFFFF"/>
        </w:rPr>
        <w:t xml:space="preserve"> deze combinatie ook wel?</w:t>
      </w:r>
    </w:p>
    <w:p w14:paraId="2ACD4106" w14:textId="717A1357" w:rsidR="00935701" w:rsidRPr="00935701" w:rsidRDefault="00935701" w:rsidP="00FF564E">
      <w:pPr>
        <w:pStyle w:val="Geenafstand"/>
        <w:rPr>
          <w:b/>
          <w:bCs/>
          <w:color w:val="2F5496" w:themeColor="accent1" w:themeShade="BF"/>
          <w:shd w:val="clear" w:color="auto" w:fill="FFFFFF"/>
        </w:rPr>
      </w:pPr>
    </w:p>
    <w:p w14:paraId="6D086FFB" w14:textId="7466A382" w:rsidR="00935701" w:rsidRDefault="00935701" w:rsidP="00FF564E">
      <w:pPr>
        <w:pStyle w:val="Geenafstand"/>
        <w:rPr>
          <w:color w:val="2F5496" w:themeColor="accent1" w:themeShade="BF"/>
          <w:shd w:val="clear" w:color="auto" w:fill="FFFFFF"/>
        </w:rPr>
      </w:pPr>
      <w:r>
        <w:rPr>
          <w:color w:val="2F5496" w:themeColor="accent1" w:themeShade="BF"/>
          <w:shd w:val="clear" w:color="auto" w:fill="FFFFFF"/>
        </w:rPr>
        <w:t>Psych</w:t>
      </w:r>
      <w:ins w:id="92" w:author="Anne Rorije" w:date="2021-09-08T18:54:00Z">
        <w:r w:rsidR="00A544FC">
          <w:rPr>
            <w:color w:val="2F5496" w:themeColor="accent1" w:themeShade="BF"/>
            <w:shd w:val="clear" w:color="auto" w:fill="FFFFFF"/>
          </w:rPr>
          <w:t>i</w:t>
        </w:r>
      </w:ins>
      <w:ins w:id="93" w:author="Anne Rorije" w:date="2021-09-08T19:13:00Z">
        <w:r w:rsidR="00E916DB">
          <w:rPr>
            <w:color w:val="2F5496" w:themeColor="accent1" w:themeShade="BF"/>
            <w:shd w:val="clear" w:color="auto" w:fill="FFFFFF"/>
          </w:rPr>
          <w:t>s</w:t>
        </w:r>
      </w:ins>
      <w:ins w:id="94" w:author="Anne Rorije" w:date="2021-09-08T18:54:00Z">
        <w:r w:rsidR="00A544FC">
          <w:rPr>
            <w:color w:val="2F5496" w:themeColor="accent1" w:themeShade="BF"/>
            <w:shd w:val="clear" w:color="auto" w:fill="FFFFFF"/>
          </w:rPr>
          <w:t>ch</w:t>
        </w:r>
      </w:ins>
      <w:del w:id="95" w:author="Anne Rorije" w:date="2021-09-08T18:54:00Z">
        <w:r w:rsidDel="00A544FC">
          <w:rPr>
            <w:color w:val="2F5496" w:themeColor="accent1" w:themeShade="BF"/>
            <w:shd w:val="clear" w:color="auto" w:fill="FFFFFF"/>
          </w:rPr>
          <w:delText>e</w:delText>
        </w:r>
      </w:del>
      <w:del w:id="96" w:author="Anne Rorije" w:date="2021-09-08T19:13:00Z">
        <w:r w:rsidDel="00E916DB">
          <w:rPr>
            <w:color w:val="2F5496" w:themeColor="accent1" w:themeShade="BF"/>
            <w:shd w:val="clear" w:color="auto" w:fill="FFFFFF"/>
          </w:rPr>
          <w:delText>s</w:delText>
        </w:r>
      </w:del>
      <w:r>
        <w:rPr>
          <w:color w:val="2F5496" w:themeColor="accent1" w:themeShade="BF"/>
          <w:shd w:val="clear" w:color="auto" w:fill="FFFFFF"/>
        </w:rPr>
        <w:t xml:space="preserve">-maatschappelijk dilemma </w:t>
      </w:r>
    </w:p>
    <w:p w14:paraId="365E4C61" w14:textId="5AA4F2F0" w:rsidR="00935701" w:rsidRDefault="00935701" w:rsidP="00FF564E">
      <w:pPr>
        <w:pStyle w:val="Geenafstand"/>
        <w:rPr>
          <w:color w:val="2F5496" w:themeColor="accent1" w:themeShade="BF"/>
          <w:shd w:val="clear" w:color="auto" w:fill="FFFFFF"/>
        </w:rPr>
      </w:pPr>
      <w:r w:rsidRPr="00935701">
        <w:rPr>
          <w:b/>
          <w:bCs/>
          <w:color w:val="2F5496" w:themeColor="accent1" w:themeShade="BF"/>
          <w:shd w:val="clear" w:color="auto" w:fill="FFFFFF"/>
        </w:rPr>
        <w:t>Psychosociale problemen</w:t>
      </w:r>
    </w:p>
    <w:p w14:paraId="7DE0FFBB" w14:textId="14D4DB63" w:rsidR="00935701" w:rsidRDefault="00935701" w:rsidP="00FF564E">
      <w:pPr>
        <w:pStyle w:val="Geenafstand"/>
        <w:rPr>
          <w:color w:val="2F5496" w:themeColor="accent1" w:themeShade="BF"/>
          <w:shd w:val="clear" w:color="auto" w:fill="FFFFFF"/>
        </w:rPr>
      </w:pPr>
      <w:proofErr w:type="spellStart"/>
      <w:r>
        <w:rPr>
          <w:color w:val="2F5496" w:themeColor="accent1" w:themeShade="BF"/>
          <w:shd w:val="clear" w:color="auto" w:fill="FFFFFF"/>
        </w:rPr>
        <w:t>Sociorelationele</w:t>
      </w:r>
      <w:proofErr w:type="spellEnd"/>
      <w:r>
        <w:rPr>
          <w:color w:val="2F5496" w:themeColor="accent1" w:themeShade="BF"/>
          <w:shd w:val="clear" w:color="auto" w:fill="FFFFFF"/>
        </w:rPr>
        <w:t xml:space="preserve"> problematiek </w:t>
      </w:r>
    </w:p>
    <w:p w14:paraId="44F11272" w14:textId="0472B9AF" w:rsidR="00935701" w:rsidRDefault="00935701" w:rsidP="00FF564E">
      <w:pPr>
        <w:pStyle w:val="Geenafstand"/>
        <w:rPr>
          <w:color w:val="2F5496" w:themeColor="accent1" w:themeShade="BF"/>
          <w:shd w:val="clear" w:color="auto" w:fill="FFFFFF"/>
        </w:rPr>
      </w:pPr>
      <w:r>
        <w:rPr>
          <w:color w:val="2F5496" w:themeColor="accent1" w:themeShade="BF"/>
          <w:shd w:val="clear" w:color="auto" w:fill="FFFFFF"/>
        </w:rPr>
        <w:t>Geestelijk-sociale disbalans</w:t>
      </w:r>
    </w:p>
    <w:p w14:paraId="07DAF62E" w14:textId="32738CCD" w:rsidR="00FF564E" w:rsidRDefault="00FF564E" w:rsidP="00625603">
      <w:pPr>
        <w:spacing w:after="0"/>
        <w:rPr>
          <w:rFonts w:ascii="Calibri" w:eastAsia="Calibri" w:hAnsi="Calibri" w:cs="Calibri"/>
          <w:color w:val="000000" w:themeColor="text1"/>
        </w:rPr>
      </w:pPr>
    </w:p>
    <w:p w14:paraId="4D5DCAE3" w14:textId="77777777" w:rsidR="00935701" w:rsidRDefault="00935701" w:rsidP="00935701">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23D33F1" w14:textId="77777777" w:rsidR="00935701" w:rsidRDefault="00935701" w:rsidP="00935701">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psychische en sociale problemen. In een deel van de problemen komt dit samen voor.  </w:t>
      </w:r>
    </w:p>
    <w:p w14:paraId="20FE7759" w14:textId="77777777" w:rsidR="00935701" w:rsidRDefault="00935701" w:rsidP="00935701">
      <w:pPr>
        <w:pStyle w:val="Geenafstand"/>
        <w:rPr>
          <w:color w:val="2F5496" w:themeColor="accent1" w:themeShade="BF"/>
          <w:shd w:val="clear" w:color="auto" w:fill="FFFFFF"/>
        </w:rPr>
      </w:pPr>
    </w:p>
    <w:p w14:paraId="5D356028" w14:textId="58D89E24" w:rsidR="00935701" w:rsidRDefault="00935701" w:rsidP="00935701">
      <w:pPr>
        <w:pStyle w:val="Geenafstand"/>
        <w:rPr>
          <w:color w:val="2F5496" w:themeColor="accent1" w:themeShade="BF"/>
          <w:shd w:val="clear" w:color="auto" w:fill="FFFFFF"/>
        </w:rPr>
      </w:pPr>
      <w:r>
        <w:rPr>
          <w:color w:val="2F5496" w:themeColor="accent1" w:themeShade="BF"/>
          <w:shd w:val="clear" w:color="auto" w:fill="FFFFFF"/>
        </w:rPr>
        <w:t>Stelling:</w:t>
      </w:r>
    </w:p>
    <w:p w14:paraId="63B6BBAA" w14:textId="77740E75" w:rsidR="00935701" w:rsidRDefault="00935701" w:rsidP="00935701">
      <w:pPr>
        <w:pStyle w:val="Geenafstand"/>
        <w:rPr>
          <w:color w:val="2F5496" w:themeColor="accent1" w:themeShade="BF"/>
          <w:shd w:val="clear" w:color="auto" w:fill="FFFFFF"/>
        </w:rPr>
      </w:pPr>
      <w:commentRangeStart w:id="97"/>
      <w:r>
        <w:rPr>
          <w:color w:val="2F5496" w:themeColor="accent1" w:themeShade="BF"/>
          <w:shd w:val="clear" w:color="auto" w:fill="FFFFFF"/>
        </w:rPr>
        <w:t xml:space="preserve">Je noemt </w:t>
      </w:r>
      <w:commentRangeEnd w:id="97"/>
      <w:r w:rsidR="005F725A">
        <w:rPr>
          <w:rStyle w:val="Verwijzingopmerking"/>
        </w:rPr>
        <w:commentReference w:id="97"/>
      </w:r>
      <w:r>
        <w:rPr>
          <w:color w:val="2F5496" w:themeColor="accent1" w:themeShade="BF"/>
          <w:shd w:val="clear" w:color="auto" w:fill="FFFFFF"/>
        </w:rPr>
        <w:t xml:space="preserve">deze combinatie ook wel </w:t>
      </w:r>
      <w:proofErr w:type="spellStart"/>
      <w:r>
        <w:rPr>
          <w:color w:val="2F5496" w:themeColor="accent1" w:themeShade="BF"/>
          <w:shd w:val="clear" w:color="auto" w:fill="FFFFFF"/>
        </w:rPr>
        <w:t>sociorelationele</w:t>
      </w:r>
      <w:proofErr w:type="spellEnd"/>
      <w:r>
        <w:rPr>
          <w:color w:val="2F5496" w:themeColor="accent1" w:themeShade="BF"/>
          <w:shd w:val="clear" w:color="auto" w:fill="FFFFFF"/>
        </w:rPr>
        <w:t xml:space="preserve"> problemen. </w:t>
      </w:r>
    </w:p>
    <w:p w14:paraId="744A607E" w14:textId="77777777" w:rsidR="00935701" w:rsidRPr="00935701" w:rsidRDefault="00935701" w:rsidP="00935701">
      <w:pPr>
        <w:pStyle w:val="Geenafstand"/>
        <w:rPr>
          <w:b/>
          <w:bCs/>
          <w:color w:val="2F5496" w:themeColor="accent1" w:themeShade="BF"/>
          <w:shd w:val="clear" w:color="auto" w:fill="FFFFFF"/>
        </w:rPr>
      </w:pPr>
    </w:p>
    <w:p w14:paraId="0433D675" w14:textId="74248DF1" w:rsidR="00935701" w:rsidRDefault="004C040E" w:rsidP="00935701">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p>
    <w:p w14:paraId="396652EF" w14:textId="028B8FDF" w:rsidR="004C040E" w:rsidRDefault="004C040E" w:rsidP="00935701">
      <w:pPr>
        <w:pStyle w:val="Geenafstand"/>
        <w:rPr>
          <w:b/>
          <w:bCs/>
          <w:color w:val="2F5496" w:themeColor="accent1" w:themeShade="BF"/>
          <w:shd w:val="clear" w:color="auto" w:fill="FFFFFF"/>
        </w:rPr>
      </w:pPr>
      <w:r w:rsidRPr="004C040E">
        <w:rPr>
          <w:b/>
          <w:bCs/>
          <w:color w:val="2F5496" w:themeColor="accent1" w:themeShade="BF"/>
          <w:shd w:val="clear" w:color="auto" w:fill="FFFFFF"/>
        </w:rPr>
        <w:t xml:space="preserve">Deze stelling is niet correct </w:t>
      </w:r>
    </w:p>
    <w:p w14:paraId="3F1B05E0" w14:textId="0ABD2E22" w:rsidR="004C040E" w:rsidRDefault="004C040E" w:rsidP="00935701">
      <w:pPr>
        <w:pStyle w:val="Geenafstand"/>
        <w:rPr>
          <w:b/>
          <w:bCs/>
          <w:color w:val="2F5496" w:themeColor="accent1" w:themeShade="BF"/>
          <w:shd w:val="clear" w:color="auto" w:fill="FFFFFF"/>
        </w:rPr>
      </w:pPr>
    </w:p>
    <w:p w14:paraId="169F8AF9" w14:textId="7E2832B8" w:rsidR="004C040E" w:rsidRDefault="004C040E" w:rsidP="00935701">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C8312D6" w14:textId="77777777" w:rsidR="00E916DB" w:rsidRDefault="004C040E" w:rsidP="00935701">
      <w:pPr>
        <w:pStyle w:val="Geenafstand"/>
        <w:rPr>
          <w:ins w:id="98" w:author="Anne Rorije" w:date="2021-09-08T19:13:00Z"/>
          <w:color w:val="2F5496" w:themeColor="accent1" w:themeShade="BF"/>
          <w:shd w:val="clear" w:color="auto" w:fill="FFFFFF"/>
        </w:rPr>
      </w:pPr>
      <w:r>
        <w:rPr>
          <w:color w:val="2F5496" w:themeColor="accent1" w:themeShade="BF"/>
          <w:shd w:val="clear" w:color="auto" w:fill="FFFFFF"/>
        </w:rPr>
        <w:t>Je noemt deze problemen psychosociale problemen.</w:t>
      </w:r>
    </w:p>
    <w:p w14:paraId="672EBB65" w14:textId="062109D6" w:rsidR="004C040E" w:rsidRDefault="004C040E" w:rsidP="00935701">
      <w:pPr>
        <w:pStyle w:val="Geenafstand"/>
        <w:rPr>
          <w:color w:val="2F5496" w:themeColor="accent1" w:themeShade="BF"/>
          <w:shd w:val="clear" w:color="auto" w:fill="FFFFFF"/>
        </w:rPr>
      </w:pPr>
      <w:r>
        <w:rPr>
          <w:color w:val="2F5496" w:themeColor="accent1" w:themeShade="BF"/>
          <w:shd w:val="clear" w:color="auto" w:fill="FFFFFF"/>
        </w:rPr>
        <w:t xml:space="preserve"> </w:t>
      </w:r>
    </w:p>
    <w:p w14:paraId="25150DC0"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33BD457C"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Als psychotherapeut behandel je vaak psychische en sociale problemen. In een deel van de problemen komt dit samen voor.  </w:t>
      </w:r>
    </w:p>
    <w:p w14:paraId="7F1F6B80" w14:textId="77777777" w:rsidR="004C040E" w:rsidRDefault="004C040E" w:rsidP="004C040E">
      <w:pPr>
        <w:pStyle w:val="Geenafstand"/>
        <w:rPr>
          <w:color w:val="2F5496" w:themeColor="accent1" w:themeShade="BF"/>
          <w:shd w:val="clear" w:color="auto" w:fill="FFFFFF"/>
        </w:rPr>
      </w:pPr>
    </w:p>
    <w:p w14:paraId="736C1C4F"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Stelling:</w:t>
      </w:r>
    </w:p>
    <w:p w14:paraId="15870AFF" w14:textId="635645F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Je noemt deze combinatie ook wel psychosociale problemen. </w:t>
      </w:r>
    </w:p>
    <w:p w14:paraId="78BD9BB2" w14:textId="77777777" w:rsidR="004C040E" w:rsidRPr="00935701" w:rsidRDefault="004C040E" w:rsidP="004C040E">
      <w:pPr>
        <w:pStyle w:val="Geenafstand"/>
        <w:rPr>
          <w:b/>
          <w:bCs/>
          <w:color w:val="2F5496" w:themeColor="accent1" w:themeShade="BF"/>
          <w:shd w:val="clear" w:color="auto" w:fill="FFFFFF"/>
        </w:rPr>
      </w:pPr>
    </w:p>
    <w:p w14:paraId="1D0AEB4F" w14:textId="77777777" w:rsidR="004C040E" w:rsidRPr="004C040E" w:rsidRDefault="004C040E" w:rsidP="004C040E">
      <w:pPr>
        <w:pStyle w:val="Geenafstand"/>
        <w:rPr>
          <w:b/>
          <w:bCs/>
          <w:color w:val="2F5496" w:themeColor="accent1" w:themeShade="BF"/>
          <w:shd w:val="clear" w:color="auto" w:fill="FFFFFF"/>
        </w:rPr>
      </w:pPr>
      <w:r w:rsidRPr="004C040E">
        <w:rPr>
          <w:b/>
          <w:bCs/>
          <w:color w:val="2F5496" w:themeColor="accent1" w:themeShade="BF"/>
          <w:shd w:val="clear" w:color="auto" w:fill="FFFFFF"/>
        </w:rPr>
        <w:t xml:space="preserve">Deze stelling is correct </w:t>
      </w:r>
    </w:p>
    <w:p w14:paraId="46F2020D" w14:textId="77777777" w:rsidR="004C040E" w:rsidRPr="004C040E" w:rsidRDefault="004C040E" w:rsidP="004C040E">
      <w:pPr>
        <w:pStyle w:val="Geenafstand"/>
        <w:rPr>
          <w:color w:val="2F5496" w:themeColor="accent1" w:themeShade="BF"/>
          <w:shd w:val="clear" w:color="auto" w:fill="FFFFFF"/>
        </w:rPr>
      </w:pPr>
      <w:r w:rsidRPr="004C040E">
        <w:rPr>
          <w:color w:val="2F5496" w:themeColor="accent1" w:themeShade="BF"/>
          <w:shd w:val="clear" w:color="auto" w:fill="FFFFFF"/>
        </w:rPr>
        <w:t xml:space="preserve">Deze stelling is niet correct </w:t>
      </w:r>
    </w:p>
    <w:p w14:paraId="15ED5836" w14:textId="77777777" w:rsidR="00935701" w:rsidRDefault="00935701" w:rsidP="00625603">
      <w:pPr>
        <w:spacing w:after="0"/>
        <w:rPr>
          <w:rFonts w:ascii="Calibri" w:eastAsia="Calibri" w:hAnsi="Calibri" w:cs="Calibri"/>
          <w:color w:val="000000" w:themeColor="text1"/>
        </w:rPr>
      </w:pPr>
    </w:p>
    <w:p w14:paraId="37D85811" w14:textId="3FF201EA" w:rsidR="00FF564E" w:rsidRDefault="00FF564E" w:rsidP="00FF564E">
      <w:pPr>
        <w:pStyle w:val="Geenafstand"/>
        <w:rPr>
          <w:color w:val="FF0000"/>
          <w:shd w:val="clear" w:color="auto" w:fill="FFFFFF"/>
        </w:rPr>
      </w:pPr>
      <w:r>
        <w:rPr>
          <w:color w:val="FF0000"/>
          <w:shd w:val="clear" w:color="auto" w:fill="FFFFFF"/>
        </w:rPr>
        <w:t xml:space="preserve">Leerdoel: de student weet dat </w:t>
      </w:r>
      <w:r w:rsidR="00B322E5">
        <w:rPr>
          <w:color w:val="FF0000"/>
          <w:shd w:val="clear" w:color="auto" w:fill="FFFFFF"/>
        </w:rPr>
        <w:t xml:space="preserve">de oorzaak van psychosociale problemen vaak problemen van het karakter zijn. </w:t>
      </w:r>
    </w:p>
    <w:p w14:paraId="424032A4" w14:textId="77777777" w:rsidR="00B322E5" w:rsidRDefault="00B322E5" w:rsidP="00FF564E">
      <w:pPr>
        <w:pStyle w:val="Geenafstand"/>
        <w:rPr>
          <w:color w:val="FF0000"/>
          <w:shd w:val="clear" w:color="auto" w:fill="FFFFFF"/>
        </w:rPr>
      </w:pPr>
    </w:p>
    <w:p w14:paraId="401A4D56" w14:textId="44F034BF" w:rsidR="00FF564E" w:rsidRPr="004C040E" w:rsidRDefault="00FF564E" w:rsidP="00FF564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4C15A034" w14:textId="77777777" w:rsidR="00FF564E" w:rsidRDefault="00FF564E" w:rsidP="00FF564E">
      <w:pPr>
        <w:pStyle w:val="Geenafstand"/>
        <w:rPr>
          <w:color w:val="2F5496" w:themeColor="accent1" w:themeShade="BF"/>
          <w:shd w:val="clear" w:color="auto" w:fill="FFFFFF"/>
        </w:rPr>
      </w:pPr>
    </w:p>
    <w:p w14:paraId="74AFBB10" w14:textId="0DF75FA5" w:rsidR="00FF564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661CF429" w14:textId="647CD810"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Een veelvoorkomende oorzaak van psychosociale problemen is</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31733104" w14:textId="2B2C2818" w:rsidR="004C040E" w:rsidRDefault="004C040E" w:rsidP="00FF564E">
      <w:pPr>
        <w:pStyle w:val="Geenafstand"/>
        <w:rPr>
          <w:color w:val="2F5496" w:themeColor="accent1" w:themeShade="BF"/>
          <w:shd w:val="clear" w:color="auto" w:fill="FFFFFF"/>
        </w:rPr>
      </w:pPr>
    </w:p>
    <w:p w14:paraId="580AD8B0" w14:textId="2E608D09" w:rsidR="004C040E" w:rsidRPr="004C040E" w:rsidRDefault="004C040E" w:rsidP="00FF564E">
      <w:pPr>
        <w:pStyle w:val="Geenafstand"/>
        <w:rPr>
          <w:b/>
          <w:bCs/>
          <w:color w:val="2F5496" w:themeColor="accent1" w:themeShade="BF"/>
          <w:shd w:val="clear" w:color="auto" w:fill="FFFFFF"/>
        </w:rPr>
      </w:pPr>
      <w:r w:rsidRPr="004C040E">
        <w:rPr>
          <w:b/>
          <w:bCs/>
          <w:color w:val="2F5496" w:themeColor="accent1" w:themeShade="BF"/>
          <w:shd w:val="clear" w:color="auto" w:fill="FFFFFF"/>
        </w:rPr>
        <w:t xml:space="preserve">Karakter </w:t>
      </w:r>
    </w:p>
    <w:p w14:paraId="490F4E5D" w14:textId="552C6A3F"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Lichamelijke klachten </w:t>
      </w:r>
    </w:p>
    <w:p w14:paraId="23F4DEC9" w14:textId="50C1BFB3"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Familieruzies </w:t>
      </w:r>
    </w:p>
    <w:p w14:paraId="33E41AF5" w14:textId="6C32F6B3"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Relatieproblemen </w:t>
      </w:r>
    </w:p>
    <w:p w14:paraId="14A83C4B" w14:textId="77777777" w:rsidR="00FF564E" w:rsidRDefault="00FF564E" w:rsidP="00FF564E">
      <w:pPr>
        <w:pStyle w:val="Geenafstand"/>
        <w:rPr>
          <w:color w:val="2F5496" w:themeColor="accent1" w:themeShade="BF"/>
          <w:shd w:val="clear" w:color="auto" w:fill="FFFFFF"/>
        </w:rPr>
      </w:pPr>
    </w:p>
    <w:p w14:paraId="151DB6E1" w14:textId="7A980ADF"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5E6117C" w14:textId="1B5D5B73" w:rsidR="00B322E5" w:rsidRDefault="00B322E5" w:rsidP="00FF564E">
      <w:pPr>
        <w:pStyle w:val="Geenafstand"/>
        <w:rPr>
          <w:color w:val="2F5496" w:themeColor="accent1" w:themeShade="BF"/>
          <w:shd w:val="clear" w:color="auto" w:fill="FFFFFF"/>
        </w:rPr>
      </w:pPr>
      <w:r>
        <w:rPr>
          <w:color w:val="2F5496" w:themeColor="accent1" w:themeShade="BF"/>
          <w:shd w:val="clear" w:color="auto" w:fill="FFFFFF"/>
        </w:rPr>
        <w:t xml:space="preserve">Karakter </w:t>
      </w:r>
      <w:commentRangeStart w:id="99"/>
      <w:r>
        <w:rPr>
          <w:color w:val="2F5496" w:themeColor="accent1" w:themeShade="BF"/>
          <w:shd w:val="clear" w:color="auto" w:fill="FFFFFF"/>
        </w:rPr>
        <w:t xml:space="preserve">noem je </w:t>
      </w:r>
      <w:commentRangeEnd w:id="99"/>
      <w:r w:rsidR="000E7724">
        <w:rPr>
          <w:rStyle w:val="Verwijzingopmerking"/>
        </w:rPr>
        <w:commentReference w:id="99"/>
      </w:r>
      <w:r>
        <w:rPr>
          <w:color w:val="2F5496" w:themeColor="accent1" w:themeShade="BF"/>
          <w:shd w:val="clear" w:color="auto" w:fill="FFFFFF"/>
        </w:rPr>
        <w:t xml:space="preserve">ook wel persoonlijkheid. </w:t>
      </w:r>
    </w:p>
    <w:p w14:paraId="678A048C" w14:textId="34DD4A6C" w:rsidR="004C040E" w:rsidRDefault="004C040E" w:rsidP="00FF564E">
      <w:pPr>
        <w:pStyle w:val="Geenafstand"/>
        <w:rPr>
          <w:color w:val="2F5496" w:themeColor="accent1" w:themeShade="BF"/>
          <w:shd w:val="clear" w:color="auto" w:fill="FFFFFF"/>
        </w:rPr>
      </w:pPr>
    </w:p>
    <w:p w14:paraId="5B1F4BE7" w14:textId="4FBFA92C"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21900753" w14:textId="60640633"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Wat is een veelvoorkomende oorzaak van psychosociale problemen? </w:t>
      </w:r>
    </w:p>
    <w:p w14:paraId="6A597E4F" w14:textId="77777777" w:rsidR="004C040E" w:rsidRDefault="004C040E" w:rsidP="004C040E">
      <w:pPr>
        <w:pStyle w:val="Geenafstand"/>
        <w:rPr>
          <w:color w:val="2F5496" w:themeColor="accent1" w:themeShade="BF"/>
          <w:shd w:val="clear" w:color="auto" w:fill="FFFFFF"/>
        </w:rPr>
      </w:pPr>
    </w:p>
    <w:p w14:paraId="2D75B992" w14:textId="06C9CD16" w:rsidR="004C040E" w:rsidRDefault="004C040E" w:rsidP="004C040E">
      <w:pPr>
        <w:pStyle w:val="Geenafstand"/>
        <w:rPr>
          <w:b/>
          <w:bCs/>
          <w:color w:val="2F5496" w:themeColor="accent1" w:themeShade="BF"/>
          <w:shd w:val="clear" w:color="auto" w:fill="FFFFFF"/>
        </w:rPr>
      </w:pPr>
      <w:r w:rsidRPr="004C040E">
        <w:rPr>
          <w:b/>
          <w:bCs/>
          <w:color w:val="2F5496" w:themeColor="accent1" w:themeShade="BF"/>
          <w:shd w:val="clear" w:color="auto" w:fill="FFFFFF"/>
        </w:rPr>
        <w:t xml:space="preserve">Karakter </w:t>
      </w:r>
    </w:p>
    <w:p w14:paraId="06CD7F24" w14:textId="02176384"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Chronische ziekte </w:t>
      </w:r>
    </w:p>
    <w:p w14:paraId="56516B3C" w14:textId="197B16D9"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22284F1C" w14:textId="5CE9E916" w:rsidR="004C040E" w:rsidRP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lastRenderedPageBreak/>
        <w:t xml:space="preserve">Geen van bovenstaande </w:t>
      </w:r>
    </w:p>
    <w:p w14:paraId="1B057B04" w14:textId="77777777" w:rsidR="004C040E" w:rsidRDefault="004C040E" w:rsidP="004C040E">
      <w:pPr>
        <w:pStyle w:val="Geenafstand"/>
        <w:rPr>
          <w:color w:val="2F5496" w:themeColor="accent1" w:themeShade="BF"/>
          <w:shd w:val="clear" w:color="auto" w:fill="FFFFFF"/>
        </w:rPr>
      </w:pPr>
    </w:p>
    <w:p w14:paraId="3C4D0465"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71AE7C84" w14:textId="40E174BE"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Karakter noem je ook wel persoonlijkheid. </w:t>
      </w:r>
    </w:p>
    <w:p w14:paraId="244860FC" w14:textId="07BD73B9" w:rsidR="004C040E" w:rsidRDefault="004C040E" w:rsidP="004C040E">
      <w:pPr>
        <w:pStyle w:val="Geenafstand"/>
        <w:rPr>
          <w:color w:val="2F5496" w:themeColor="accent1" w:themeShade="BF"/>
          <w:shd w:val="clear" w:color="auto" w:fill="FFFFFF"/>
        </w:rPr>
      </w:pPr>
    </w:p>
    <w:p w14:paraId="398FBAB6"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59FA9C60" w14:textId="3C9F22FB"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 </w:t>
      </w:r>
      <w:proofErr w:type="gramStart"/>
      <w:r>
        <w:rPr>
          <w:color w:val="2F5496" w:themeColor="accent1" w:themeShade="BF"/>
          <w:shd w:val="clear" w:color="auto" w:fill="FFFFFF"/>
        </w:rPr>
        <w:t>is</w:t>
      </w:r>
      <w:proofErr w:type="gramEnd"/>
      <w:r>
        <w:rPr>
          <w:color w:val="2F5496" w:themeColor="accent1" w:themeShade="BF"/>
          <w:shd w:val="clear" w:color="auto" w:fill="FFFFFF"/>
        </w:rPr>
        <w:t xml:space="preserve"> een veelvoorkomende oorzaak van psychosociale problemen.</w:t>
      </w:r>
    </w:p>
    <w:p w14:paraId="10A006BB" w14:textId="77777777" w:rsidR="004C040E" w:rsidRDefault="004C040E" w:rsidP="004C040E">
      <w:pPr>
        <w:pStyle w:val="Geenafstand"/>
        <w:rPr>
          <w:color w:val="2F5496" w:themeColor="accent1" w:themeShade="BF"/>
          <w:shd w:val="clear" w:color="auto" w:fill="FFFFFF"/>
        </w:rPr>
      </w:pPr>
    </w:p>
    <w:p w14:paraId="2D97C7B3" w14:textId="16C1567C"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Een familieruzie </w:t>
      </w:r>
    </w:p>
    <w:p w14:paraId="121F8733" w14:textId="1C44548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Schizofrenie </w:t>
      </w:r>
    </w:p>
    <w:p w14:paraId="69E3C5A8" w14:textId="28E3288F"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62229CE4" w14:textId="77777777" w:rsidR="004C040E" w:rsidRPr="004C040E" w:rsidRDefault="004C040E" w:rsidP="004C040E">
      <w:pPr>
        <w:pStyle w:val="Geenafstand"/>
        <w:rPr>
          <w:b/>
          <w:bCs/>
          <w:color w:val="2F5496" w:themeColor="accent1" w:themeShade="BF"/>
          <w:shd w:val="clear" w:color="auto" w:fill="FFFFFF"/>
        </w:rPr>
      </w:pPr>
      <w:r w:rsidRPr="004C040E">
        <w:rPr>
          <w:b/>
          <w:bCs/>
          <w:color w:val="2F5496" w:themeColor="accent1" w:themeShade="BF"/>
          <w:shd w:val="clear" w:color="auto" w:fill="FFFFFF"/>
        </w:rPr>
        <w:t xml:space="preserve">Geen van bovenstaande </w:t>
      </w:r>
    </w:p>
    <w:p w14:paraId="64E9AF04" w14:textId="77777777" w:rsidR="004C040E" w:rsidRDefault="004C040E" w:rsidP="004C040E">
      <w:pPr>
        <w:pStyle w:val="Geenafstand"/>
        <w:rPr>
          <w:color w:val="2F5496" w:themeColor="accent1" w:themeShade="BF"/>
          <w:shd w:val="clear" w:color="auto" w:fill="FFFFFF"/>
        </w:rPr>
      </w:pPr>
    </w:p>
    <w:p w14:paraId="73EC24A3"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546688A" w14:textId="3AF01F07" w:rsidR="004C040E" w:rsidRPr="00400277"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Een veelvoorkomende oorzaak is karakter van een zorgvrager. Dit noem je ook wel persoonlijkheid. </w:t>
      </w:r>
    </w:p>
    <w:p w14:paraId="0A0D4153" w14:textId="77777777" w:rsidR="004C040E" w:rsidRPr="00400277" w:rsidDel="006931DD" w:rsidRDefault="004C040E" w:rsidP="004C040E">
      <w:pPr>
        <w:pStyle w:val="Geenafstand"/>
        <w:rPr>
          <w:del w:id="100" w:author="Anne Rorije" w:date="2021-09-08T20:23:00Z"/>
          <w:color w:val="2F5496" w:themeColor="accent1" w:themeShade="BF"/>
          <w:shd w:val="clear" w:color="auto" w:fill="FFFFFF"/>
        </w:rPr>
      </w:pPr>
    </w:p>
    <w:p w14:paraId="287CE9BA" w14:textId="77777777" w:rsidR="004C040E" w:rsidRPr="00400277" w:rsidDel="006931DD" w:rsidRDefault="004C040E" w:rsidP="00FF564E">
      <w:pPr>
        <w:pStyle w:val="Geenafstand"/>
        <w:rPr>
          <w:del w:id="101" w:author="Anne Rorije" w:date="2021-09-08T20:23:00Z"/>
          <w:color w:val="2F5496" w:themeColor="accent1" w:themeShade="BF"/>
          <w:shd w:val="clear" w:color="auto" w:fill="FFFFFF"/>
        </w:rPr>
      </w:pPr>
    </w:p>
    <w:p w14:paraId="2FFDA0F8" w14:textId="77777777" w:rsidR="00FF564E" w:rsidRDefault="00FF564E" w:rsidP="00FF564E">
      <w:pPr>
        <w:spacing w:after="0"/>
        <w:rPr>
          <w:rFonts w:ascii="Calibri" w:eastAsia="Calibri" w:hAnsi="Calibri" w:cs="Calibri"/>
          <w:color w:val="000000" w:themeColor="text1"/>
        </w:rPr>
      </w:pPr>
    </w:p>
    <w:p w14:paraId="30150BA8" w14:textId="345E8ABA" w:rsidR="00FF564E" w:rsidRDefault="00FF564E" w:rsidP="00FF564E">
      <w:pPr>
        <w:pStyle w:val="Geenafstand"/>
        <w:rPr>
          <w:color w:val="FF0000"/>
          <w:shd w:val="clear" w:color="auto" w:fill="FFFFFF"/>
        </w:rPr>
      </w:pPr>
      <w:r>
        <w:rPr>
          <w:color w:val="FF0000"/>
          <w:shd w:val="clear" w:color="auto" w:fill="FFFFFF"/>
        </w:rPr>
        <w:t xml:space="preserve">Leerdoel: de student weet dat </w:t>
      </w:r>
      <w:r w:rsidR="00B322E5">
        <w:rPr>
          <w:color w:val="FF0000"/>
          <w:shd w:val="clear" w:color="auto" w:fill="FFFFFF"/>
        </w:rPr>
        <w:t xml:space="preserve">je als psychotherapeut meestal werkt als zelfstandige in een praktijk of in een instelling voor de geestelijke gezondheidszorg. </w:t>
      </w:r>
    </w:p>
    <w:p w14:paraId="611BC39D" w14:textId="77777777" w:rsidR="00B322E5" w:rsidRDefault="00B322E5" w:rsidP="00FF564E">
      <w:pPr>
        <w:pStyle w:val="Geenafstand"/>
        <w:rPr>
          <w:color w:val="FF0000"/>
          <w:shd w:val="clear" w:color="auto" w:fill="FFFFFF"/>
        </w:rPr>
      </w:pPr>
    </w:p>
    <w:p w14:paraId="1B2831F4" w14:textId="29FCC4EF" w:rsidR="00FF564E" w:rsidRDefault="00FF564E" w:rsidP="00FF564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70112592" w14:textId="77777777" w:rsidR="00FF564E" w:rsidRDefault="00FF564E" w:rsidP="00FF564E">
      <w:pPr>
        <w:pStyle w:val="Geenafstand"/>
        <w:rPr>
          <w:b/>
          <w:bCs/>
          <w:color w:val="2F5496" w:themeColor="accent1" w:themeShade="BF"/>
          <w:shd w:val="clear" w:color="auto" w:fill="FFFFFF"/>
        </w:rPr>
      </w:pPr>
    </w:p>
    <w:p w14:paraId="5CDB3A43" w14:textId="046B8C39"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CEF1DA2" w14:textId="3A587871"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Als psychotherapeut werk je meestal op één van twee soorten manieren. </w:t>
      </w:r>
    </w:p>
    <w:p w14:paraId="61570FA7" w14:textId="77777777" w:rsidR="00FF564E" w:rsidRDefault="00FF564E" w:rsidP="00FF564E">
      <w:pPr>
        <w:pStyle w:val="Geenafstand"/>
        <w:rPr>
          <w:color w:val="2F5496" w:themeColor="accent1" w:themeShade="BF"/>
          <w:shd w:val="clear" w:color="auto" w:fill="FFFFFF"/>
        </w:rPr>
      </w:pPr>
    </w:p>
    <w:p w14:paraId="64006869" w14:textId="55018067"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35A7C463" w14:textId="698D9815"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Wat is hier een manier? </w:t>
      </w:r>
    </w:p>
    <w:p w14:paraId="7810422E" w14:textId="22C7D5C6" w:rsidR="004C040E" w:rsidRDefault="004C040E" w:rsidP="00FF564E">
      <w:pPr>
        <w:pStyle w:val="Geenafstand"/>
        <w:rPr>
          <w:color w:val="2F5496" w:themeColor="accent1" w:themeShade="BF"/>
          <w:shd w:val="clear" w:color="auto" w:fill="FFFFFF"/>
        </w:rPr>
      </w:pPr>
    </w:p>
    <w:p w14:paraId="6760D888" w14:textId="64A1599C" w:rsidR="004C040E" w:rsidRPr="004C040E" w:rsidRDefault="004C040E" w:rsidP="00FF564E">
      <w:pPr>
        <w:pStyle w:val="Geenafstand"/>
        <w:rPr>
          <w:b/>
          <w:bCs/>
          <w:color w:val="2F5496" w:themeColor="accent1" w:themeShade="BF"/>
          <w:shd w:val="clear" w:color="auto" w:fill="FFFFFF"/>
        </w:rPr>
      </w:pPr>
      <w:r w:rsidRPr="004C040E">
        <w:rPr>
          <w:b/>
          <w:bCs/>
          <w:color w:val="2F5496" w:themeColor="accent1" w:themeShade="BF"/>
          <w:shd w:val="clear" w:color="auto" w:fill="FFFFFF"/>
        </w:rPr>
        <w:t xml:space="preserve">Zelfstandige praktijk </w:t>
      </w:r>
    </w:p>
    <w:p w14:paraId="1CF7A0BF" w14:textId="45F23B0B"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Huisartsenpraktijk </w:t>
      </w:r>
    </w:p>
    <w:p w14:paraId="78D00203" w14:textId="6733DDFF"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4BD85CC6" w14:textId="76AD69C0"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7EB26FD0" w14:textId="77777777" w:rsidR="00FF564E" w:rsidRDefault="00FF564E" w:rsidP="00FF564E">
      <w:pPr>
        <w:pStyle w:val="Geenafstand"/>
        <w:rPr>
          <w:color w:val="2F5496" w:themeColor="accent1" w:themeShade="BF"/>
          <w:shd w:val="clear" w:color="auto" w:fill="FFFFFF"/>
        </w:rPr>
      </w:pPr>
    </w:p>
    <w:p w14:paraId="1E787F71" w14:textId="75BEE674" w:rsidR="00FF564E" w:rsidRDefault="00FF564E" w:rsidP="00FF564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79BEC26" w14:textId="460DA4EC" w:rsidR="004C040E" w:rsidRDefault="004C040E" w:rsidP="00FF564E">
      <w:pPr>
        <w:pStyle w:val="Geenafstand"/>
        <w:rPr>
          <w:color w:val="2F5496" w:themeColor="accent1" w:themeShade="BF"/>
          <w:shd w:val="clear" w:color="auto" w:fill="FFFFFF"/>
        </w:rPr>
      </w:pPr>
      <w:r>
        <w:rPr>
          <w:color w:val="2F5496" w:themeColor="accent1" w:themeShade="BF"/>
          <w:shd w:val="clear" w:color="auto" w:fill="FFFFFF"/>
        </w:rPr>
        <w:t>Naast een zelfstandige praktijk werk je als psychother</w:t>
      </w:r>
      <w:ins w:id="102" w:author="Anne Rorije" w:date="2021-09-08T20:23:00Z">
        <w:r w:rsidR="006931DD">
          <w:rPr>
            <w:color w:val="2F5496" w:themeColor="accent1" w:themeShade="BF"/>
            <w:shd w:val="clear" w:color="auto" w:fill="FFFFFF"/>
          </w:rPr>
          <w:t>a</w:t>
        </w:r>
      </w:ins>
      <w:r>
        <w:rPr>
          <w:color w:val="2F5496" w:themeColor="accent1" w:themeShade="BF"/>
          <w:shd w:val="clear" w:color="auto" w:fill="FFFFFF"/>
        </w:rPr>
        <w:t xml:space="preserve">peut in een instelling voor de GGZ. </w:t>
      </w:r>
    </w:p>
    <w:p w14:paraId="3608A36C" w14:textId="04722C25" w:rsidR="004C040E" w:rsidRDefault="004C040E" w:rsidP="00FF564E">
      <w:pPr>
        <w:pStyle w:val="Geenafstand"/>
        <w:rPr>
          <w:color w:val="2F5496" w:themeColor="accent1" w:themeShade="BF"/>
          <w:shd w:val="clear" w:color="auto" w:fill="FFFFFF"/>
        </w:rPr>
      </w:pPr>
    </w:p>
    <w:p w14:paraId="44D9DBE0"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4D4FE08"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Als psychotherapeut werk je meestal op één van twee soorten manieren. </w:t>
      </w:r>
    </w:p>
    <w:p w14:paraId="2A227B0F" w14:textId="77777777" w:rsidR="004C040E" w:rsidRDefault="004C040E" w:rsidP="004C040E">
      <w:pPr>
        <w:pStyle w:val="Geenafstand"/>
        <w:rPr>
          <w:color w:val="2F5496" w:themeColor="accent1" w:themeShade="BF"/>
          <w:shd w:val="clear" w:color="auto" w:fill="FFFFFF"/>
        </w:rPr>
      </w:pPr>
    </w:p>
    <w:p w14:paraId="795CF0E2" w14:textId="114E6FF1"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9293D81" w14:textId="1C170E0D"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Eén van deze manieren is als psychotherapeut in een GGZ-instelling. </w:t>
      </w:r>
    </w:p>
    <w:p w14:paraId="7D92084E" w14:textId="77777777" w:rsidR="004C040E" w:rsidRDefault="004C040E" w:rsidP="004C040E">
      <w:pPr>
        <w:pStyle w:val="Geenafstand"/>
        <w:rPr>
          <w:color w:val="2F5496" w:themeColor="accent1" w:themeShade="BF"/>
          <w:shd w:val="clear" w:color="auto" w:fill="FFFFFF"/>
        </w:rPr>
      </w:pPr>
    </w:p>
    <w:p w14:paraId="0862CB1B" w14:textId="746F9FF8" w:rsidR="004C040E" w:rsidRDefault="004C040E" w:rsidP="004C040E">
      <w:pPr>
        <w:pStyle w:val="Geenafstand"/>
        <w:rPr>
          <w:b/>
          <w:bCs/>
          <w:color w:val="2F5496" w:themeColor="accent1" w:themeShade="BF"/>
          <w:shd w:val="clear" w:color="auto" w:fill="FFFFFF"/>
        </w:rPr>
      </w:pPr>
      <w:r>
        <w:rPr>
          <w:b/>
          <w:bCs/>
          <w:color w:val="2F5496" w:themeColor="accent1" w:themeShade="BF"/>
          <w:shd w:val="clear" w:color="auto" w:fill="FFFFFF"/>
        </w:rPr>
        <w:t xml:space="preserve">Deze stelling is correct </w:t>
      </w:r>
    </w:p>
    <w:p w14:paraId="7958DEE8" w14:textId="7F7819B4" w:rsidR="004C040E" w:rsidRP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Deze stelling is niet correct</w:t>
      </w:r>
    </w:p>
    <w:p w14:paraId="51167A03" w14:textId="77777777" w:rsidR="004C040E" w:rsidRDefault="004C040E" w:rsidP="004C040E">
      <w:pPr>
        <w:pStyle w:val="Geenafstand"/>
        <w:rPr>
          <w:color w:val="2F5496" w:themeColor="accent1" w:themeShade="BF"/>
          <w:shd w:val="clear" w:color="auto" w:fill="FFFFFF"/>
        </w:rPr>
      </w:pPr>
    </w:p>
    <w:p w14:paraId="6653AF90"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383056C" w14:textId="5073A701" w:rsidR="004C040E" w:rsidRPr="00400277" w:rsidRDefault="004C040E" w:rsidP="004C040E">
      <w:pPr>
        <w:pStyle w:val="Geenafstand"/>
        <w:rPr>
          <w:color w:val="2F5496" w:themeColor="accent1" w:themeShade="BF"/>
          <w:shd w:val="clear" w:color="auto" w:fill="FFFFFF"/>
        </w:rPr>
      </w:pPr>
      <w:r>
        <w:rPr>
          <w:color w:val="2F5496" w:themeColor="accent1" w:themeShade="BF"/>
          <w:shd w:val="clear" w:color="auto" w:fill="FFFFFF"/>
        </w:rPr>
        <w:t>Naast</w:t>
      </w:r>
      <w:r w:rsidR="00432468">
        <w:rPr>
          <w:color w:val="2F5496" w:themeColor="accent1" w:themeShade="BF"/>
          <w:shd w:val="clear" w:color="auto" w:fill="FFFFFF"/>
        </w:rPr>
        <w:t xml:space="preserve"> werken in</w:t>
      </w:r>
      <w:r>
        <w:rPr>
          <w:color w:val="2F5496" w:themeColor="accent1" w:themeShade="BF"/>
          <w:shd w:val="clear" w:color="auto" w:fill="FFFFFF"/>
        </w:rPr>
        <w:t xml:space="preserve"> een zelfstandige praktijk</w:t>
      </w:r>
      <w:r w:rsidR="00432468">
        <w:rPr>
          <w:color w:val="2F5496" w:themeColor="accent1" w:themeShade="BF"/>
          <w:shd w:val="clear" w:color="auto" w:fill="FFFFFF"/>
        </w:rPr>
        <w:t xml:space="preserve"> kan je </w:t>
      </w:r>
      <w:r>
        <w:rPr>
          <w:color w:val="2F5496" w:themeColor="accent1" w:themeShade="BF"/>
          <w:shd w:val="clear" w:color="auto" w:fill="FFFFFF"/>
        </w:rPr>
        <w:t>als psychother</w:t>
      </w:r>
      <w:ins w:id="103" w:author="Anne Rorije" w:date="2021-09-08T20:23:00Z">
        <w:r w:rsidR="006931DD">
          <w:rPr>
            <w:color w:val="2F5496" w:themeColor="accent1" w:themeShade="BF"/>
            <w:shd w:val="clear" w:color="auto" w:fill="FFFFFF"/>
          </w:rPr>
          <w:t>a</w:t>
        </w:r>
      </w:ins>
      <w:r>
        <w:rPr>
          <w:color w:val="2F5496" w:themeColor="accent1" w:themeShade="BF"/>
          <w:shd w:val="clear" w:color="auto" w:fill="FFFFFF"/>
        </w:rPr>
        <w:t xml:space="preserve">peut </w:t>
      </w:r>
      <w:r w:rsidR="00432468">
        <w:rPr>
          <w:color w:val="2F5496" w:themeColor="accent1" w:themeShade="BF"/>
          <w:shd w:val="clear" w:color="auto" w:fill="FFFFFF"/>
        </w:rPr>
        <w:t xml:space="preserve">werken </w:t>
      </w:r>
      <w:r>
        <w:rPr>
          <w:color w:val="2F5496" w:themeColor="accent1" w:themeShade="BF"/>
          <w:shd w:val="clear" w:color="auto" w:fill="FFFFFF"/>
        </w:rPr>
        <w:t xml:space="preserve">in een instelling voor de GGZ. </w:t>
      </w:r>
    </w:p>
    <w:p w14:paraId="2B144CFA" w14:textId="623C5A28" w:rsidR="004C040E" w:rsidRDefault="004C040E" w:rsidP="00FF564E">
      <w:pPr>
        <w:pStyle w:val="Geenafstand"/>
        <w:rPr>
          <w:color w:val="2F5496" w:themeColor="accent1" w:themeShade="BF"/>
          <w:shd w:val="clear" w:color="auto" w:fill="FFFFFF"/>
        </w:rPr>
      </w:pPr>
    </w:p>
    <w:p w14:paraId="13E943E7"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6DEA013"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Als psychotherapeut werk je meestal op één van twee soorten manieren. </w:t>
      </w:r>
    </w:p>
    <w:p w14:paraId="55AFEAB8" w14:textId="77777777" w:rsidR="004C040E" w:rsidRDefault="004C040E" w:rsidP="004C040E">
      <w:pPr>
        <w:pStyle w:val="Geenafstand"/>
        <w:rPr>
          <w:color w:val="2F5496" w:themeColor="accent1" w:themeShade="BF"/>
          <w:shd w:val="clear" w:color="auto" w:fill="FFFFFF"/>
        </w:rPr>
      </w:pPr>
    </w:p>
    <w:p w14:paraId="58CC6B62"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lastRenderedPageBreak/>
        <w:t xml:space="preserve">Stelling: </w:t>
      </w:r>
    </w:p>
    <w:p w14:paraId="354086F0"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Eén van deze manieren is als psychotherapeut in een GGZ-instelling. </w:t>
      </w:r>
    </w:p>
    <w:p w14:paraId="07857417" w14:textId="77777777" w:rsidR="004C040E" w:rsidRDefault="004C040E" w:rsidP="004C040E">
      <w:pPr>
        <w:pStyle w:val="Geenafstand"/>
        <w:rPr>
          <w:color w:val="2F5496" w:themeColor="accent1" w:themeShade="BF"/>
          <w:shd w:val="clear" w:color="auto" w:fill="FFFFFF"/>
        </w:rPr>
      </w:pPr>
    </w:p>
    <w:p w14:paraId="25C35419" w14:textId="77777777" w:rsidR="004C040E" w:rsidRPr="004C040E" w:rsidRDefault="004C040E" w:rsidP="004C040E">
      <w:pPr>
        <w:pStyle w:val="Geenafstand"/>
        <w:rPr>
          <w:color w:val="2F5496" w:themeColor="accent1" w:themeShade="BF"/>
          <w:shd w:val="clear" w:color="auto" w:fill="FFFFFF"/>
        </w:rPr>
      </w:pPr>
      <w:r w:rsidRPr="004C040E">
        <w:rPr>
          <w:color w:val="2F5496" w:themeColor="accent1" w:themeShade="BF"/>
          <w:shd w:val="clear" w:color="auto" w:fill="FFFFFF"/>
        </w:rPr>
        <w:t xml:space="preserve">Deze stelling is correct </w:t>
      </w:r>
    </w:p>
    <w:p w14:paraId="517E1055" w14:textId="77777777" w:rsidR="004C040E" w:rsidRPr="004C040E" w:rsidRDefault="004C040E" w:rsidP="004C040E">
      <w:pPr>
        <w:pStyle w:val="Geenafstand"/>
        <w:rPr>
          <w:b/>
          <w:bCs/>
          <w:color w:val="2F5496" w:themeColor="accent1" w:themeShade="BF"/>
          <w:shd w:val="clear" w:color="auto" w:fill="FFFFFF"/>
        </w:rPr>
      </w:pPr>
      <w:r w:rsidRPr="004C040E">
        <w:rPr>
          <w:b/>
          <w:bCs/>
          <w:color w:val="2F5496" w:themeColor="accent1" w:themeShade="BF"/>
          <w:shd w:val="clear" w:color="auto" w:fill="FFFFFF"/>
        </w:rPr>
        <w:t>Deze stelling is niet correct</w:t>
      </w:r>
    </w:p>
    <w:p w14:paraId="6C457121" w14:textId="77777777" w:rsidR="004C040E" w:rsidRDefault="004C040E" w:rsidP="004C040E">
      <w:pPr>
        <w:pStyle w:val="Geenafstand"/>
        <w:rPr>
          <w:color w:val="2F5496" w:themeColor="accent1" w:themeShade="BF"/>
          <w:shd w:val="clear" w:color="auto" w:fill="FFFFFF"/>
        </w:rPr>
      </w:pPr>
    </w:p>
    <w:p w14:paraId="3F12008A" w14:textId="77777777" w:rsidR="004C040E"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0AB8A39" w14:textId="46DF731F" w:rsidR="004C040E" w:rsidRPr="00400277" w:rsidRDefault="004C040E" w:rsidP="004C040E">
      <w:pPr>
        <w:pStyle w:val="Geenafstand"/>
        <w:rPr>
          <w:color w:val="2F5496" w:themeColor="accent1" w:themeShade="BF"/>
          <w:shd w:val="clear" w:color="auto" w:fill="FFFFFF"/>
        </w:rPr>
      </w:pPr>
      <w:r>
        <w:rPr>
          <w:color w:val="2F5496" w:themeColor="accent1" w:themeShade="BF"/>
          <w:shd w:val="clear" w:color="auto" w:fill="FFFFFF"/>
        </w:rPr>
        <w:t xml:space="preserve">Naast </w:t>
      </w:r>
      <w:r w:rsidR="00432468">
        <w:rPr>
          <w:color w:val="2F5496" w:themeColor="accent1" w:themeShade="BF"/>
          <w:shd w:val="clear" w:color="auto" w:fill="FFFFFF"/>
        </w:rPr>
        <w:t xml:space="preserve">werken in een GGZ-instelling kan je ook werken in een zelfstandige praktijk. </w:t>
      </w:r>
      <w:r>
        <w:rPr>
          <w:color w:val="2F5496" w:themeColor="accent1" w:themeShade="BF"/>
          <w:shd w:val="clear" w:color="auto" w:fill="FFFFFF"/>
        </w:rPr>
        <w:t xml:space="preserve"> </w:t>
      </w:r>
    </w:p>
    <w:p w14:paraId="5E78F652" w14:textId="77777777" w:rsidR="00FF564E" w:rsidRPr="00625603" w:rsidRDefault="00FF564E" w:rsidP="00625603">
      <w:pPr>
        <w:spacing w:after="0"/>
        <w:rPr>
          <w:rFonts w:ascii="Calibri" w:eastAsia="Calibri" w:hAnsi="Calibri" w:cs="Calibri"/>
          <w:color w:val="000000" w:themeColor="text1"/>
        </w:rPr>
      </w:pPr>
    </w:p>
    <w:p w14:paraId="1332930E" w14:textId="2F69244C" w:rsidR="003D3001" w:rsidRPr="0002255C" w:rsidRDefault="003D3001" w:rsidP="003D3001">
      <w:pPr>
        <w:pStyle w:val="Geenafstand"/>
        <w:rPr>
          <w:b/>
          <w:bCs/>
        </w:rPr>
      </w:pPr>
      <w:r w:rsidRPr="74078A36">
        <w:rPr>
          <w:b/>
          <w:bCs/>
        </w:rPr>
        <w:t xml:space="preserve">Subject: </w:t>
      </w:r>
      <w:r w:rsidR="004E6539">
        <w:rPr>
          <w:b/>
          <w:bCs/>
        </w:rPr>
        <w:t>Zorgprofessionals</w:t>
      </w:r>
      <w:r w:rsidRPr="74078A36">
        <w:rPr>
          <w:b/>
          <w:bCs/>
        </w:rPr>
        <w:t xml:space="preserve"> </w:t>
      </w:r>
      <w:r>
        <w:br/>
      </w:r>
      <w:r w:rsidRPr="74078A36">
        <w:rPr>
          <w:b/>
          <w:bCs/>
        </w:rPr>
        <w:t xml:space="preserve">HTML: </w:t>
      </w:r>
      <w:r w:rsidR="00001639" w:rsidRPr="74078A36">
        <w:rPr>
          <w:b/>
          <w:bCs/>
        </w:rPr>
        <w:t>De p</w:t>
      </w:r>
      <w:r w:rsidRPr="74078A36">
        <w:rPr>
          <w:b/>
          <w:bCs/>
        </w:rPr>
        <w:t>sychiater</w:t>
      </w:r>
    </w:p>
    <w:p w14:paraId="002DA6BE" w14:textId="32447C0F" w:rsidR="003D3001" w:rsidRDefault="00001639" w:rsidP="003D3001">
      <w:pPr>
        <w:pStyle w:val="Geenafstand"/>
        <w:rPr>
          <w:highlight w:val="yellow"/>
        </w:rPr>
      </w:pPr>
      <w:r w:rsidRPr="74078A36">
        <w:rPr>
          <w:b/>
          <w:bCs/>
        </w:rPr>
        <w:t>De p</w:t>
      </w:r>
      <w:r w:rsidR="003D3001" w:rsidRPr="74078A36">
        <w:rPr>
          <w:b/>
          <w:bCs/>
        </w:rPr>
        <w:t>sychiater</w:t>
      </w:r>
    </w:p>
    <w:p w14:paraId="140AB3EA" w14:textId="15BCE8E0" w:rsidR="00951530" w:rsidRPr="00192CB3" w:rsidRDefault="003D3001" w:rsidP="00296461">
      <w:pPr>
        <w:pStyle w:val="Geenafstand"/>
        <w:rPr>
          <w:rFonts w:cstheme="minorHAnsi"/>
        </w:rPr>
      </w:pPr>
      <w:r w:rsidRPr="00B55C2F">
        <w:rPr>
          <w:highlight w:val="yellow"/>
        </w:rPr>
        <w:t>Image ID:</w:t>
      </w:r>
      <w:r w:rsidR="00192CB3" w:rsidRPr="00B55C2F">
        <w:rPr>
          <w:highlight w:val="yellow"/>
        </w:rPr>
        <w:t xml:space="preserve"> </w:t>
      </w:r>
      <w:r w:rsidR="00192CB3" w:rsidRPr="00B55C2F">
        <w:rPr>
          <w:rFonts w:cstheme="minorHAnsi"/>
          <w:highlight w:val="yellow"/>
          <w:shd w:val="clear" w:color="auto" w:fill="FFFFFF"/>
        </w:rPr>
        <w:t>1107423758</w:t>
      </w:r>
      <w:r w:rsidRPr="00B55C2F">
        <w:rPr>
          <w:rFonts w:cstheme="minorHAnsi"/>
          <w:highlight w:val="yellow"/>
        </w:rPr>
        <w:t xml:space="preserve"> </w:t>
      </w:r>
      <w:r w:rsidRPr="00192CB3">
        <w:rPr>
          <w:rFonts w:cstheme="minorHAnsi"/>
        </w:rPr>
        <w:t xml:space="preserve"> </w:t>
      </w:r>
    </w:p>
    <w:p w14:paraId="6EF1E334" w14:textId="495B05BA" w:rsidR="00296461" w:rsidRDefault="00296461" w:rsidP="00296461">
      <w:pPr>
        <w:pStyle w:val="Geenafstand"/>
        <w:rPr>
          <w:rFonts w:cstheme="minorHAnsi"/>
        </w:rPr>
      </w:pPr>
    </w:p>
    <w:p w14:paraId="2E2A2823" w14:textId="148C51B9" w:rsidR="00625603" w:rsidRPr="00B15E2C" w:rsidRDefault="00864A78" w:rsidP="00296461">
      <w:pPr>
        <w:pStyle w:val="Geenafstand"/>
        <w:rPr>
          <w:rFonts w:cstheme="minorHAnsi"/>
        </w:rPr>
      </w:pPr>
      <w:r w:rsidRPr="00B15E2C">
        <w:rPr>
          <w:rFonts w:cstheme="minorHAnsi"/>
        </w:rPr>
        <w:t xml:space="preserve">Sommige zorgvragers hebben </w:t>
      </w:r>
      <w:r w:rsidR="00625603" w:rsidRPr="00B15E2C">
        <w:rPr>
          <w:rFonts w:cstheme="minorHAnsi"/>
        </w:rPr>
        <w:t xml:space="preserve">zoveel last van psychische problemen dat </w:t>
      </w:r>
      <w:r w:rsidRPr="00B15E2C">
        <w:rPr>
          <w:rFonts w:cstheme="minorHAnsi"/>
        </w:rPr>
        <w:t>het</w:t>
      </w:r>
      <w:r w:rsidR="00625603" w:rsidRPr="00B15E2C">
        <w:rPr>
          <w:rFonts w:cstheme="minorHAnsi"/>
        </w:rPr>
        <w:t xml:space="preserve"> </w:t>
      </w:r>
      <w:r w:rsidR="00D86894" w:rsidRPr="00B15E2C">
        <w:rPr>
          <w:rFonts w:cstheme="minorHAnsi"/>
        </w:rPr>
        <w:t xml:space="preserve">dagelijkse </w:t>
      </w:r>
      <w:r w:rsidR="00625603" w:rsidRPr="00B15E2C">
        <w:rPr>
          <w:rFonts w:cstheme="minorHAnsi"/>
        </w:rPr>
        <w:t xml:space="preserve">leven niet meer lukt. </w:t>
      </w:r>
      <w:r w:rsidRPr="00B15E2C">
        <w:rPr>
          <w:rFonts w:cstheme="minorHAnsi"/>
        </w:rPr>
        <w:t>Hij of zij</w:t>
      </w:r>
      <w:r w:rsidR="00625603" w:rsidRPr="00B15E2C">
        <w:rPr>
          <w:rFonts w:cstheme="minorHAnsi"/>
        </w:rPr>
        <w:t xml:space="preserve"> gaat bijvoorbeeld niet meer naar school of naar </w:t>
      </w:r>
      <w:r w:rsidRPr="00B15E2C">
        <w:rPr>
          <w:rFonts w:cstheme="minorHAnsi"/>
        </w:rPr>
        <w:t>het</w:t>
      </w:r>
      <w:r w:rsidR="00625603" w:rsidRPr="00B15E2C">
        <w:rPr>
          <w:rFonts w:cstheme="minorHAnsi"/>
        </w:rPr>
        <w:t xml:space="preserve"> werk. </w:t>
      </w:r>
      <w:r w:rsidRPr="00B15E2C">
        <w:rPr>
          <w:rFonts w:cstheme="minorHAnsi"/>
        </w:rPr>
        <w:t xml:space="preserve">De zorgvrager heeft dan een psychiatrische stoornis. </w:t>
      </w:r>
      <w:r w:rsidR="00625603" w:rsidRPr="00B15E2C">
        <w:rPr>
          <w:rFonts w:cstheme="minorHAnsi"/>
        </w:rPr>
        <w:t xml:space="preserve">Voorbeelden </w:t>
      </w:r>
      <w:r w:rsidRPr="00B15E2C">
        <w:rPr>
          <w:rFonts w:cstheme="minorHAnsi"/>
        </w:rPr>
        <w:t xml:space="preserve">hiervan </w:t>
      </w:r>
      <w:r w:rsidR="00625603" w:rsidRPr="00B15E2C">
        <w:rPr>
          <w:rFonts w:cstheme="minorHAnsi"/>
        </w:rPr>
        <w:t>zijn een:</w:t>
      </w:r>
    </w:p>
    <w:p w14:paraId="700E029B" w14:textId="78572501" w:rsidR="00625603" w:rsidRPr="00B15E2C" w:rsidRDefault="00625603" w:rsidP="6CD93794">
      <w:pPr>
        <w:pStyle w:val="Geenafstand"/>
        <w:numPr>
          <w:ilvl w:val="0"/>
          <w:numId w:val="8"/>
        </w:numPr>
      </w:pPr>
      <w:proofErr w:type="gramStart"/>
      <w:r w:rsidRPr="00B15E2C">
        <w:rPr>
          <w:b/>
          <w:bCs/>
        </w:rPr>
        <w:t>depressie</w:t>
      </w:r>
      <w:proofErr w:type="gramEnd"/>
      <w:r w:rsidRPr="00B15E2C">
        <w:t xml:space="preserve">. Hierbij </w:t>
      </w:r>
      <w:r w:rsidR="00864A78" w:rsidRPr="00B15E2C">
        <w:t>is de zorgvrager</w:t>
      </w:r>
      <w:r w:rsidRPr="00B15E2C">
        <w:t xml:space="preserve"> erg somber;</w:t>
      </w:r>
    </w:p>
    <w:p w14:paraId="0A2F95FF" w14:textId="20D8E1CB" w:rsidR="00625603" w:rsidRPr="00B15E2C" w:rsidRDefault="00625603" w:rsidP="6CD93794">
      <w:pPr>
        <w:pStyle w:val="Geenafstand"/>
        <w:numPr>
          <w:ilvl w:val="0"/>
          <w:numId w:val="8"/>
        </w:numPr>
      </w:pPr>
      <w:proofErr w:type="gramStart"/>
      <w:r w:rsidRPr="00B15E2C">
        <w:rPr>
          <w:b/>
          <w:bCs/>
        </w:rPr>
        <w:t>angststoornis</w:t>
      </w:r>
      <w:proofErr w:type="gramEnd"/>
      <w:r w:rsidRPr="00B15E2C">
        <w:t xml:space="preserve">. Hierbij </w:t>
      </w:r>
      <w:r w:rsidR="00864A78" w:rsidRPr="00B15E2C">
        <w:t>is de zorgvrager</w:t>
      </w:r>
      <w:r w:rsidRPr="00B15E2C">
        <w:t xml:space="preserve"> erg angstig;</w:t>
      </w:r>
    </w:p>
    <w:p w14:paraId="77E2B5E4" w14:textId="5C28E3F5" w:rsidR="00625603" w:rsidRPr="00B15E2C" w:rsidRDefault="00625603" w:rsidP="6CD93794">
      <w:pPr>
        <w:pStyle w:val="Geenafstand"/>
        <w:numPr>
          <w:ilvl w:val="0"/>
          <w:numId w:val="8"/>
        </w:numPr>
      </w:pPr>
      <w:proofErr w:type="gramStart"/>
      <w:r w:rsidRPr="00B15E2C">
        <w:rPr>
          <w:b/>
          <w:bCs/>
        </w:rPr>
        <w:t>psychose</w:t>
      </w:r>
      <w:proofErr w:type="gramEnd"/>
      <w:r w:rsidRPr="00B15E2C">
        <w:t>. Hierbij he</w:t>
      </w:r>
      <w:r w:rsidR="00864A78" w:rsidRPr="00B15E2C">
        <w:t xml:space="preserve">eft de zorgvrager </w:t>
      </w:r>
      <w:r w:rsidRPr="00B15E2C">
        <w:t>bijvoorbeeld hallucinaties.</w:t>
      </w:r>
      <w:r w:rsidR="002E0E23" w:rsidRPr="00B15E2C">
        <w:t xml:space="preserve"> Hierbij zie</w:t>
      </w:r>
      <w:r w:rsidR="00864A78" w:rsidRPr="00B15E2C">
        <w:t>t</w:t>
      </w:r>
      <w:r w:rsidR="002E0E23" w:rsidRPr="00B15E2C">
        <w:t>, ruik</w:t>
      </w:r>
      <w:r w:rsidR="00864A78" w:rsidRPr="00B15E2C">
        <w:t>t</w:t>
      </w:r>
      <w:r w:rsidR="002E0E23" w:rsidRPr="00B15E2C">
        <w:t>, voel</w:t>
      </w:r>
      <w:r w:rsidR="00864A78" w:rsidRPr="00B15E2C">
        <w:t>t</w:t>
      </w:r>
      <w:r w:rsidR="002E0E23" w:rsidRPr="00B15E2C">
        <w:t>, hoor</w:t>
      </w:r>
      <w:r w:rsidR="00864A78" w:rsidRPr="00B15E2C">
        <w:t>t</w:t>
      </w:r>
      <w:r w:rsidR="002E0E23" w:rsidRPr="00B15E2C">
        <w:t xml:space="preserve"> of proef</w:t>
      </w:r>
      <w:r w:rsidR="00864A78" w:rsidRPr="00B15E2C">
        <w:t>t hij of zij</w:t>
      </w:r>
      <w:r w:rsidR="002E0E23" w:rsidRPr="00B15E2C">
        <w:t xml:space="preserve"> iets wat andere zorgvragers niet kunnen waarnemen. </w:t>
      </w:r>
      <w:r w:rsidR="00864A78" w:rsidRPr="00B15E2C">
        <w:t>De zorgvrager</w:t>
      </w:r>
      <w:r w:rsidR="002E0E23" w:rsidRPr="00B15E2C">
        <w:t xml:space="preserve"> ziet dan bijvoorbeeld </w:t>
      </w:r>
      <w:r w:rsidR="00864A78" w:rsidRPr="00B15E2C">
        <w:t xml:space="preserve">een </w:t>
      </w:r>
      <w:r w:rsidR="002E0E23" w:rsidRPr="00B15E2C">
        <w:t>voorwerp dat niet echt</w:t>
      </w:r>
      <w:r w:rsidR="00864A78" w:rsidRPr="00B15E2C">
        <w:t xml:space="preserve"> is</w:t>
      </w:r>
      <w:r w:rsidR="002E0E23" w:rsidRPr="00B15E2C">
        <w:t xml:space="preserve"> in de kamer staat.</w:t>
      </w:r>
      <w:r w:rsidRPr="00B15E2C">
        <w:t xml:space="preserve"> </w:t>
      </w:r>
    </w:p>
    <w:p w14:paraId="5B3739D5" w14:textId="77777777" w:rsidR="002E0E23" w:rsidRPr="002E0E23" w:rsidRDefault="002E0E23" w:rsidP="002E0E23">
      <w:pPr>
        <w:pStyle w:val="Geenafstand"/>
        <w:rPr>
          <w:rFonts w:cstheme="minorHAnsi"/>
        </w:rPr>
      </w:pPr>
    </w:p>
    <w:p w14:paraId="0C02AD35" w14:textId="2A8549E1" w:rsidR="00625603" w:rsidRPr="00B15E2C" w:rsidRDefault="00625603" w:rsidP="00625603">
      <w:pPr>
        <w:spacing w:after="0"/>
        <w:rPr>
          <w:rFonts w:ascii="Calibri" w:eastAsia="Calibri" w:hAnsi="Calibri" w:cs="Calibri"/>
          <w:color w:val="000000" w:themeColor="text1"/>
        </w:rPr>
      </w:pPr>
      <w:r w:rsidRPr="00B15E2C">
        <w:rPr>
          <w:rFonts w:ascii="Calibri" w:eastAsia="Calibri" w:hAnsi="Calibri" w:cs="Calibri"/>
          <w:color w:val="000000" w:themeColor="text1"/>
        </w:rPr>
        <w:t>Zorgprofessionals d</w:t>
      </w:r>
      <w:ins w:id="104" w:author="Anne Rorije" w:date="2021-09-08T20:37:00Z">
        <w:r w:rsidR="00256500">
          <w:rPr>
            <w:rFonts w:ascii="Calibri" w:eastAsia="Calibri" w:hAnsi="Calibri" w:cs="Calibri"/>
            <w:color w:val="000000" w:themeColor="text1"/>
          </w:rPr>
          <w:t xml:space="preserve">ie veel weten over psychiatrische stoornissen zijn </w:t>
        </w:r>
      </w:ins>
      <w:del w:id="105" w:author="Anne Rorije" w:date="2021-09-08T20:37:00Z">
        <w:r w:rsidRPr="00B15E2C" w:rsidDel="00256500">
          <w:rPr>
            <w:rFonts w:ascii="Calibri" w:eastAsia="Calibri" w:hAnsi="Calibri" w:cs="Calibri"/>
            <w:color w:val="000000" w:themeColor="text1"/>
          </w:rPr>
          <w:delText xml:space="preserve">ie </w:delText>
        </w:r>
        <w:r w:rsidR="0004387E" w:rsidRPr="00B15E2C" w:rsidDel="00256500">
          <w:rPr>
            <w:rFonts w:ascii="Calibri" w:eastAsia="Calibri" w:hAnsi="Calibri" w:cs="Calibri"/>
            <w:color w:val="000000" w:themeColor="text1"/>
          </w:rPr>
          <w:delText xml:space="preserve">psychiatrische </w:delText>
        </w:r>
        <w:r w:rsidRPr="00B15E2C" w:rsidDel="00256500">
          <w:rPr>
            <w:rFonts w:ascii="Calibri" w:eastAsia="Calibri" w:hAnsi="Calibri" w:cs="Calibri"/>
            <w:color w:val="000000" w:themeColor="text1"/>
          </w:rPr>
          <w:delText>kennis hebben</w:delText>
        </w:r>
        <w:r w:rsidR="0004387E" w:rsidRPr="00B15E2C" w:rsidDel="00256500">
          <w:rPr>
            <w:rFonts w:ascii="Calibri" w:eastAsia="Calibri" w:hAnsi="Calibri" w:cs="Calibri"/>
            <w:color w:val="000000" w:themeColor="text1"/>
          </w:rPr>
          <w:delText>,</w:delText>
        </w:r>
        <w:r w:rsidRPr="00B15E2C" w:rsidDel="00256500">
          <w:rPr>
            <w:rFonts w:ascii="Calibri" w:eastAsia="Calibri" w:hAnsi="Calibri" w:cs="Calibri"/>
            <w:color w:val="000000" w:themeColor="text1"/>
          </w:rPr>
          <w:delText xml:space="preserve"> zijn </w:delText>
        </w:r>
      </w:del>
      <w:r w:rsidRPr="00B15E2C">
        <w:rPr>
          <w:rFonts w:ascii="Calibri" w:eastAsia="Calibri" w:hAnsi="Calibri" w:cs="Calibri"/>
          <w:color w:val="000000" w:themeColor="text1"/>
        </w:rPr>
        <w:t xml:space="preserve">de: </w:t>
      </w:r>
    </w:p>
    <w:p w14:paraId="6B085EC2" w14:textId="64FB8C83" w:rsidR="00625603" w:rsidRPr="00B15E2C" w:rsidRDefault="002E0E23" w:rsidP="002E0E23">
      <w:pPr>
        <w:pStyle w:val="Geenafstand"/>
        <w:numPr>
          <w:ilvl w:val="0"/>
          <w:numId w:val="8"/>
        </w:numPr>
      </w:pPr>
      <w:proofErr w:type="gramStart"/>
      <w:r w:rsidRPr="00B15E2C">
        <w:rPr>
          <w:b/>
          <w:bCs/>
        </w:rPr>
        <w:t>psychiater</w:t>
      </w:r>
      <w:proofErr w:type="gramEnd"/>
      <w:r w:rsidRPr="00B15E2C">
        <w:t>;</w:t>
      </w:r>
    </w:p>
    <w:p w14:paraId="39353AFE" w14:textId="214A6944" w:rsidR="002E0E23" w:rsidRPr="00B15E2C" w:rsidRDefault="002E0E23" w:rsidP="002E0E23">
      <w:pPr>
        <w:pStyle w:val="Geenafstand"/>
        <w:numPr>
          <w:ilvl w:val="0"/>
          <w:numId w:val="8"/>
        </w:numPr>
      </w:pPr>
      <w:proofErr w:type="spellStart"/>
      <w:proofErr w:type="gramStart"/>
      <w:r w:rsidRPr="00B15E2C">
        <w:rPr>
          <w:b/>
          <w:bCs/>
        </w:rPr>
        <w:t>sociaal</w:t>
      </w:r>
      <w:proofErr w:type="gramEnd"/>
      <w:r w:rsidRPr="00B15E2C">
        <w:rPr>
          <w:b/>
          <w:bCs/>
        </w:rPr>
        <w:t>-psychiatrisch</w:t>
      </w:r>
      <w:proofErr w:type="spellEnd"/>
      <w:r w:rsidRPr="00B15E2C">
        <w:t xml:space="preserve"> </w:t>
      </w:r>
      <w:r w:rsidRPr="00B15E2C">
        <w:rPr>
          <w:b/>
          <w:bCs/>
        </w:rPr>
        <w:t>verpleegkundige</w:t>
      </w:r>
      <w:r w:rsidRPr="00B15E2C">
        <w:t>;</w:t>
      </w:r>
    </w:p>
    <w:p w14:paraId="3EB509DB" w14:textId="2DD7EDFC" w:rsidR="002E0E23" w:rsidRPr="00B15E2C" w:rsidRDefault="002E0E23" w:rsidP="002E0E23">
      <w:pPr>
        <w:pStyle w:val="Geenafstand"/>
        <w:numPr>
          <w:ilvl w:val="0"/>
          <w:numId w:val="8"/>
        </w:numPr>
      </w:pPr>
      <w:proofErr w:type="gramStart"/>
      <w:r w:rsidRPr="00B15E2C">
        <w:rPr>
          <w:b/>
          <w:bCs/>
        </w:rPr>
        <w:t>verpleegkundig</w:t>
      </w:r>
      <w:proofErr w:type="gramEnd"/>
      <w:r w:rsidRPr="00B15E2C">
        <w:rPr>
          <w:b/>
          <w:bCs/>
        </w:rPr>
        <w:t xml:space="preserve"> specialist</w:t>
      </w:r>
      <w:r w:rsidRPr="00B15E2C">
        <w:t>.</w:t>
      </w:r>
    </w:p>
    <w:p w14:paraId="2AEDAE9A" w14:textId="77777777" w:rsidR="0004387E" w:rsidRDefault="0004387E" w:rsidP="00B55C2F">
      <w:pPr>
        <w:pStyle w:val="Geenafstand"/>
      </w:pPr>
    </w:p>
    <w:p w14:paraId="2D94C364" w14:textId="1996C3E7" w:rsidR="0004387E" w:rsidRDefault="00864A78" w:rsidP="004957E5">
      <w:pPr>
        <w:spacing w:after="0"/>
        <w:rPr>
          <w:rFonts w:ascii="Calibri" w:eastAsia="Calibri" w:hAnsi="Calibri" w:cs="Calibri"/>
          <w:color w:val="000000" w:themeColor="text1"/>
        </w:rPr>
      </w:pPr>
      <w:r w:rsidRPr="00B15E2C">
        <w:rPr>
          <w:rFonts w:ascii="Calibri" w:eastAsia="Calibri" w:hAnsi="Calibri" w:cs="Calibri"/>
          <w:color w:val="000000" w:themeColor="text1"/>
        </w:rPr>
        <w:t>Als</w:t>
      </w:r>
      <w:r w:rsidR="00625603" w:rsidRPr="00B15E2C">
        <w:rPr>
          <w:rFonts w:ascii="Calibri" w:eastAsia="Calibri" w:hAnsi="Calibri" w:cs="Calibri"/>
          <w:color w:val="000000" w:themeColor="text1"/>
        </w:rPr>
        <w:t xml:space="preserve"> psychiater </w:t>
      </w:r>
      <w:r w:rsidRPr="00B15E2C">
        <w:rPr>
          <w:rFonts w:ascii="Calibri" w:eastAsia="Calibri" w:hAnsi="Calibri" w:cs="Calibri"/>
          <w:color w:val="000000" w:themeColor="text1"/>
        </w:rPr>
        <w:t>werk je als</w:t>
      </w:r>
      <w:r w:rsidR="00625603" w:rsidRPr="00B15E2C">
        <w:rPr>
          <w:rFonts w:ascii="Calibri" w:eastAsia="Calibri" w:hAnsi="Calibri" w:cs="Calibri"/>
          <w:color w:val="000000" w:themeColor="text1"/>
        </w:rPr>
        <w:t xml:space="preserve"> medisch specialist. Dat betekent dat </w:t>
      </w:r>
      <w:r w:rsidRPr="00B15E2C">
        <w:rPr>
          <w:rFonts w:ascii="Calibri" w:eastAsia="Calibri" w:hAnsi="Calibri" w:cs="Calibri"/>
          <w:color w:val="000000" w:themeColor="text1"/>
        </w:rPr>
        <w:t xml:space="preserve">je zes jaar lang </w:t>
      </w:r>
      <w:r w:rsidR="00625603" w:rsidRPr="00B15E2C">
        <w:rPr>
          <w:rFonts w:ascii="Calibri" w:eastAsia="Calibri" w:hAnsi="Calibri" w:cs="Calibri"/>
          <w:color w:val="000000" w:themeColor="text1"/>
        </w:rPr>
        <w:t>geneeskunde he</w:t>
      </w:r>
      <w:r w:rsidRPr="00B15E2C">
        <w:rPr>
          <w:rFonts w:ascii="Calibri" w:eastAsia="Calibri" w:hAnsi="Calibri" w:cs="Calibri"/>
          <w:color w:val="000000" w:themeColor="text1"/>
        </w:rPr>
        <w:t>bt</w:t>
      </w:r>
      <w:r w:rsidR="00625603" w:rsidRPr="00B15E2C">
        <w:rPr>
          <w:rFonts w:ascii="Calibri" w:eastAsia="Calibri" w:hAnsi="Calibri" w:cs="Calibri"/>
          <w:color w:val="000000" w:themeColor="text1"/>
        </w:rPr>
        <w:t xml:space="preserve"> gestudeerd. </w:t>
      </w:r>
      <w:r w:rsidRPr="00B15E2C">
        <w:rPr>
          <w:rFonts w:ascii="Calibri" w:eastAsia="Calibri" w:hAnsi="Calibri" w:cs="Calibri"/>
          <w:color w:val="000000" w:themeColor="text1"/>
        </w:rPr>
        <w:t>Je</w:t>
      </w:r>
      <w:r w:rsidR="00625603" w:rsidRPr="00B15E2C">
        <w:rPr>
          <w:rFonts w:ascii="Calibri" w:eastAsia="Calibri" w:hAnsi="Calibri" w:cs="Calibri"/>
          <w:color w:val="000000" w:themeColor="text1"/>
        </w:rPr>
        <w:t xml:space="preserve"> volgt de</w:t>
      </w:r>
      <w:r w:rsidRPr="00B15E2C">
        <w:rPr>
          <w:rFonts w:ascii="Calibri" w:eastAsia="Calibri" w:hAnsi="Calibri" w:cs="Calibri"/>
          <w:color w:val="000000" w:themeColor="text1"/>
        </w:rPr>
        <w:t>ze</w:t>
      </w:r>
      <w:r w:rsidR="00625603" w:rsidRPr="00B15E2C">
        <w:rPr>
          <w:rFonts w:ascii="Calibri" w:eastAsia="Calibri" w:hAnsi="Calibri" w:cs="Calibri"/>
          <w:color w:val="000000" w:themeColor="text1"/>
        </w:rPr>
        <w:t xml:space="preserve"> studie aan de universiteit. Daarna </w:t>
      </w:r>
      <w:r w:rsidR="004957E5" w:rsidRPr="00B15E2C">
        <w:rPr>
          <w:rFonts w:ascii="Calibri" w:eastAsia="Calibri" w:hAnsi="Calibri" w:cs="Calibri"/>
          <w:color w:val="000000" w:themeColor="text1"/>
        </w:rPr>
        <w:t>doe</w:t>
      </w:r>
      <w:r w:rsidRPr="00B15E2C">
        <w:rPr>
          <w:rFonts w:ascii="Calibri" w:eastAsia="Calibri" w:hAnsi="Calibri" w:cs="Calibri"/>
          <w:color w:val="000000" w:themeColor="text1"/>
        </w:rPr>
        <w:t xml:space="preserve"> je </w:t>
      </w:r>
      <w:r w:rsidR="004957E5" w:rsidRPr="00B15E2C">
        <w:rPr>
          <w:rFonts w:ascii="Calibri" w:eastAsia="Calibri" w:hAnsi="Calibri" w:cs="Calibri"/>
          <w:color w:val="000000" w:themeColor="text1"/>
        </w:rPr>
        <w:t>een opleiding om psychiater te worden. Di</w:t>
      </w:r>
      <w:r w:rsidR="00EC6CF4" w:rsidRPr="00B15E2C">
        <w:rPr>
          <w:rFonts w:ascii="Calibri" w:eastAsia="Calibri" w:hAnsi="Calibri" w:cs="Calibri"/>
          <w:color w:val="000000" w:themeColor="text1"/>
        </w:rPr>
        <w:t>e</w:t>
      </w:r>
      <w:r w:rsidR="004957E5" w:rsidRPr="00B15E2C">
        <w:rPr>
          <w:rFonts w:ascii="Calibri" w:eastAsia="Calibri" w:hAnsi="Calibri" w:cs="Calibri"/>
          <w:color w:val="000000" w:themeColor="text1"/>
        </w:rPr>
        <w:t xml:space="preserve"> duurt vier of vijf jaar.</w:t>
      </w:r>
      <w:r w:rsidR="004957E5">
        <w:rPr>
          <w:rFonts w:ascii="Calibri" w:eastAsia="Calibri" w:hAnsi="Calibri" w:cs="Calibri"/>
          <w:color w:val="000000" w:themeColor="text1"/>
        </w:rPr>
        <w:t xml:space="preserve"> </w:t>
      </w:r>
    </w:p>
    <w:p w14:paraId="1DB08329" w14:textId="6E4F0C75" w:rsidR="004957E5" w:rsidRDefault="00625603" w:rsidP="004957E5">
      <w:pPr>
        <w:spacing w:after="0"/>
        <w:rPr>
          <w:rFonts w:ascii="Calibri" w:eastAsia="Calibri" w:hAnsi="Calibri" w:cs="Calibri"/>
          <w:color w:val="000000" w:themeColor="text1"/>
        </w:rPr>
      </w:pPr>
      <w:r w:rsidRPr="6CD93794">
        <w:rPr>
          <w:rFonts w:ascii="Calibri" w:eastAsia="Calibri" w:hAnsi="Calibri" w:cs="Calibri"/>
          <w:color w:val="000000" w:themeColor="text1"/>
        </w:rPr>
        <w:t xml:space="preserve"> </w:t>
      </w:r>
    </w:p>
    <w:p w14:paraId="3CC009BC" w14:textId="1B100A5F" w:rsidR="004957E5" w:rsidRDefault="00864A78" w:rsidP="004957E5">
      <w:pPr>
        <w:spacing w:after="0"/>
        <w:rPr>
          <w:rFonts w:ascii="Calibri" w:eastAsia="Calibri" w:hAnsi="Calibri" w:cs="Calibri"/>
          <w:color w:val="000000" w:themeColor="text1"/>
        </w:rPr>
      </w:pPr>
      <w:r>
        <w:rPr>
          <w:rFonts w:ascii="Calibri" w:eastAsia="Calibri" w:hAnsi="Calibri" w:cs="Calibri"/>
          <w:color w:val="000000" w:themeColor="text1"/>
        </w:rPr>
        <w:t xml:space="preserve">Je behandelt zorgvragers met ernstige psychiatrische problemen. </w:t>
      </w:r>
      <w:r w:rsidR="004957E5">
        <w:rPr>
          <w:rFonts w:ascii="Calibri" w:eastAsia="Calibri" w:hAnsi="Calibri" w:cs="Calibri"/>
          <w:color w:val="000000" w:themeColor="text1"/>
        </w:rPr>
        <w:t>Voorbeelden hierv</w:t>
      </w:r>
      <w:r w:rsidR="0004387E">
        <w:rPr>
          <w:rFonts w:ascii="Calibri" w:eastAsia="Calibri" w:hAnsi="Calibri" w:cs="Calibri"/>
          <w:color w:val="000000" w:themeColor="text1"/>
        </w:rPr>
        <w:t>an</w:t>
      </w:r>
      <w:r w:rsidR="004957E5">
        <w:rPr>
          <w:rFonts w:ascii="Calibri" w:eastAsia="Calibri" w:hAnsi="Calibri" w:cs="Calibri"/>
          <w:color w:val="000000" w:themeColor="text1"/>
        </w:rPr>
        <w:t xml:space="preserve"> zijn:</w:t>
      </w:r>
    </w:p>
    <w:p w14:paraId="2F3D8E62" w14:textId="0237ECFA" w:rsidR="004957E5" w:rsidRDefault="00864A78" w:rsidP="004957E5">
      <w:pPr>
        <w:pStyle w:val="Lijstalinea"/>
        <w:numPr>
          <w:ilvl w:val="0"/>
          <w:numId w:val="8"/>
        </w:numPr>
        <w:spacing w:after="0"/>
        <w:rPr>
          <w:rFonts w:ascii="Calibri" w:eastAsia="Calibri" w:hAnsi="Calibri" w:cs="Calibri"/>
          <w:color w:val="000000" w:themeColor="text1"/>
        </w:rPr>
      </w:pPr>
      <w:proofErr w:type="gramStart"/>
      <w:r>
        <w:rPr>
          <w:rFonts w:ascii="Calibri" w:eastAsia="Calibri" w:hAnsi="Calibri" w:cs="Calibri"/>
          <w:color w:val="000000" w:themeColor="text1"/>
        </w:rPr>
        <w:t>een</w:t>
      </w:r>
      <w:proofErr w:type="gramEnd"/>
      <w:r>
        <w:rPr>
          <w:rFonts w:ascii="Calibri" w:eastAsia="Calibri" w:hAnsi="Calibri" w:cs="Calibri"/>
          <w:color w:val="000000" w:themeColor="text1"/>
        </w:rPr>
        <w:t xml:space="preserve"> </w:t>
      </w:r>
      <w:r w:rsidR="004957E5" w:rsidRPr="6CD93794">
        <w:rPr>
          <w:rFonts w:ascii="Calibri" w:eastAsia="Calibri" w:hAnsi="Calibri" w:cs="Calibri"/>
          <w:color w:val="000000" w:themeColor="text1"/>
        </w:rPr>
        <w:t xml:space="preserve">depressie. </w:t>
      </w:r>
      <w:r>
        <w:rPr>
          <w:rFonts w:ascii="Calibri" w:eastAsia="Calibri" w:hAnsi="Calibri" w:cs="Calibri"/>
          <w:color w:val="000000" w:themeColor="text1"/>
        </w:rPr>
        <w:t>De zorgvrager</w:t>
      </w:r>
      <w:r w:rsidR="004957E5" w:rsidRPr="6CD93794">
        <w:rPr>
          <w:rFonts w:ascii="Calibri" w:eastAsia="Calibri" w:hAnsi="Calibri" w:cs="Calibri"/>
          <w:color w:val="000000" w:themeColor="text1"/>
        </w:rPr>
        <w:t>:</w:t>
      </w:r>
    </w:p>
    <w:p w14:paraId="3746DA32" w14:textId="5185DCA8" w:rsidR="008A0DDC" w:rsidRPr="008A0DDC" w:rsidRDefault="008A0DDC" w:rsidP="008A0DDC">
      <w:pPr>
        <w:pStyle w:val="Lijstalinea"/>
        <w:numPr>
          <w:ilvl w:val="1"/>
          <w:numId w:val="8"/>
        </w:numPr>
        <w:rPr>
          <w:rFonts w:ascii="Calibri" w:eastAsia="Calibri" w:hAnsi="Calibri" w:cs="Calibri"/>
          <w:color w:val="000000" w:themeColor="text1"/>
        </w:rPr>
      </w:pPr>
      <w:proofErr w:type="gramStart"/>
      <w:r w:rsidRPr="008A0DDC">
        <w:rPr>
          <w:rFonts w:ascii="Calibri" w:eastAsia="Calibri" w:hAnsi="Calibri" w:cs="Calibri"/>
          <w:color w:val="000000" w:themeColor="text1"/>
        </w:rPr>
        <w:t>geniet</w:t>
      </w:r>
      <w:proofErr w:type="gramEnd"/>
      <w:r w:rsidRPr="008A0DDC">
        <w:rPr>
          <w:rFonts w:ascii="Calibri" w:eastAsia="Calibri" w:hAnsi="Calibri" w:cs="Calibri"/>
          <w:color w:val="000000" w:themeColor="text1"/>
        </w:rPr>
        <w:t xml:space="preserve"> niet meer van </w:t>
      </w:r>
      <w:r>
        <w:rPr>
          <w:rFonts w:ascii="Calibri" w:eastAsia="Calibri" w:hAnsi="Calibri" w:cs="Calibri"/>
          <w:color w:val="000000" w:themeColor="text1"/>
        </w:rPr>
        <w:t>gebeurtenissen;</w:t>
      </w:r>
      <w:r w:rsidRPr="008A0DDC">
        <w:rPr>
          <w:rFonts w:ascii="Calibri" w:eastAsia="Calibri" w:hAnsi="Calibri" w:cs="Calibri"/>
          <w:color w:val="000000" w:themeColor="text1"/>
        </w:rPr>
        <w:t xml:space="preserve">  </w:t>
      </w:r>
    </w:p>
    <w:p w14:paraId="705AE37B" w14:textId="457E97F7" w:rsidR="004957E5" w:rsidRDefault="004957E5" w:rsidP="004957E5">
      <w:pPr>
        <w:pStyle w:val="Lijstalinea"/>
        <w:numPr>
          <w:ilvl w:val="1"/>
          <w:numId w:val="8"/>
        </w:numPr>
        <w:spacing w:after="0"/>
        <w:rPr>
          <w:rFonts w:ascii="Calibri" w:eastAsia="Calibri" w:hAnsi="Calibri" w:cs="Calibri"/>
          <w:color w:val="000000" w:themeColor="text1"/>
        </w:rPr>
      </w:pPr>
      <w:proofErr w:type="gramStart"/>
      <w:r>
        <w:rPr>
          <w:rFonts w:ascii="Calibri" w:eastAsia="Calibri" w:hAnsi="Calibri" w:cs="Calibri"/>
          <w:color w:val="000000" w:themeColor="text1"/>
        </w:rPr>
        <w:t>he</w:t>
      </w:r>
      <w:r w:rsidR="00864A78">
        <w:rPr>
          <w:rFonts w:ascii="Calibri" w:eastAsia="Calibri" w:hAnsi="Calibri" w:cs="Calibri"/>
          <w:color w:val="000000" w:themeColor="text1"/>
        </w:rPr>
        <w:t>ef</w:t>
      </w:r>
      <w:r>
        <w:rPr>
          <w:rFonts w:ascii="Calibri" w:eastAsia="Calibri" w:hAnsi="Calibri" w:cs="Calibri"/>
          <w:color w:val="000000" w:themeColor="text1"/>
        </w:rPr>
        <w:t>t</w:t>
      </w:r>
      <w:proofErr w:type="gramEnd"/>
      <w:r>
        <w:rPr>
          <w:rFonts w:ascii="Calibri" w:eastAsia="Calibri" w:hAnsi="Calibri" w:cs="Calibri"/>
          <w:color w:val="000000" w:themeColor="text1"/>
        </w:rPr>
        <w:t xml:space="preserve"> weinig </w:t>
      </w:r>
      <w:del w:id="106" w:author="Anne Rorije" w:date="2021-09-08T20:38:00Z">
        <w:r w:rsidDel="00256500">
          <w:rPr>
            <w:rFonts w:ascii="Calibri" w:eastAsia="Calibri" w:hAnsi="Calibri" w:cs="Calibri"/>
            <w:color w:val="000000" w:themeColor="text1"/>
          </w:rPr>
          <w:delText xml:space="preserve">eetlust </w:delText>
        </w:r>
      </w:del>
      <w:r>
        <w:rPr>
          <w:rFonts w:ascii="Calibri" w:eastAsia="Calibri" w:hAnsi="Calibri" w:cs="Calibri"/>
          <w:color w:val="000000" w:themeColor="text1"/>
        </w:rPr>
        <w:t>of juist heel veel eetlust;</w:t>
      </w:r>
    </w:p>
    <w:p w14:paraId="4A2F6159" w14:textId="12137881" w:rsidR="004957E5" w:rsidRDefault="004957E5" w:rsidP="004957E5">
      <w:pPr>
        <w:pStyle w:val="Lijstalinea"/>
        <w:numPr>
          <w:ilvl w:val="1"/>
          <w:numId w:val="8"/>
        </w:numPr>
        <w:spacing w:after="0"/>
        <w:rPr>
          <w:rFonts w:ascii="Calibri" w:eastAsia="Calibri" w:hAnsi="Calibri" w:cs="Calibri"/>
          <w:color w:val="000000" w:themeColor="text1"/>
        </w:rPr>
      </w:pPr>
      <w:proofErr w:type="gramStart"/>
      <w:r>
        <w:rPr>
          <w:rFonts w:ascii="Calibri" w:eastAsia="Calibri" w:hAnsi="Calibri" w:cs="Calibri"/>
          <w:color w:val="000000" w:themeColor="text1"/>
        </w:rPr>
        <w:t>slaapt</w:t>
      </w:r>
      <w:proofErr w:type="gramEnd"/>
      <w:r>
        <w:rPr>
          <w:rFonts w:ascii="Calibri" w:eastAsia="Calibri" w:hAnsi="Calibri" w:cs="Calibri"/>
          <w:color w:val="000000" w:themeColor="text1"/>
        </w:rPr>
        <w:t xml:space="preserve"> slecht</w:t>
      </w:r>
      <w:r w:rsidR="008A0DDC">
        <w:rPr>
          <w:rFonts w:ascii="Calibri" w:eastAsia="Calibri" w:hAnsi="Calibri" w:cs="Calibri"/>
          <w:color w:val="000000" w:themeColor="text1"/>
        </w:rPr>
        <w:t>.</w:t>
      </w:r>
    </w:p>
    <w:p w14:paraId="437B1F42" w14:textId="548C6D70" w:rsidR="004957E5" w:rsidRDefault="004957E5" w:rsidP="004957E5">
      <w:pPr>
        <w:pStyle w:val="Lijstalinea"/>
        <w:numPr>
          <w:ilvl w:val="0"/>
          <w:numId w:val="8"/>
        </w:numPr>
        <w:spacing w:after="0"/>
        <w:rPr>
          <w:rFonts w:ascii="Calibri" w:eastAsia="Calibri" w:hAnsi="Calibri" w:cs="Calibri"/>
          <w:color w:val="000000" w:themeColor="text1"/>
        </w:rPr>
      </w:pPr>
      <w:proofErr w:type="gramStart"/>
      <w:r w:rsidRPr="00B15E2C">
        <w:rPr>
          <w:rFonts w:ascii="Calibri" w:eastAsia="Calibri" w:hAnsi="Calibri" w:cs="Calibri"/>
          <w:b/>
          <w:bCs/>
          <w:color w:val="000000" w:themeColor="text1"/>
        </w:rPr>
        <w:t>schizofrenie</w:t>
      </w:r>
      <w:proofErr w:type="gramEnd"/>
      <w:r w:rsidRPr="00B15E2C">
        <w:rPr>
          <w:rFonts w:ascii="Calibri" w:eastAsia="Calibri" w:hAnsi="Calibri" w:cs="Calibri"/>
          <w:color w:val="000000" w:themeColor="text1"/>
        </w:rPr>
        <w:t xml:space="preserve">. </w:t>
      </w:r>
      <w:r w:rsidR="008A0DDC" w:rsidRPr="00B15E2C">
        <w:rPr>
          <w:rFonts w:ascii="Calibri" w:eastAsia="Calibri" w:hAnsi="Calibri" w:cs="Calibri"/>
          <w:color w:val="000000" w:themeColor="text1"/>
        </w:rPr>
        <w:t>Hierbij he</w:t>
      </w:r>
      <w:r w:rsidR="00864A78" w:rsidRPr="00B15E2C">
        <w:rPr>
          <w:rFonts w:ascii="Calibri" w:eastAsia="Calibri" w:hAnsi="Calibri" w:cs="Calibri"/>
          <w:color w:val="000000" w:themeColor="text1"/>
        </w:rPr>
        <w:t xml:space="preserve">eft de zorgvrager </w:t>
      </w:r>
      <w:r w:rsidR="47B265AE" w:rsidRPr="00B15E2C">
        <w:rPr>
          <w:rFonts w:ascii="Calibri" w:eastAsia="Calibri" w:hAnsi="Calibri" w:cs="Calibri"/>
          <w:color w:val="000000" w:themeColor="text1"/>
        </w:rPr>
        <w:t xml:space="preserve">vaker een psychose. </w:t>
      </w:r>
      <w:r w:rsidR="00864A78" w:rsidRPr="00B15E2C">
        <w:rPr>
          <w:rFonts w:ascii="Calibri" w:eastAsia="Calibri" w:hAnsi="Calibri" w:cs="Calibri"/>
          <w:color w:val="000000" w:themeColor="text1"/>
        </w:rPr>
        <w:t>Hij of</w:t>
      </w:r>
      <w:r w:rsidR="00864A78">
        <w:rPr>
          <w:rFonts w:ascii="Calibri" w:eastAsia="Calibri" w:hAnsi="Calibri" w:cs="Calibri"/>
          <w:color w:val="000000" w:themeColor="text1"/>
        </w:rPr>
        <w:t xml:space="preserve"> zij</w:t>
      </w:r>
      <w:r w:rsidR="47B265AE" w:rsidRPr="6CD93794">
        <w:rPr>
          <w:rFonts w:ascii="Calibri" w:eastAsia="Calibri" w:hAnsi="Calibri" w:cs="Calibri"/>
          <w:color w:val="000000" w:themeColor="text1"/>
        </w:rPr>
        <w:t xml:space="preserve"> he</w:t>
      </w:r>
      <w:r w:rsidR="00864A78">
        <w:rPr>
          <w:rFonts w:ascii="Calibri" w:eastAsia="Calibri" w:hAnsi="Calibri" w:cs="Calibri"/>
          <w:color w:val="000000" w:themeColor="text1"/>
        </w:rPr>
        <w:t>eft</w:t>
      </w:r>
      <w:r w:rsidR="47B265AE" w:rsidRPr="6CD93794">
        <w:rPr>
          <w:rFonts w:ascii="Calibri" w:eastAsia="Calibri" w:hAnsi="Calibri" w:cs="Calibri"/>
          <w:color w:val="000000" w:themeColor="text1"/>
        </w:rPr>
        <w:t xml:space="preserve"> dan </w:t>
      </w:r>
      <w:r w:rsidR="008A0DDC" w:rsidRPr="6CD93794">
        <w:rPr>
          <w:rFonts w:ascii="Calibri" w:eastAsia="Calibri" w:hAnsi="Calibri" w:cs="Calibri"/>
          <w:color w:val="000000" w:themeColor="text1"/>
        </w:rPr>
        <w:t xml:space="preserve">last van </w:t>
      </w:r>
      <w:r w:rsidR="008A0DDC" w:rsidRPr="00B15E2C">
        <w:rPr>
          <w:rFonts w:ascii="Calibri" w:eastAsia="Calibri" w:hAnsi="Calibri" w:cs="Calibri"/>
          <w:color w:val="000000" w:themeColor="text1"/>
        </w:rPr>
        <w:t xml:space="preserve">hallucinaties en wanen. Bij </w:t>
      </w:r>
      <w:r w:rsidR="00864A78" w:rsidRPr="00B15E2C">
        <w:rPr>
          <w:rFonts w:ascii="Calibri" w:eastAsia="Calibri" w:hAnsi="Calibri" w:cs="Calibri"/>
          <w:color w:val="000000" w:themeColor="text1"/>
        </w:rPr>
        <w:t>wanen</w:t>
      </w:r>
      <w:r w:rsidR="008A0DDC" w:rsidRPr="00B15E2C">
        <w:rPr>
          <w:rFonts w:ascii="Calibri" w:eastAsia="Calibri" w:hAnsi="Calibri" w:cs="Calibri"/>
          <w:color w:val="000000" w:themeColor="text1"/>
        </w:rPr>
        <w:t xml:space="preserve"> he</w:t>
      </w:r>
      <w:r w:rsidR="00864A78" w:rsidRPr="00B15E2C">
        <w:rPr>
          <w:rFonts w:ascii="Calibri" w:eastAsia="Calibri" w:hAnsi="Calibri" w:cs="Calibri"/>
          <w:color w:val="000000" w:themeColor="text1"/>
        </w:rPr>
        <w:t>eft de zorgvrager</w:t>
      </w:r>
      <w:r w:rsidR="008A0DDC" w:rsidRPr="00B15E2C">
        <w:rPr>
          <w:rFonts w:ascii="Calibri" w:eastAsia="Calibri" w:hAnsi="Calibri" w:cs="Calibri"/>
          <w:color w:val="000000" w:themeColor="text1"/>
        </w:rPr>
        <w:t xml:space="preserve"> gedachten die niet kloppen met de waarheid</w:t>
      </w:r>
      <w:r w:rsidR="0479CAD1" w:rsidRPr="00B15E2C">
        <w:rPr>
          <w:rFonts w:ascii="Calibri" w:eastAsia="Calibri" w:hAnsi="Calibri" w:cs="Calibri"/>
          <w:color w:val="000000" w:themeColor="text1"/>
        </w:rPr>
        <w:t xml:space="preserve">. </w:t>
      </w:r>
      <w:r w:rsidR="00864A78" w:rsidRPr="00B15E2C">
        <w:rPr>
          <w:rFonts w:ascii="Calibri" w:eastAsia="Calibri" w:hAnsi="Calibri" w:cs="Calibri"/>
          <w:color w:val="000000" w:themeColor="text1"/>
        </w:rPr>
        <w:t>Een voorbeeld hiervan is dat de</w:t>
      </w:r>
      <w:r w:rsidR="00864A78">
        <w:rPr>
          <w:rFonts w:ascii="Calibri" w:eastAsia="Calibri" w:hAnsi="Calibri" w:cs="Calibri"/>
          <w:color w:val="000000" w:themeColor="text1"/>
        </w:rPr>
        <w:t xml:space="preserve"> zorgvrager denkt dat hij achtervolgd wordt terwijl dit niet zo is. </w:t>
      </w:r>
    </w:p>
    <w:p w14:paraId="17E4388D" w14:textId="77777777" w:rsidR="004957E5" w:rsidRPr="004957E5" w:rsidRDefault="004957E5" w:rsidP="004957E5">
      <w:pPr>
        <w:spacing w:after="0"/>
        <w:rPr>
          <w:rFonts w:ascii="Calibri" w:eastAsia="Calibri" w:hAnsi="Calibri" w:cs="Calibri"/>
          <w:color w:val="000000" w:themeColor="text1"/>
        </w:rPr>
      </w:pPr>
    </w:p>
    <w:p w14:paraId="4E0F58BF" w14:textId="453110D2" w:rsidR="004957E5" w:rsidRDefault="00864A78" w:rsidP="004957E5">
      <w:pPr>
        <w:spacing w:after="0"/>
        <w:rPr>
          <w:rFonts w:ascii="Calibri" w:eastAsia="Calibri" w:hAnsi="Calibri" w:cs="Calibri"/>
          <w:color w:val="000000" w:themeColor="text1"/>
        </w:rPr>
      </w:pPr>
      <w:r>
        <w:rPr>
          <w:rFonts w:ascii="Calibri" w:eastAsia="Calibri" w:hAnsi="Calibri" w:cs="Calibri"/>
          <w:color w:val="000000" w:themeColor="text1"/>
        </w:rPr>
        <w:t>Als psychiater</w:t>
      </w:r>
      <w:r w:rsidR="004957E5">
        <w:rPr>
          <w:rFonts w:ascii="Calibri" w:eastAsia="Calibri" w:hAnsi="Calibri" w:cs="Calibri"/>
          <w:color w:val="000000" w:themeColor="text1"/>
        </w:rPr>
        <w:t xml:space="preserve"> behandel</w:t>
      </w:r>
      <w:r>
        <w:rPr>
          <w:rFonts w:ascii="Calibri" w:eastAsia="Calibri" w:hAnsi="Calibri" w:cs="Calibri"/>
          <w:color w:val="000000" w:themeColor="text1"/>
        </w:rPr>
        <w:t xml:space="preserve"> je</w:t>
      </w:r>
      <w:r w:rsidR="004957E5">
        <w:rPr>
          <w:rFonts w:ascii="Calibri" w:eastAsia="Calibri" w:hAnsi="Calibri" w:cs="Calibri"/>
          <w:color w:val="000000" w:themeColor="text1"/>
        </w:rPr>
        <w:t xml:space="preserve"> deze er</w:t>
      </w:r>
      <w:r w:rsidR="008A0DDC">
        <w:rPr>
          <w:rFonts w:ascii="Calibri" w:eastAsia="Calibri" w:hAnsi="Calibri" w:cs="Calibri"/>
          <w:color w:val="000000" w:themeColor="text1"/>
        </w:rPr>
        <w:t xml:space="preserve">nstige </w:t>
      </w:r>
      <w:r w:rsidR="004957E5">
        <w:rPr>
          <w:rFonts w:ascii="Calibri" w:eastAsia="Calibri" w:hAnsi="Calibri" w:cs="Calibri"/>
          <w:color w:val="000000" w:themeColor="text1"/>
        </w:rPr>
        <w:t xml:space="preserve">problemen. </w:t>
      </w:r>
      <w:r>
        <w:rPr>
          <w:rFonts w:ascii="Calibri" w:eastAsia="Calibri" w:hAnsi="Calibri" w:cs="Calibri"/>
          <w:color w:val="000000" w:themeColor="text1"/>
        </w:rPr>
        <w:t xml:space="preserve">Dit doe je met: </w:t>
      </w:r>
    </w:p>
    <w:p w14:paraId="5B8D91AD" w14:textId="64A8C626" w:rsidR="008A0DDC" w:rsidRPr="00B15E2C" w:rsidRDefault="008A0DDC" w:rsidP="008A0DDC">
      <w:pPr>
        <w:pStyle w:val="Lijstalinea"/>
        <w:numPr>
          <w:ilvl w:val="0"/>
          <w:numId w:val="8"/>
        </w:numPr>
        <w:spacing w:after="0"/>
        <w:rPr>
          <w:rFonts w:ascii="Calibri" w:eastAsia="Calibri" w:hAnsi="Calibri" w:cs="Calibri"/>
          <w:color w:val="000000" w:themeColor="text1"/>
        </w:rPr>
      </w:pPr>
      <w:proofErr w:type="gramStart"/>
      <w:r w:rsidRPr="00B15E2C">
        <w:rPr>
          <w:rFonts w:ascii="Calibri" w:eastAsia="Calibri" w:hAnsi="Calibri" w:cs="Calibri"/>
          <w:color w:val="000000" w:themeColor="text1"/>
        </w:rPr>
        <w:t>therapie</w:t>
      </w:r>
      <w:proofErr w:type="gramEnd"/>
      <w:r w:rsidRPr="00B15E2C">
        <w:rPr>
          <w:rFonts w:ascii="Calibri" w:eastAsia="Calibri" w:hAnsi="Calibri" w:cs="Calibri"/>
          <w:color w:val="000000" w:themeColor="text1"/>
        </w:rPr>
        <w:t xml:space="preserve">. Een voorbeeld is psychotherapie; </w:t>
      </w:r>
    </w:p>
    <w:p w14:paraId="4274E0B9" w14:textId="2DA34A13" w:rsidR="004957E5" w:rsidRPr="00B15E2C" w:rsidRDefault="004957E5" w:rsidP="004957E5">
      <w:pPr>
        <w:pStyle w:val="Lijstalinea"/>
        <w:numPr>
          <w:ilvl w:val="0"/>
          <w:numId w:val="8"/>
        </w:numPr>
        <w:spacing w:after="0"/>
        <w:rPr>
          <w:rFonts w:ascii="Calibri" w:eastAsia="Calibri" w:hAnsi="Calibri" w:cs="Calibri"/>
          <w:color w:val="000000" w:themeColor="text1"/>
        </w:rPr>
      </w:pPr>
      <w:proofErr w:type="gramStart"/>
      <w:r w:rsidRPr="00B15E2C">
        <w:rPr>
          <w:rFonts w:ascii="Calibri" w:eastAsia="Calibri" w:hAnsi="Calibri" w:cs="Calibri"/>
          <w:color w:val="000000" w:themeColor="text1"/>
        </w:rPr>
        <w:t>medicijnen</w:t>
      </w:r>
      <w:proofErr w:type="gramEnd"/>
      <w:r w:rsidRPr="00B15E2C">
        <w:rPr>
          <w:rFonts w:ascii="Calibri" w:eastAsia="Calibri" w:hAnsi="Calibri" w:cs="Calibri"/>
          <w:color w:val="000000" w:themeColor="text1"/>
        </w:rPr>
        <w:t xml:space="preserve">. </w:t>
      </w:r>
      <w:r w:rsidR="00864A78" w:rsidRPr="00B15E2C">
        <w:rPr>
          <w:rFonts w:ascii="Calibri" w:eastAsia="Calibri" w:hAnsi="Calibri" w:cs="Calibri"/>
          <w:color w:val="000000" w:themeColor="text1"/>
        </w:rPr>
        <w:t>Als psychiater mag je deze voorschrijven, maar als</w:t>
      </w:r>
      <w:r w:rsidRPr="00B15E2C">
        <w:rPr>
          <w:rFonts w:ascii="Calibri" w:eastAsia="Calibri" w:hAnsi="Calibri" w:cs="Calibri"/>
          <w:color w:val="000000" w:themeColor="text1"/>
        </w:rPr>
        <w:t xml:space="preserve"> psycholoog mag dat niet. Voorbeelden van medicijnen zijn:</w:t>
      </w:r>
    </w:p>
    <w:p w14:paraId="17F554EA" w14:textId="2731323D" w:rsidR="004957E5" w:rsidRPr="00B15E2C" w:rsidRDefault="004957E5" w:rsidP="004957E5">
      <w:pPr>
        <w:pStyle w:val="Lijstalinea"/>
        <w:numPr>
          <w:ilvl w:val="1"/>
          <w:numId w:val="8"/>
        </w:numPr>
        <w:spacing w:after="0"/>
        <w:rPr>
          <w:rFonts w:ascii="Calibri" w:eastAsia="Calibri" w:hAnsi="Calibri" w:cs="Calibri"/>
          <w:color w:val="000000" w:themeColor="text1"/>
        </w:rPr>
      </w:pPr>
      <w:proofErr w:type="gramStart"/>
      <w:r w:rsidRPr="00B15E2C">
        <w:rPr>
          <w:rFonts w:ascii="Calibri" w:eastAsia="Calibri" w:hAnsi="Calibri" w:cs="Calibri"/>
          <w:b/>
          <w:bCs/>
          <w:color w:val="000000" w:themeColor="text1"/>
        </w:rPr>
        <w:t>antidepressiva</w:t>
      </w:r>
      <w:proofErr w:type="gramEnd"/>
      <w:r w:rsidRPr="00B15E2C">
        <w:rPr>
          <w:rFonts w:ascii="Calibri" w:eastAsia="Calibri" w:hAnsi="Calibri" w:cs="Calibri"/>
          <w:color w:val="000000" w:themeColor="text1"/>
        </w:rPr>
        <w:t xml:space="preserve">. </w:t>
      </w:r>
      <w:r w:rsidR="008A0DDC" w:rsidRPr="00B15E2C">
        <w:rPr>
          <w:rFonts w:ascii="Calibri" w:eastAsia="Calibri" w:hAnsi="Calibri" w:cs="Calibri"/>
          <w:color w:val="000000" w:themeColor="text1"/>
        </w:rPr>
        <w:t xml:space="preserve">Dit </w:t>
      </w:r>
      <w:r w:rsidR="00864A78" w:rsidRPr="00B15E2C">
        <w:rPr>
          <w:rFonts w:ascii="Calibri" w:eastAsia="Calibri" w:hAnsi="Calibri" w:cs="Calibri"/>
          <w:color w:val="000000" w:themeColor="text1"/>
        </w:rPr>
        <w:t xml:space="preserve">schrijf je voor </w:t>
      </w:r>
      <w:r w:rsidR="008A0DDC" w:rsidRPr="00B15E2C">
        <w:rPr>
          <w:rFonts w:ascii="Calibri" w:eastAsia="Calibri" w:hAnsi="Calibri" w:cs="Calibri"/>
          <w:color w:val="000000" w:themeColor="text1"/>
        </w:rPr>
        <w:t>bij depressie;</w:t>
      </w:r>
    </w:p>
    <w:p w14:paraId="7A38C73B" w14:textId="01A5BAB5" w:rsidR="004957E5" w:rsidRPr="00B15E2C" w:rsidRDefault="004957E5" w:rsidP="004957E5">
      <w:pPr>
        <w:pStyle w:val="Lijstalinea"/>
        <w:numPr>
          <w:ilvl w:val="1"/>
          <w:numId w:val="8"/>
        </w:numPr>
        <w:spacing w:after="0"/>
        <w:rPr>
          <w:rFonts w:ascii="Calibri" w:eastAsia="Calibri" w:hAnsi="Calibri" w:cs="Calibri"/>
          <w:color w:val="000000" w:themeColor="text1"/>
        </w:rPr>
      </w:pPr>
      <w:proofErr w:type="gramStart"/>
      <w:r w:rsidRPr="00B15E2C">
        <w:rPr>
          <w:rFonts w:ascii="Calibri" w:eastAsia="Calibri" w:hAnsi="Calibri" w:cs="Calibri"/>
          <w:b/>
          <w:bCs/>
          <w:color w:val="000000" w:themeColor="text1"/>
        </w:rPr>
        <w:t>antipsychotica</w:t>
      </w:r>
      <w:proofErr w:type="gramEnd"/>
      <w:r w:rsidRPr="00B15E2C">
        <w:rPr>
          <w:rFonts w:ascii="Calibri" w:eastAsia="Calibri" w:hAnsi="Calibri" w:cs="Calibri"/>
          <w:color w:val="000000" w:themeColor="text1"/>
        </w:rPr>
        <w:t xml:space="preserve">. Dit </w:t>
      </w:r>
      <w:r w:rsidR="00864A78" w:rsidRPr="00B15E2C">
        <w:rPr>
          <w:rFonts w:ascii="Calibri" w:eastAsia="Calibri" w:hAnsi="Calibri" w:cs="Calibri"/>
          <w:color w:val="000000" w:themeColor="text1"/>
        </w:rPr>
        <w:t>schrijf je voor bij</w:t>
      </w:r>
      <w:r w:rsidR="008A0DDC" w:rsidRPr="00B15E2C">
        <w:rPr>
          <w:rFonts w:ascii="Calibri" w:eastAsia="Calibri" w:hAnsi="Calibri" w:cs="Calibri"/>
          <w:color w:val="000000" w:themeColor="text1"/>
        </w:rPr>
        <w:t xml:space="preserve"> een psychose. </w:t>
      </w:r>
    </w:p>
    <w:p w14:paraId="3EF3DBFF" w14:textId="77777777" w:rsidR="00B15E2C" w:rsidRDefault="00B15E2C" w:rsidP="008A0DDC">
      <w:pPr>
        <w:spacing w:after="0"/>
        <w:rPr>
          <w:rFonts w:ascii="Calibri" w:eastAsia="Calibri" w:hAnsi="Calibri" w:cs="Calibri"/>
          <w:color w:val="000000" w:themeColor="text1"/>
        </w:rPr>
      </w:pPr>
    </w:p>
    <w:p w14:paraId="5B2B1961" w14:textId="27307CDA" w:rsidR="00B322E5" w:rsidRDefault="00B322E5" w:rsidP="00B322E5">
      <w:pPr>
        <w:pStyle w:val="Geenafstand"/>
        <w:rPr>
          <w:color w:val="FF0000"/>
          <w:shd w:val="clear" w:color="auto" w:fill="FFFFFF"/>
        </w:rPr>
      </w:pPr>
      <w:r>
        <w:rPr>
          <w:color w:val="FF0000"/>
          <w:shd w:val="clear" w:color="auto" w:fill="FFFFFF"/>
        </w:rPr>
        <w:lastRenderedPageBreak/>
        <w:t xml:space="preserve">Leerdoel: de student weet dat </w:t>
      </w:r>
      <w:r w:rsidR="00B15E2C">
        <w:rPr>
          <w:color w:val="FF0000"/>
          <w:shd w:val="clear" w:color="auto" w:fill="FFFFFF"/>
        </w:rPr>
        <w:t xml:space="preserve">een zorgvrager een </w:t>
      </w:r>
      <w:proofErr w:type="spellStart"/>
      <w:r w:rsidR="00B15E2C">
        <w:rPr>
          <w:color w:val="FF0000"/>
          <w:shd w:val="clear" w:color="auto" w:fill="FFFFFF"/>
        </w:rPr>
        <w:t>psychiatische</w:t>
      </w:r>
      <w:proofErr w:type="spellEnd"/>
      <w:r w:rsidR="00B15E2C">
        <w:rPr>
          <w:color w:val="FF0000"/>
          <w:shd w:val="clear" w:color="auto" w:fill="FFFFFF"/>
        </w:rPr>
        <w:t xml:space="preserve"> stoornis heeft wanneer de psychische problemen zoveel last geven dat het dagelijks leven niet meer lukt. </w:t>
      </w:r>
    </w:p>
    <w:p w14:paraId="1F797F46" w14:textId="77777777" w:rsidR="00B322E5" w:rsidRDefault="00B322E5" w:rsidP="00B322E5">
      <w:pPr>
        <w:pStyle w:val="Geenafstand"/>
        <w:rPr>
          <w:color w:val="FF0000"/>
          <w:shd w:val="clear" w:color="auto" w:fill="FFFFFF"/>
        </w:rPr>
      </w:pPr>
    </w:p>
    <w:p w14:paraId="13145C86" w14:textId="77777777" w:rsidR="00B322E5" w:rsidRDefault="00B322E5" w:rsidP="00B322E5">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0F2E4E15" w14:textId="77777777" w:rsidR="00B322E5" w:rsidRDefault="00B322E5" w:rsidP="00B322E5">
      <w:pPr>
        <w:pStyle w:val="Geenafstand"/>
        <w:rPr>
          <w:b/>
          <w:bCs/>
          <w:color w:val="2F5496" w:themeColor="accent1" w:themeShade="BF"/>
          <w:shd w:val="clear" w:color="auto" w:fill="FFFFFF"/>
        </w:rPr>
      </w:pPr>
    </w:p>
    <w:p w14:paraId="7E764774" w14:textId="5CF028E8" w:rsidR="00B322E5" w:rsidRDefault="001469B8" w:rsidP="00B322E5">
      <w:pPr>
        <w:pStyle w:val="Geenafstand"/>
        <w:rPr>
          <w:color w:val="2F5496" w:themeColor="accent1" w:themeShade="BF"/>
          <w:shd w:val="clear" w:color="auto" w:fill="FFFFFF"/>
        </w:rPr>
      </w:pPr>
      <w:r>
        <w:rPr>
          <w:color w:val="2F5496" w:themeColor="accent1" w:themeShade="BF"/>
          <w:shd w:val="clear" w:color="auto" w:fill="FFFFFF"/>
        </w:rPr>
        <w:t xml:space="preserve">Casus: </w:t>
      </w:r>
    </w:p>
    <w:p w14:paraId="045E22C1" w14:textId="65E68BDE" w:rsidR="001469B8" w:rsidRDefault="001469B8" w:rsidP="00B322E5">
      <w:pPr>
        <w:pStyle w:val="Geenafstand"/>
        <w:rPr>
          <w:color w:val="2F5496" w:themeColor="accent1" w:themeShade="BF"/>
          <w:shd w:val="clear" w:color="auto" w:fill="FFFFFF"/>
        </w:rPr>
      </w:pPr>
      <w:r>
        <w:rPr>
          <w:color w:val="2F5496" w:themeColor="accent1" w:themeShade="BF"/>
          <w:shd w:val="clear" w:color="auto" w:fill="FFFFFF"/>
        </w:rPr>
        <w:t xml:space="preserve">Je ziet als psychiater een zorgvrager met psychische problemen sinds een maand. De somberheid die hij heeft is zo erg dat hij niet meer naar zijn werk gaat. Verder spreekt hij ook niet meer met vrienden af. </w:t>
      </w:r>
    </w:p>
    <w:p w14:paraId="1AA02674" w14:textId="77777777" w:rsidR="00B322E5" w:rsidRDefault="00B322E5" w:rsidP="00B322E5">
      <w:pPr>
        <w:pStyle w:val="Geenafstand"/>
        <w:rPr>
          <w:color w:val="2F5496" w:themeColor="accent1" w:themeShade="BF"/>
          <w:shd w:val="clear" w:color="auto" w:fill="FFFFFF"/>
        </w:rPr>
      </w:pPr>
    </w:p>
    <w:p w14:paraId="0CEFE69E" w14:textId="1859C056" w:rsidR="00B322E5" w:rsidRDefault="001469B8" w:rsidP="00B322E5">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63450B9" w14:textId="3A08833A" w:rsidR="001469B8" w:rsidRDefault="001469B8" w:rsidP="00B322E5">
      <w:pPr>
        <w:pStyle w:val="Geenafstand"/>
        <w:rPr>
          <w:color w:val="2F5496" w:themeColor="accent1" w:themeShade="BF"/>
          <w:shd w:val="clear" w:color="auto" w:fill="FFFFFF"/>
        </w:rPr>
      </w:pPr>
      <w:r>
        <w:rPr>
          <w:color w:val="2F5496" w:themeColor="accent1" w:themeShade="BF"/>
          <w:shd w:val="clear" w:color="auto" w:fill="FFFFFF"/>
        </w:rPr>
        <w:t>Hier is sprake van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2CD5D6EC" w14:textId="77777777" w:rsidR="001469B8" w:rsidRDefault="001469B8" w:rsidP="00B322E5">
      <w:pPr>
        <w:pStyle w:val="Geenafstand"/>
        <w:rPr>
          <w:color w:val="2F5496" w:themeColor="accent1" w:themeShade="BF"/>
          <w:shd w:val="clear" w:color="auto" w:fill="FFFFFF"/>
        </w:rPr>
      </w:pPr>
    </w:p>
    <w:p w14:paraId="43D05E37" w14:textId="3C64E434" w:rsidR="001469B8"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Een angststoornis </w:t>
      </w:r>
    </w:p>
    <w:p w14:paraId="195BA47E" w14:textId="058BA0EB" w:rsidR="001469B8" w:rsidRDefault="001469B8" w:rsidP="00B322E5">
      <w:pPr>
        <w:pStyle w:val="Geenafstand"/>
        <w:rPr>
          <w:b/>
          <w:bCs/>
          <w:color w:val="2F5496" w:themeColor="accent1" w:themeShade="BF"/>
          <w:shd w:val="clear" w:color="auto" w:fill="FFFFFF"/>
        </w:rPr>
      </w:pPr>
      <w:r w:rsidRPr="001469B8">
        <w:rPr>
          <w:b/>
          <w:bCs/>
          <w:color w:val="2F5496" w:themeColor="accent1" w:themeShade="BF"/>
          <w:shd w:val="clear" w:color="auto" w:fill="FFFFFF"/>
        </w:rPr>
        <w:t xml:space="preserve">Een psychiatrische stoornis </w:t>
      </w:r>
    </w:p>
    <w:p w14:paraId="665FEC08" w14:textId="4A1A4680" w:rsidR="001469B8" w:rsidRDefault="007359FE" w:rsidP="001469B8">
      <w:pPr>
        <w:pStyle w:val="Geenafstand"/>
        <w:rPr>
          <w:color w:val="2F5496" w:themeColor="accent1" w:themeShade="BF"/>
          <w:shd w:val="clear" w:color="auto" w:fill="FFFFFF"/>
        </w:rPr>
      </w:pPr>
      <w:r>
        <w:rPr>
          <w:color w:val="2F5496" w:themeColor="accent1" w:themeShade="BF"/>
          <w:shd w:val="clear" w:color="auto" w:fill="FFFFFF"/>
        </w:rPr>
        <w:t xml:space="preserve">Obsessieve-Compulsieve stoornis </w:t>
      </w:r>
    </w:p>
    <w:p w14:paraId="6A6EF0E5" w14:textId="68D9234A" w:rsidR="00B322E5"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Hallucinaties </w:t>
      </w:r>
    </w:p>
    <w:p w14:paraId="6D2BBA87" w14:textId="77777777" w:rsidR="007359FE" w:rsidRDefault="007359FE" w:rsidP="00B322E5">
      <w:pPr>
        <w:pStyle w:val="Geenafstand"/>
        <w:rPr>
          <w:color w:val="2F5496" w:themeColor="accent1" w:themeShade="BF"/>
          <w:shd w:val="clear" w:color="auto" w:fill="FFFFFF"/>
        </w:rPr>
      </w:pPr>
    </w:p>
    <w:p w14:paraId="56241F61" w14:textId="3E41B647" w:rsidR="00B322E5" w:rsidRPr="00B15E2C" w:rsidRDefault="00B322E5" w:rsidP="00B322E5">
      <w:pPr>
        <w:pStyle w:val="Geenafstand"/>
        <w:rPr>
          <w:color w:val="2F5496" w:themeColor="accent1" w:themeShade="BF"/>
          <w:shd w:val="clear" w:color="auto" w:fill="FFFFFF"/>
        </w:rPr>
      </w:pPr>
      <w:r w:rsidRPr="00B15E2C">
        <w:rPr>
          <w:color w:val="2F5496" w:themeColor="accent1" w:themeShade="BF"/>
          <w:shd w:val="clear" w:color="auto" w:fill="FFFFFF"/>
        </w:rPr>
        <w:t>Extra info:</w:t>
      </w:r>
    </w:p>
    <w:p w14:paraId="1D87CF28" w14:textId="77777777" w:rsidR="00B15E2C" w:rsidRPr="00B15E2C" w:rsidRDefault="00B15E2C" w:rsidP="00B15E2C">
      <w:pPr>
        <w:pStyle w:val="Geenafstand"/>
        <w:rPr>
          <w:rFonts w:cstheme="minorHAnsi"/>
          <w:color w:val="2F5496" w:themeColor="accent1" w:themeShade="BF"/>
        </w:rPr>
      </w:pPr>
      <w:r w:rsidRPr="00B15E2C">
        <w:rPr>
          <w:rFonts w:cstheme="minorHAnsi"/>
          <w:color w:val="2F5496" w:themeColor="accent1" w:themeShade="BF"/>
        </w:rPr>
        <w:t xml:space="preserve">Voorbeelden </w:t>
      </w:r>
      <w:commentRangeStart w:id="107"/>
      <w:r w:rsidRPr="00B15E2C">
        <w:rPr>
          <w:rFonts w:cstheme="minorHAnsi"/>
          <w:color w:val="2F5496" w:themeColor="accent1" w:themeShade="BF"/>
        </w:rPr>
        <w:t xml:space="preserve">hiervan </w:t>
      </w:r>
      <w:commentRangeEnd w:id="107"/>
      <w:r w:rsidR="00256500">
        <w:rPr>
          <w:rStyle w:val="Verwijzingopmerking"/>
        </w:rPr>
        <w:commentReference w:id="107"/>
      </w:r>
      <w:r w:rsidRPr="00B15E2C">
        <w:rPr>
          <w:rFonts w:cstheme="minorHAnsi"/>
          <w:color w:val="2F5496" w:themeColor="accent1" w:themeShade="BF"/>
        </w:rPr>
        <w:t>zijn een:</w:t>
      </w:r>
    </w:p>
    <w:p w14:paraId="7E22F197" w14:textId="77777777" w:rsidR="00B15E2C" w:rsidRPr="00B15E2C" w:rsidRDefault="00B15E2C" w:rsidP="00B15E2C">
      <w:pPr>
        <w:pStyle w:val="Geenafstand"/>
        <w:numPr>
          <w:ilvl w:val="0"/>
          <w:numId w:val="8"/>
        </w:numPr>
        <w:rPr>
          <w:color w:val="2F5496" w:themeColor="accent1" w:themeShade="BF"/>
        </w:rPr>
      </w:pPr>
      <w:proofErr w:type="gramStart"/>
      <w:r w:rsidRPr="00B15E2C">
        <w:rPr>
          <w:color w:val="2F5496" w:themeColor="accent1" w:themeShade="BF"/>
        </w:rPr>
        <w:t>depressie</w:t>
      </w:r>
      <w:proofErr w:type="gramEnd"/>
      <w:r w:rsidRPr="00B15E2C">
        <w:rPr>
          <w:color w:val="2F5496" w:themeColor="accent1" w:themeShade="BF"/>
        </w:rPr>
        <w:t>. Hierbij is de zorgvrager erg somber;</w:t>
      </w:r>
    </w:p>
    <w:p w14:paraId="1D9B39AD" w14:textId="77777777" w:rsidR="00B15E2C" w:rsidRPr="00B15E2C" w:rsidRDefault="00B15E2C" w:rsidP="00B15E2C">
      <w:pPr>
        <w:pStyle w:val="Geenafstand"/>
        <w:numPr>
          <w:ilvl w:val="0"/>
          <w:numId w:val="8"/>
        </w:numPr>
        <w:rPr>
          <w:color w:val="2F5496" w:themeColor="accent1" w:themeShade="BF"/>
        </w:rPr>
      </w:pPr>
      <w:proofErr w:type="gramStart"/>
      <w:r w:rsidRPr="00B15E2C">
        <w:rPr>
          <w:color w:val="2F5496" w:themeColor="accent1" w:themeShade="BF"/>
        </w:rPr>
        <w:t>angststoornis</w:t>
      </w:r>
      <w:proofErr w:type="gramEnd"/>
      <w:r w:rsidRPr="00B15E2C">
        <w:rPr>
          <w:color w:val="2F5496" w:themeColor="accent1" w:themeShade="BF"/>
        </w:rPr>
        <w:t>. Hierbij is de zorgvrager erg angstig;</w:t>
      </w:r>
    </w:p>
    <w:p w14:paraId="67005339" w14:textId="22A5101E" w:rsidR="00B15E2C" w:rsidRPr="00B15E2C" w:rsidRDefault="00B15E2C" w:rsidP="00B15E2C">
      <w:pPr>
        <w:pStyle w:val="Geenafstand"/>
        <w:numPr>
          <w:ilvl w:val="0"/>
          <w:numId w:val="8"/>
        </w:numPr>
        <w:rPr>
          <w:color w:val="2F5496" w:themeColor="accent1" w:themeShade="BF"/>
        </w:rPr>
      </w:pPr>
      <w:proofErr w:type="gramStart"/>
      <w:r w:rsidRPr="00B15E2C">
        <w:rPr>
          <w:color w:val="2F5496" w:themeColor="accent1" w:themeShade="BF"/>
        </w:rPr>
        <w:t>psychose</w:t>
      </w:r>
      <w:proofErr w:type="gramEnd"/>
      <w:r w:rsidRPr="00B15E2C">
        <w:rPr>
          <w:color w:val="2F5496" w:themeColor="accent1" w:themeShade="BF"/>
        </w:rPr>
        <w:t xml:space="preserve">. Hierbij heeft de zorgvrager bijvoorbeeld hallucinaties. </w:t>
      </w:r>
    </w:p>
    <w:p w14:paraId="7701D03F" w14:textId="6E48D486" w:rsidR="00B322E5" w:rsidRDefault="00B322E5" w:rsidP="00B322E5">
      <w:pPr>
        <w:pStyle w:val="Geenafstand"/>
        <w:rPr>
          <w:color w:val="2F5496" w:themeColor="accent1" w:themeShade="BF"/>
          <w:shd w:val="clear" w:color="auto" w:fill="FFFFFF"/>
        </w:rPr>
      </w:pPr>
    </w:p>
    <w:p w14:paraId="6761A1E6"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Casus: </w:t>
      </w:r>
    </w:p>
    <w:p w14:paraId="278CD73D"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Je ziet als psychiater een zorgvrager met psychische problemen sinds een maand. De somberheid die hij heeft is zo erg dat hij niet meer naar zijn werk gaat. Verder spreekt hij ook niet meer met vrienden af. </w:t>
      </w:r>
    </w:p>
    <w:p w14:paraId="6129FB1A" w14:textId="77777777" w:rsidR="007359FE" w:rsidRDefault="007359FE" w:rsidP="007359FE">
      <w:pPr>
        <w:pStyle w:val="Geenafstand"/>
        <w:rPr>
          <w:color w:val="2F5496" w:themeColor="accent1" w:themeShade="BF"/>
          <w:shd w:val="clear" w:color="auto" w:fill="FFFFFF"/>
        </w:rPr>
      </w:pPr>
    </w:p>
    <w:p w14:paraId="7B98237F" w14:textId="50C9F1BB"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6E4B845F" w14:textId="1D365589"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Wat heeft deze zorgvrager? </w:t>
      </w:r>
    </w:p>
    <w:p w14:paraId="2F120B8B" w14:textId="4A1B93F6" w:rsidR="007359FE" w:rsidRDefault="007359FE" w:rsidP="007359FE">
      <w:pPr>
        <w:pStyle w:val="Geenafstand"/>
        <w:rPr>
          <w:color w:val="2F5496" w:themeColor="accent1" w:themeShade="BF"/>
          <w:shd w:val="clear" w:color="auto" w:fill="FFFFFF"/>
        </w:rPr>
      </w:pPr>
    </w:p>
    <w:p w14:paraId="1F08216E" w14:textId="1A0F0E73" w:rsidR="007359FE" w:rsidRDefault="007359FE" w:rsidP="007359FE">
      <w:pPr>
        <w:pStyle w:val="Geenafstand"/>
        <w:rPr>
          <w:color w:val="2F5496" w:themeColor="accent1" w:themeShade="BF"/>
          <w:shd w:val="clear" w:color="auto" w:fill="FFFFFF"/>
        </w:rPr>
      </w:pPr>
      <w:commentRangeStart w:id="108"/>
      <w:r>
        <w:rPr>
          <w:color w:val="2F5496" w:themeColor="accent1" w:themeShade="BF"/>
          <w:shd w:val="clear" w:color="auto" w:fill="FFFFFF"/>
        </w:rPr>
        <w:t xml:space="preserve">Wanen </w:t>
      </w:r>
      <w:commentRangeEnd w:id="108"/>
      <w:r w:rsidR="00256500">
        <w:rPr>
          <w:rStyle w:val="Verwijzingopmerking"/>
        </w:rPr>
        <w:commentReference w:id="108"/>
      </w:r>
    </w:p>
    <w:p w14:paraId="4EAA1510" w14:textId="49593350"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Een psychose </w:t>
      </w:r>
    </w:p>
    <w:p w14:paraId="6251B234" w14:textId="42EAF090"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Lichte psychische problemen </w:t>
      </w:r>
    </w:p>
    <w:p w14:paraId="732E6581" w14:textId="77777777" w:rsidR="007359FE" w:rsidRDefault="007359FE" w:rsidP="007359FE">
      <w:pPr>
        <w:pStyle w:val="Geenafstand"/>
        <w:rPr>
          <w:b/>
          <w:bCs/>
          <w:color w:val="2F5496" w:themeColor="accent1" w:themeShade="BF"/>
          <w:shd w:val="clear" w:color="auto" w:fill="FFFFFF"/>
        </w:rPr>
      </w:pPr>
      <w:r w:rsidRPr="001469B8">
        <w:rPr>
          <w:b/>
          <w:bCs/>
          <w:color w:val="2F5496" w:themeColor="accent1" w:themeShade="BF"/>
          <w:shd w:val="clear" w:color="auto" w:fill="FFFFFF"/>
        </w:rPr>
        <w:t xml:space="preserve">Een psychiatrische stoornis </w:t>
      </w:r>
    </w:p>
    <w:p w14:paraId="565CDAA2" w14:textId="77777777" w:rsidR="007359FE" w:rsidRDefault="007359FE" w:rsidP="007359FE">
      <w:pPr>
        <w:pStyle w:val="Geenafstand"/>
        <w:rPr>
          <w:color w:val="2F5496" w:themeColor="accent1" w:themeShade="BF"/>
          <w:shd w:val="clear" w:color="auto" w:fill="FFFFFF"/>
        </w:rPr>
      </w:pPr>
    </w:p>
    <w:p w14:paraId="433C6652" w14:textId="77777777" w:rsidR="007359FE" w:rsidRPr="00B15E2C" w:rsidRDefault="007359FE" w:rsidP="007359FE">
      <w:pPr>
        <w:pStyle w:val="Geenafstand"/>
        <w:rPr>
          <w:color w:val="2F5496" w:themeColor="accent1" w:themeShade="BF"/>
          <w:shd w:val="clear" w:color="auto" w:fill="FFFFFF"/>
        </w:rPr>
      </w:pPr>
      <w:r w:rsidRPr="00B15E2C">
        <w:rPr>
          <w:color w:val="2F5496" w:themeColor="accent1" w:themeShade="BF"/>
          <w:shd w:val="clear" w:color="auto" w:fill="FFFFFF"/>
        </w:rPr>
        <w:t>Extra info:</w:t>
      </w:r>
    </w:p>
    <w:p w14:paraId="7F2E4016" w14:textId="77777777" w:rsidR="007359FE" w:rsidRPr="00B15E2C" w:rsidRDefault="007359FE" w:rsidP="007359FE">
      <w:pPr>
        <w:pStyle w:val="Geenafstand"/>
        <w:rPr>
          <w:rFonts w:cstheme="minorHAnsi"/>
          <w:color w:val="2F5496" w:themeColor="accent1" w:themeShade="BF"/>
        </w:rPr>
      </w:pPr>
      <w:r w:rsidRPr="00B15E2C">
        <w:rPr>
          <w:rFonts w:cstheme="minorHAnsi"/>
          <w:color w:val="2F5496" w:themeColor="accent1" w:themeShade="BF"/>
        </w:rPr>
        <w:t>Voorbeelden hiervan zijn een:</w:t>
      </w:r>
    </w:p>
    <w:p w14:paraId="2C5D8634" w14:textId="77777777" w:rsidR="007359FE" w:rsidRPr="00B15E2C" w:rsidRDefault="007359FE" w:rsidP="007359FE">
      <w:pPr>
        <w:pStyle w:val="Geenafstand"/>
        <w:numPr>
          <w:ilvl w:val="0"/>
          <w:numId w:val="8"/>
        </w:numPr>
        <w:rPr>
          <w:color w:val="2F5496" w:themeColor="accent1" w:themeShade="BF"/>
        </w:rPr>
      </w:pPr>
      <w:proofErr w:type="gramStart"/>
      <w:r w:rsidRPr="00B15E2C">
        <w:rPr>
          <w:color w:val="2F5496" w:themeColor="accent1" w:themeShade="BF"/>
        </w:rPr>
        <w:t>depressie</w:t>
      </w:r>
      <w:proofErr w:type="gramEnd"/>
      <w:r w:rsidRPr="00B15E2C">
        <w:rPr>
          <w:color w:val="2F5496" w:themeColor="accent1" w:themeShade="BF"/>
        </w:rPr>
        <w:t>. Hierbij is de zorgvrager erg somber;</w:t>
      </w:r>
    </w:p>
    <w:p w14:paraId="1AF23642" w14:textId="77777777" w:rsidR="007359FE" w:rsidRPr="00B15E2C" w:rsidRDefault="007359FE" w:rsidP="007359FE">
      <w:pPr>
        <w:pStyle w:val="Geenafstand"/>
        <w:numPr>
          <w:ilvl w:val="0"/>
          <w:numId w:val="8"/>
        </w:numPr>
        <w:rPr>
          <w:color w:val="2F5496" w:themeColor="accent1" w:themeShade="BF"/>
        </w:rPr>
      </w:pPr>
      <w:proofErr w:type="gramStart"/>
      <w:r w:rsidRPr="00B15E2C">
        <w:rPr>
          <w:color w:val="2F5496" w:themeColor="accent1" w:themeShade="BF"/>
        </w:rPr>
        <w:t>angststoornis</w:t>
      </w:r>
      <w:proofErr w:type="gramEnd"/>
      <w:r w:rsidRPr="00B15E2C">
        <w:rPr>
          <w:color w:val="2F5496" w:themeColor="accent1" w:themeShade="BF"/>
        </w:rPr>
        <w:t>. Hierbij is de zorgvrager erg angstig;</w:t>
      </w:r>
    </w:p>
    <w:p w14:paraId="591852C0" w14:textId="43A01CC2" w:rsidR="007359FE" w:rsidRDefault="007359FE" w:rsidP="007359FE">
      <w:pPr>
        <w:pStyle w:val="Geenafstand"/>
        <w:numPr>
          <w:ilvl w:val="0"/>
          <w:numId w:val="8"/>
        </w:numPr>
        <w:rPr>
          <w:color w:val="2F5496" w:themeColor="accent1" w:themeShade="BF"/>
        </w:rPr>
      </w:pPr>
      <w:proofErr w:type="gramStart"/>
      <w:r w:rsidRPr="00B15E2C">
        <w:rPr>
          <w:color w:val="2F5496" w:themeColor="accent1" w:themeShade="BF"/>
        </w:rPr>
        <w:t>psychose</w:t>
      </w:r>
      <w:proofErr w:type="gramEnd"/>
      <w:r w:rsidRPr="00B15E2C">
        <w:rPr>
          <w:color w:val="2F5496" w:themeColor="accent1" w:themeShade="BF"/>
        </w:rPr>
        <w:t xml:space="preserve">. Hierbij heeft de zorgvrager bijvoorbeeld hallucinaties. </w:t>
      </w:r>
    </w:p>
    <w:p w14:paraId="707C1936" w14:textId="63E02B8B" w:rsidR="007359FE" w:rsidRDefault="007359FE" w:rsidP="007359FE">
      <w:pPr>
        <w:pStyle w:val="Geenafstand"/>
        <w:rPr>
          <w:color w:val="2F5496" w:themeColor="accent1" w:themeShade="BF"/>
        </w:rPr>
      </w:pPr>
    </w:p>
    <w:p w14:paraId="79F57F5A"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Casus: </w:t>
      </w:r>
    </w:p>
    <w:p w14:paraId="5A23AC09"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Je ziet als psychiater een zorgvrager met psychische problemen sinds een maand. De somberheid die hij heeft is zo erg dat hij niet meer naar zijn werk gaat. Verder spreekt hij ook niet meer met vrienden af. </w:t>
      </w:r>
    </w:p>
    <w:p w14:paraId="258BB75A" w14:textId="77777777" w:rsidR="007359FE" w:rsidRDefault="007359FE" w:rsidP="007359FE">
      <w:pPr>
        <w:pStyle w:val="Geenafstand"/>
        <w:rPr>
          <w:color w:val="2F5496" w:themeColor="accent1" w:themeShade="BF"/>
          <w:shd w:val="clear" w:color="auto" w:fill="FFFFFF"/>
        </w:rPr>
      </w:pPr>
    </w:p>
    <w:p w14:paraId="04EE35D6" w14:textId="48EC9F7E"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8AF7CAA" w14:textId="26FC6BEE"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Deze zorgvrager heeft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4193FD87" w14:textId="77777777" w:rsidR="007359FE" w:rsidRDefault="007359FE" w:rsidP="007359FE">
      <w:pPr>
        <w:pStyle w:val="Geenafstand"/>
        <w:rPr>
          <w:color w:val="2F5496" w:themeColor="accent1" w:themeShade="BF"/>
          <w:shd w:val="clear" w:color="auto" w:fill="FFFFFF"/>
        </w:rPr>
      </w:pPr>
    </w:p>
    <w:p w14:paraId="5F84CB86" w14:textId="7A541984" w:rsidR="007359FE" w:rsidRDefault="007359FE" w:rsidP="007359FE">
      <w:pPr>
        <w:pStyle w:val="Geenafstand"/>
        <w:rPr>
          <w:color w:val="2F5496" w:themeColor="accent1" w:themeShade="BF"/>
          <w:shd w:val="clear" w:color="auto" w:fill="FFFFFF"/>
        </w:rPr>
      </w:pPr>
      <w:commentRangeStart w:id="109"/>
      <w:r>
        <w:rPr>
          <w:color w:val="2F5496" w:themeColor="accent1" w:themeShade="BF"/>
          <w:shd w:val="clear" w:color="auto" w:fill="FFFFFF"/>
        </w:rPr>
        <w:lastRenderedPageBreak/>
        <w:t>Psychose met wanen</w:t>
      </w:r>
    </w:p>
    <w:p w14:paraId="5ACC539D" w14:textId="0763C5B5" w:rsidR="007359FE" w:rsidRDefault="007359FE" w:rsidP="007359FE">
      <w:pPr>
        <w:pStyle w:val="Geenafstand"/>
        <w:rPr>
          <w:b/>
          <w:bCs/>
          <w:color w:val="2F5496" w:themeColor="accent1" w:themeShade="BF"/>
          <w:shd w:val="clear" w:color="auto" w:fill="FFFFFF"/>
        </w:rPr>
      </w:pPr>
      <w:r>
        <w:rPr>
          <w:b/>
          <w:bCs/>
          <w:color w:val="2F5496" w:themeColor="accent1" w:themeShade="BF"/>
          <w:shd w:val="clear" w:color="auto" w:fill="FFFFFF"/>
        </w:rPr>
        <w:t>P</w:t>
      </w:r>
      <w:r w:rsidRPr="001469B8">
        <w:rPr>
          <w:b/>
          <w:bCs/>
          <w:color w:val="2F5496" w:themeColor="accent1" w:themeShade="BF"/>
          <w:shd w:val="clear" w:color="auto" w:fill="FFFFFF"/>
        </w:rPr>
        <w:t xml:space="preserve">sychiatrische stoornis </w:t>
      </w:r>
    </w:p>
    <w:p w14:paraId="7C1E91B2" w14:textId="2BE49B5B"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7C28C2AE" w14:textId="53E8D9E8" w:rsidR="007359FE" w:rsidRP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commentRangeEnd w:id="109"/>
      <w:r w:rsidR="00256500">
        <w:rPr>
          <w:rStyle w:val="Verwijzingopmerking"/>
        </w:rPr>
        <w:commentReference w:id="109"/>
      </w:r>
    </w:p>
    <w:p w14:paraId="6BB085B3" w14:textId="77777777" w:rsidR="007359FE" w:rsidRDefault="007359FE" w:rsidP="007359FE">
      <w:pPr>
        <w:pStyle w:val="Geenafstand"/>
        <w:rPr>
          <w:color w:val="2F5496" w:themeColor="accent1" w:themeShade="BF"/>
          <w:shd w:val="clear" w:color="auto" w:fill="FFFFFF"/>
        </w:rPr>
      </w:pPr>
    </w:p>
    <w:p w14:paraId="6E0611CB" w14:textId="77777777" w:rsidR="007359FE" w:rsidRPr="00B15E2C" w:rsidRDefault="007359FE" w:rsidP="007359FE">
      <w:pPr>
        <w:pStyle w:val="Geenafstand"/>
        <w:rPr>
          <w:color w:val="2F5496" w:themeColor="accent1" w:themeShade="BF"/>
          <w:shd w:val="clear" w:color="auto" w:fill="FFFFFF"/>
        </w:rPr>
      </w:pPr>
      <w:r w:rsidRPr="00B15E2C">
        <w:rPr>
          <w:color w:val="2F5496" w:themeColor="accent1" w:themeShade="BF"/>
          <w:shd w:val="clear" w:color="auto" w:fill="FFFFFF"/>
        </w:rPr>
        <w:t>Extra info:</w:t>
      </w:r>
    </w:p>
    <w:p w14:paraId="79E59CFE" w14:textId="77777777" w:rsidR="007359FE" w:rsidRPr="00B15E2C" w:rsidRDefault="007359FE" w:rsidP="007359FE">
      <w:pPr>
        <w:pStyle w:val="Geenafstand"/>
        <w:rPr>
          <w:rFonts w:cstheme="minorHAnsi"/>
          <w:color w:val="2F5496" w:themeColor="accent1" w:themeShade="BF"/>
        </w:rPr>
      </w:pPr>
      <w:r w:rsidRPr="00B15E2C">
        <w:rPr>
          <w:rFonts w:cstheme="minorHAnsi"/>
          <w:color w:val="2F5496" w:themeColor="accent1" w:themeShade="BF"/>
        </w:rPr>
        <w:t>Voorbeelden hiervan zijn een:</w:t>
      </w:r>
    </w:p>
    <w:p w14:paraId="78C4AD0A" w14:textId="77777777" w:rsidR="007359FE" w:rsidRPr="00B15E2C" w:rsidRDefault="007359FE" w:rsidP="007359FE">
      <w:pPr>
        <w:pStyle w:val="Geenafstand"/>
        <w:numPr>
          <w:ilvl w:val="0"/>
          <w:numId w:val="8"/>
        </w:numPr>
        <w:rPr>
          <w:color w:val="2F5496" w:themeColor="accent1" w:themeShade="BF"/>
        </w:rPr>
      </w:pPr>
      <w:proofErr w:type="gramStart"/>
      <w:r w:rsidRPr="00B15E2C">
        <w:rPr>
          <w:color w:val="2F5496" w:themeColor="accent1" w:themeShade="BF"/>
        </w:rPr>
        <w:t>depressie</w:t>
      </w:r>
      <w:proofErr w:type="gramEnd"/>
      <w:r w:rsidRPr="00B15E2C">
        <w:rPr>
          <w:color w:val="2F5496" w:themeColor="accent1" w:themeShade="BF"/>
        </w:rPr>
        <w:t>. Hierbij is de zorgvrager erg somber;</w:t>
      </w:r>
    </w:p>
    <w:p w14:paraId="2C2F40B6" w14:textId="77777777" w:rsidR="007359FE" w:rsidRPr="00B15E2C" w:rsidRDefault="007359FE" w:rsidP="007359FE">
      <w:pPr>
        <w:pStyle w:val="Geenafstand"/>
        <w:numPr>
          <w:ilvl w:val="0"/>
          <w:numId w:val="8"/>
        </w:numPr>
        <w:rPr>
          <w:color w:val="2F5496" w:themeColor="accent1" w:themeShade="BF"/>
        </w:rPr>
      </w:pPr>
      <w:proofErr w:type="gramStart"/>
      <w:r w:rsidRPr="00B15E2C">
        <w:rPr>
          <w:color w:val="2F5496" w:themeColor="accent1" w:themeShade="BF"/>
        </w:rPr>
        <w:t>angststoornis</w:t>
      </w:r>
      <w:proofErr w:type="gramEnd"/>
      <w:r w:rsidRPr="00B15E2C">
        <w:rPr>
          <w:color w:val="2F5496" w:themeColor="accent1" w:themeShade="BF"/>
        </w:rPr>
        <w:t>. Hierbij is de zorgvrager erg angstig;</w:t>
      </w:r>
    </w:p>
    <w:p w14:paraId="2BD24522" w14:textId="77777777" w:rsidR="007359FE" w:rsidRPr="00B15E2C" w:rsidRDefault="007359FE" w:rsidP="007359FE">
      <w:pPr>
        <w:pStyle w:val="Geenafstand"/>
        <w:numPr>
          <w:ilvl w:val="0"/>
          <w:numId w:val="8"/>
        </w:numPr>
        <w:rPr>
          <w:color w:val="2F5496" w:themeColor="accent1" w:themeShade="BF"/>
        </w:rPr>
      </w:pPr>
      <w:proofErr w:type="gramStart"/>
      <w:r w:rsidRPr="00B15E2C">
        <w:rPr>
          <w:color w:val="2F5496" w:themeColor="accent1" w:themeShade="BF"/>
        </w:rPr>
        <w:t>psychose</w:t>
      </w:r>
      <w:proofErr w:type="gramEnd"/>
      <w:r w:rsidRPr="00B15E2C">
        <w:rPr>
          <w:color w:val="2F5496" w:themeColor="accent1" w:themeShade="BF"/>
        </w:rPr>
        <w:t xml:space="preserve">. Hierbij heeft de zorgvrager bijvoorbeeld hallucinaties. </w:t>
      </w:r>
    </w:p>
    <w:p w14:paraId="7B0E1C53" w14:textId="77777777" w:rsidR="007359FE" w:rsidRDefault="007359FE" w:rsidP="00B322E5">
      <w:pPr>
        <w:pStyle w:val="Geenafstand"/>
        <w:rPr>
          <w:color w:val="2F5496" w:themeColor="accent1" w:themeShade="BF"/>
          <w:shd w:val="clear" w:color="auto" w:fill="FFFFFF"/>
        </w:rPr>
      </w:pPr>
    </w:p>
    <w:p w14:paraId="1B9F091C" w14:textId="65CF0095" w:rsidR="00B322E5" w:rsidRDefault="00B322E5" w:rsidP="00B322E5">
      <w:pPr>
        <w:pStyle w:val="Geenafstand"/>
        <w:rPr>
          <w:color w:val="FF0000"/>
          <w:shd w:val="clear" w:color="auto" w:fill="FFFFFF"/>
        </w:rPr>
      </w:pPr>
      <w:r>
        <w:rPr>
          <w:color w:val="FF0000"/>
          <w:shd w:val="clear" w:color="auto" w:fill="FFFFFF"/>
        </w:rPr>
        <w:t xml:space="preserve">Leerdoel: de student weet dat </w:t>
      </w:r>
      <w:r w:rsidR="00B15E2C">
        <w:rPr>
          <w:color w:val="FF0000"/>
          <w:shd w:val="clear" w:color="auto" w:fill="FFFFFF"/>
        </w:rPr>
        <w:t xml:space="preserve">een psychiater, </w:t>
      </w:r>
      <w:r w:rsidR="007359FE">
        <w:rPr>
          <w:color w:val="FF0000"/>
          <w:shd w:val="clear" w:color="auto" w:fill="FFFFFF"/>
        </w:rPr>
        <w:t>sociaalpsychiatrisch</w:t>
      </w:r>
      <w:r w:rsidR="00B15E2C">
        <w:rPr>
          <w:color w:val="FF0000"/>
          <w:shd w:val="clear" w:color="auto" w:fill="FFFFFF"/>
        </w:rPr>
        <w:t xml:space="preserve"> verpleegkundige, verpleegkundig specialist allen psychiatrische kennis hebben. </w:t>
      </w:r>
    </w:p>
    <w:p w14:paraId="3F2D3357" w14:textId="77777777" w:rsidR="00B322E5" w:rsidRDefault="00B322E5" w:rsidP="00B322E5">
      <w:pPr>
        <w:pStyle w:val="Geenafstand"/>
        <w:rPr>
          <w:color w:val="FF0000"/>
          <w:shd w:val="clear" w:color="auto" w:fill="FFFFFF"/>
        </w:rPr>
      </w:pPr>
    </w:p>
    <w:p w14:paraId="441764FA" w14:textId="77777777" w:rsidR="00B322E5" w:rsidRDefault="00B322E5" w:rsidP="00B322E5">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50899287" w14:textId="77777777" w:rsidR="00B322E5" w:rsidRDefault="00B322E5" w:rsidP="00B322E5">
      <w:pPr>
        <w:pStyle w:val="Geenafstand"/>
        <w:rPr>
          <w:b/>
          <w:bCs/>
          <w:color w:val="2F5496" w:themeColor="accent1" w:themeShade="BF"/>
          <w:shd w:val="clear" w:color="auto" w:fill="FFFFFF"/>
        </w:rPr>
      </w:pPr>
    </w:p>
    <w:p w14:paraId="48C7185D" w14:textId="515635C2"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3594750" w14:textId="03039FDB" w:rsidR="007359FE"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Verschillende zorgprofessionals hebben psychiatrische kennis. </w:t>
      </w:r>
    </w:p>
    <w:p w14:paraId="18FE8107" w14:textId="77777777" w:rsidR="00B322E5" w:rsidRDefault="00B322E5" w:rsidP="00B322E5">
      <w:pPr>
        <w:pStyle w:val="Geenafstand"/>
        <w:rPr>
          <w:color w:val="2F5496" w:themeColor="accent1" w:themeShade="BF"/>
          <w:shd w:val="clear" w:color="auto" w:fill="FFFFFF"/>
        </w:rPr>
      </w:pPr>
    </w:p>
    <w:p w14:paraId="76A8A9D4" w14:textId="04D93421"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1BB17D07" w14:textId="7AA1AFFB" w:rsidR="007359FE"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Welke zorgprofessional is dit? </w:t>
      </w:r>
    </w:p>
    <w:p w14:paraId="27E91F27" w14:textId="4419D14B" w:rsidR="007359FE" w:rsidRDefault="007359FE" w:rsidP="00B322E5">
      <w:pPr>
        <w:pStyle w:val="Geenafstand"/>
        <w:rPr>
          <w:color w:val="2F5496" w:themeColor="accent1" w:themeShade="BF"/>
          <w:shd w:val="clear" w:color="auto" w:fill="FFFFFF"/>
        </w:rPr>
      </w:pPr>
    </w:p>
    <w:p w14:paraId="2D7F165E" w14:textId="1856ABB9" w:rsidR="007359FE"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Doktersassistente </w:t>
      </w:r>
    </w:p>
    <w:p w14:paraId="4A415E9F" w14:textId="10D12F8C" w:rsidR="007359FE" w:rsidRPr="007359FE" w:rsidRDefault="007359FE" w:rsidP="00B322E5">
      <w:pPr>
        <w:pStyle w:val="Geenafstand"/>
        <w:rPr>
          <w:b/>
          <w:bCs/>
          <w:color w:val="2F5496" w:themeColor="accent1" w:themeShade="BF"/>
          <w:shd w:val="clear" w:color="auto" w:fill="FFFFFF"/>
        </w:rPr>
      </w:pPr>
      <w:commentRangeStart w:id="110"/>
      <w:r w:rsidRPr="007359FE">
        <w:rPr>
          <w:b/>
          <w:bCs/>
          <w:color w:val="2F5496" w:themeColor="accent1" w:themeShade="BF"/>
          <w:shd w:val="clear" w:color="auto" w:fill="FFFFFF"/>
        </w:rPr>
        <w:t>SPV</w:t>
      </w:r>
      <w:commentRangeEnd w:id="110"/>
      <w:r w:rsidR="00256500">
        <w:rPr>
          <w:rStyle w:val="Verwijzingopmerking"/>
        </w:rPr>
        <w:commentReference w:id="110"/>
      </w:r>
    </w:p>
    <w:p w14:paraId="3F882460" w14:textId="1E458006" w:rsidR="00B322E5"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Maatschappelijk werker </w:t>
      </w:r>
    </w:p>
    <w:p w14:paraId="25FB8C51" w14:textId="7FDE6DCF" w:rsidR="007359FE" w:rsidRDefault="007359FE" w:rsidP="00B322E5">
      <w:pPr>
        <w:pStyle w:val="Geenafstand"/>
        <w:rPr>
          <w:color w:val="2F5496" w:themeColor="accent1" w:themeShade="BF"/>
          <w:shd w:val="clear" w:color="auto" w:fill="FFFFFF"/>
        </w:rPr>
      </w:pPr>
      <w:r>
        <w:rPr>
          <w:color w:val="2F5496" w:themeColor="accent1" w:themeShade="BF"/>
          <w:shd w:val="clear" w:color="auto" w:fill="FFFFFF"/>
        </w:rPr>
        <w:t>Casemanager</w:t>
      </w:r>
    </w:p>
    <w:p w14:paraId="15CD9447" w14:textId="77777777" w:rsidR="007359FE" w:rsidRDefault="007359FE" w:rsidP="00B322E5">
      <w:pPr>
        <w:pStyle w:val="Geenafstand"/>
        <w:rPr>
          <w:color w:val="2F5496" w:themeColor="accent1" w:themeShade="BF"/>
          <w:shd w:val="clear" w:color="auto" w:fill="FFFFFF"/>
        </w:rPr>
      </w:pPr>
    </w:p>
    <w:p w14:paraId="64E8422D" w14:textId="6B4D2318"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9484369" w14:textId="22D95883" w:rsidR="007359FE" w:rsidRPr="00400277"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Naast de </w:t>
      </w:r>
      <w:commentRangeStart w:id="111"/>
      <w:r>
        <w:rPr>
          <w:color w:val="2F5496" w:themeColor="accent1" w:themeShade="BF"/>
          <w:shd w:val="clear" w:color="auto" w:fill="FFFFFF"/>
        </w:rPr>
        <w:t xml:space="preserve">SPV </w:t>
      </w:r>
      <w:commentRangeEnd w:id="111"/>
      <w:r w:rsidR="00256500">
        <w:rPr>
          <w:rStyle w:val="Verwijzingopmerking"/>
        </w:rPr>
        <w:commentReference w:id="111"/>
      </w:r>
      <w:r>
        <w:rPr>
          <w:color w:val="2F5496" w:themeColor="accent1" w:themeShade="BF"/>
          <w:shd w:val="clear" w:color="auto" w:fill="FFFFFF"/>
        </w:rPr>
        <w:t xml:space="preserve">hebben een psychiater en een verpleegkundig specialist psychiatrische kennis. </w:t>
      </w:r>
    </w:p>
    <w:p w14:paraId="4DFFC8C5" w14:textId="24669015" w:rsidR="00B322E5" w:rsidRDefault="00B322E5" w:rsidP="00B322E5">
      <w:pPr>
        <w:pStyle w:val="Geenafstand"/>
        <w:rPr>
          <w:color w:val="2F5496" w:themeColor="accent1" w:themeShade="BF"/>
          <w:shd w:val="clear" w:color="auto" w:fill="FFFFFF"/>
        </w:rPr>
      </w:pPr>
    </w:p>
    <w:p w14:paraId="092A281A"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315123C5"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Verschillende zorgprofessionals hebben psychiatrische kennis. </w:t>
      </w:r>
    </w:p>
    <w:p w14:paraId="10D60A7F" w14:textId="77777777" w:rsidR="007359FE" w:rsidRDefault="007359FE" w:rsidP="007359FE">
      <w:pPr>
        <w:pStyle w:val="Geenafstand"/>
        <w:rPr>
          <w:color w:val="2F5496" w:themeColor="accent1" w:themeShade="BF"/>
          <w:shd w:val="clear" w:color="auto" w:fill="FFFFFF"/>
        </w:rPr>
      </w:pPr>
    </w:p>
    <w:p w14:paraId="5E5327EA" w14:textId="1DF5ED22"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7E96E127" w14:textId="0BB08B1C"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Eén van deze zorgprofessionals is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372F1B8B" w14:textId="3331AE6A" w:rsidR="007359FE" w:rsidRDefault="007359FE" w:rsidP="007359FE">
      <w:pPr>
        <w:pStyle w:val="Geenafstand"/>
        <w:rPr>
          <w:color w:val="2F5496" w:themeColor="accent1" w:themeShade="BF"/>
          <w:shd w:val="clear" w:color="auto" w:fill="FFFFFF"/>
        </w:rPr>
      </w:pPr>
    </w:p>
    <w:p w14:paraId="13FCE337" w14:textId="5031FBD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Casemanager</w:t>
      </w:r>
    </w:p>
    <w:p w14:paraId="25406DAD"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Doktersassistente </w:t>
      </w:r>
    </w:p>
    <w:p w14:paraId="33BC58F2" w14:textId="0FD9D393" w:rsidR="007359FE" w:rsidRPr="007359FE" w:rsidRDefault="007359FE" w:rsidP="007359FE">
      <w:pPr>
        <w:pStyle w:val="Geenafstand"/>
        <w:rPr>
          <w:b/>
          <w:bCs/>
          <w:color w:val="2F5496" w:themeColor="accent1" w:themeShade="BF"/>
          <w:shd w:val="clear" w:color="auto" w:fill="FFFFFF"/>
        </w:rPr>
      </w:pPr>
      <w:r>
        <w:rPr>
          <w:b/>
          <w:bCs/>
          <w:color w:val="2F5496" w:themeColor="accent1" w:themeShade="BF"/>
          <w:shd w:val="clear" w:color="auto" w:fill="FFFFFF"/>
        </w:rPr>
        <w:t xml:space="preserve">Verpleegkundig specialist </w:t>
      </w:r>
    </w:p>
    <w:p w14:paraId="17498C0F"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Ervaringsdeskundige </w:t>
      </w:r>
    </w:p>
    <w:p w14:paraId="78D867C9" w14:textId="77777777" w:rsidR="007359FE" w:rsidRDefault="007359FE" w:rsidP="007359FE">
      <w:pPr>
        <w:pStyle w:val="Geenafstand"/>
        <w:rPr>
          <w:color w:val="2F5496" w:themeColor="accent1" w:themeShade="BF"/>
          <w:shd w:val="clear" w:color="auto" w:fill="FFFFFF"/>
        </w:rPr>
      </w:pPr>
    </w:p>
    <w:p w14:paraId="2112862E"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5EB24570" w14:textId="2E64906A" w:rsidR="007359FE" w:rsidRPr="00400277"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Naast de verpleegkundig specialist hebben een psychiater en een SPV psychiatrische kennis. </w:t>
      </w:r>
    </w:p>
    <w:p w14:paraId="0DB23865" w14:textId="46A38183" w:rsidR="007359FE" w:rsidRDefault="007359FE" w:rsidP="00B322E5">
      <w:pPr>
        <w:pStyle w:val="Geenafstand"/>
        <w:rPr>
          <w:color w:val="2F5496" w:themeColor="accent1" w:themeShade="BF"/>
          <w:shd w:val="clear" w:color="auto" w:fill="FFFFFF"/>
        </w:rPr>
      </w:pPr>
    </w:p>
    <w:p w14:paraId="31062573"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3D77023"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Verschillende zorgprofessionals hebben psychiatrische kennis. </w:t>
      </w:r>
    </w:p>
    <w:p w14:paraId="0AF5D3DF" w14:textId="77777777" w:rsidR="007359FE" w:rsidRDefault="007359FE" w:rsidP="007359FE">
      <w:pPr>
        <w:pStyle w:val="Geenafstand"/>
        <w:rPr>
          <w:color w:val="2F5496" w:themeColor="accent1" w:themeShade="BF"/>
          <w:shd w:val="clear" w:color="auto" w:fill="FFFFFF"/>
        </w:rPr>
      </w:pPr>
    </w:p>
    <w:p w14:paraId="13CDCDBC"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95A4FDB" w14:textId="2D513E49"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Een voorbeeld van zo’n zorgprofessional is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78B664FD" w14:textId="77777777" w:rsidR="007359FE" w:rsidRDefault="007359FE" w:rsidP="007359FE">
      <w:pPr>
        <w:pStyle w:val="Geenafstand"/>
        <w:rPr>
          <w:color w:val="2F5496" w:themeColor="accent1" w:themeShade="BF"/>
          <w:shd w:val="clear" w:color="auto" w:fill="FFFFFF"/>
        </w:rPr>
      </w:pPr>
    </w:p>
    <w:p w14:paraId="63D0152D" w14:textId="7DD18E3D" w:rsidR="007359FE" w:rsidRDefault="007359FE" w:rsidP="007359FE">
      <w:pPr>
        <w:pStyle w:val="Geenafstand"/>
        <w:rPr>
          <w:b/>
          <w:bCs/>
          <w:color w:val="2F5496" w:themeColor="accent1" w:themeShade="BF"/>
          <w:shd w:val="clear" w:color="auto" w:fill="FFFFFF"/>
        </w:rPr>
      </w:pPr>
      <w:r>
        <w:rPr>
          <w:b/>
          <w:bCs/>
          <w:color w:val="2F5496" w:themeColor="accent1" w:themeShade="BF"/>
          <w:shd w:val="clear" w:color="auto" w:fill="FFFFFF"/>
        </w:rPr>
        <w:t xml:space="preserve">Psychiater </w:t>
      </w:r>
    </w:p>
    <w:p w14:paraId="6B4AB4D1" w14:textId="0D6E8670" w:rsidR="007359FE" w:rsidRDefault="007359FE" w:rsidP="007359FE">
      <w:pPr>
        <w:pStyle w:val="Geenafstand"/>
        <w:rPr>
          <w:color w:val="2F5496" w:themeColor="accent1" w:themeShade="BF"/>
          <w:shd w:val="clear" w:color="auto" w:fill="FFFFFF"/>
        </w:rPr>
      </w:pPr>
      <w:r w:rsidRPr="007359FE">
        <w:rPr>
          <w:color w:val="2F5496" w:themeColor="accent1" w:themeShade="BF"/>
          <w:shd w:val="clear" w:color="auto" w:fill="FFFFFF"/>
        </w:rPr>
        <w:lastRenderedPageBreak/>
        <w:t>Casemanager</w:t>
      </w:r>
    </w:p>
    <w:p w14:paraId="642841FD" w14:textId="7D071B91"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14B98A7B" w14:textId="4088C6E9" w:rsidR="007359FE" w:rsidRP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0497E19C" w14:textId="77777777" w:rsidR="007359FE" w:rsidRDefault="007359FE" w:rsidP="007359FE">
      <w:pPr>
        <w:pStyle w:val="Geenafstand"/>
        <w:rPr>
          <w:color w:val="2F5496" w:themeColor="accent1" w:themeShade="BF"/>
          <w:shd w:val="clear" w:color="auto" w:fill="FFFFFF"/>
        </w:rPr>
      </w:pPr>
    </w:p>
    <w:p w14:paraId="51B6DC89" w14:textId="77777777" w:rsidR="007359FE"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F375CD1" w14:textId="6825B520" w:rsidR="007359FE" w:rsidRPr="00400277" w:rsidRDefault="007359FE" w:rsidP="007359FE">
      <w:pPr>
        <w:pStyle w:val="Geenafstand"/>
        <w:rPr>
          <w:color w:val="2F5496" w:themeColor="accent1" w:themeShade="BF"/>
          <w:shd w:val="clear" w:color="auto" w:fill="FFFFFF"/>
        </w:rPr>
      </w:pPr>
      <w:r>
        <w:rPr>
          <w:color w:val="2F5496" w:themeColor="accent1" w:themeShade="BF"/>
          <w:shd w:val="clear" w:color="auto" w:fill="FFFFFF"/>
        </w:rPr>
        <w:t xml:space="preserve">Naast de psychiater hebben een verpleegkundig specialist en een SPV psychiatrische kennis. </w:t>
      </w:r>
    </w:p>
    <w:p w14:paraId="09AC4600" w14:textId="77777777" w:rsidR="007359FE" w:rsidRDefault="007359FE" w:rsidP="00B322E5">
      <w:pPr>
        <w:pStyle w:val="Geenafstand"/>
        <w:rPr>
          <w:color w:val="2F5496" w:themeColor="accent1" w:themeShade="BF"/>
          <w:shd w:val="clear" w:color="auto" w:fill="FFFFFF"/>
        </w:rPr>
      </w:pPr>
    </w:p>
    <w:p w14:paraId="68C5FFD6" w14:textId="543EB284" w:rsidR="00B322E5" w:rsidRDefault="00B322E5" w:rsidP="00B322E5">
      <w:pPr>
        <w:pStyle w:val="Geenafstand"/>
        <w:rPr>
          <w:color w:val="FF0000"/>
          <w:shd w:val="clear" w:color="auto" w:fill="FFFFFF"/>
        </w:rPr>
      </w:pPr>
      <w:r>
        <w:rPr>
          <w:color w:val="FF0000"/>
          <w:shd w:val="clear" w:color="auto" w:fill="FFFFFF"/>
        </w:rPr>
        <w:t xml:space="preserve">Leerdoel: de student weet dat </w:t>
      </w:r>
      <w:r w:rsidR="00B15E2C">
        <w:rPr>
          <w:color w:val="FF0000"/>
          <w:shd w:val="clear" w:color="auto" w:fill="FFFFFF"/>
        </w:rPr>
        <w:t xml:space="preserve">een psychiater een medisch specialist is. </w:t>
      </w:r>
    </w:p>
    <w:p w14:paraId="0EF49F85" w14:textId="77777777" w:rsidR="00B322E5" w:rsidRDefault="00B322E5" w:rsidP="00B322E5">
      <w:pPr>
        <w:pStyle w:val="Geenafstand"/>
        <w:rPr>
          <w:color w:val="FF0000"/>
          <w:shd w:val="clear" w:color="auto" w:fill="FFFFFF"/>
        </w:rPr>
      </w:pPr>
    </w:p>
    <w:p w14:paraId="59985E92" w14:textId="77777777" w:rsidR="00B322E5" w:rsidRDefault="00B322E5" w:rsidP="00B322E5">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4570FC27" w14:textId="77777777" w:rsidR="00B322E5" w:rsidRDefault="00B322E5" w:rsidP="00B322E5">
      <w:pPr>
        <w:pStyle w:val="Geenafstand"/>
        <w:rPr>
          <w:b/>
          <w:bCs/>
          <w:color w:val="2F5496" w:themeColor="accent1" w:themeShade="BF"/>
          <w:shd w:val="clear" w:color="auto" w:fill="FFFFFF"/>
        </w:rPr>
      </w:pPr>
    </w:p>
    <w:p w14:paraId="1A863A57" w14:textId="521DBBCE"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9BAA979" w14:textId="66F1B238" w:rsidR="007359FE" w:rsidDel="00C47976" w:rsidRDefault="007359FE" w:rsidP="00B322E5">
      <w:pPr>
        <w:pStyle w:val="Geenafstand"/>
        <w:rPr>
          <w:del w:id="112" w:author="Anne Rorije" w:date="2021-09-08T20:45:00Z"/>
          <w:color w:val="2F5496" w:themeColor="accent1" w:themeShade="BF"/>
          <w:shd w:val="clear" w:color="auto" w:fill="FFFFFF"/>
        </w:rPr>
      </w:pPr>
      <w:r>
        <w:rPr>
          <w:color w:val="2F5496" w:themeColor="accent1" w:themeShade="BF"/>
          <w:shd w:val="clear" w:color="auto" w:fill="FFFFFF"/>
        </w:rPr>
        <w:t xml:space="preserve">Je werkt als psychiater bij de GGZ. </w:t>
      </w:r>
    </w:p>
    <w:p w14:paraId="3A1BA88B" w14:textId="77777777" w:rsidR="007359FE" w:rsidRDefault="007359FE" w:rsidP="00B322E5">
      <w:pPr>
        <w:pStyle w:val="Geenafstand"/>
        <w:rPr>
          <w:color w:val="2F5496" w:themeColor="accent1" w:themeShade="BF"/>
          <w:shd w:val="clear" w:color="auto" w:fill="FFFFFF"/>
        </w:rPr>
      </w:pPr>
    </w:p>
    <w:p w14:paraId="2A78CABD" w14:textId="77777777" w:rsidR="00B322E5" w:rsidRDefault="00B322E5" w:rsidP="00B322E5">
      <w:pPr>
        <w:pStyle w:val="Geenafstand"/>
        <w:rPr>
          <w:color w:val="2F5496" w:themeColor="accent1" w:themeShade="BF"/>
          <w:shd w:val="clear" w:color="auto" w:fill="FFFFFF"/>
        </w:rPr>
      </w:pPr>
    </w:p>
    <w:p w14:paraId="770671CC" w14:textId="614EF764"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2D75AA7F" w14:textId="25771787" w:rsidR="007359FE"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Wat voor zorgprofessional ben je? </w:t>
      </w:r>
    </w:p>
    <w:p w14:paraId="64CE69D0" w14:textId="5DBE2D3F" w:rsidR="007359FE" w:rsidRDefault="007359FE" w:rsidP="00B322E5">
      <w:pPr>
        <w:pStyle w:val="Geenafstand"/>
        <w:rPr>
          <w:color w:val="2F5496" w:themeColor="accent1" w:themeShade="BF"/>
          <w:shd w:val="clear" w:color="auto" w:fill="FFFFFF"/>
        </w:rPr>
      </w:pPr>
    </w:p>
    <w:p w14:paraId="63DABE2C" w14:textId="6F85A45F" w:rsidR="007359FE" w:rsidRPr="00002822" w:rsidRDefault="007359FE" w:rsidP="00B322E5">
      <w:pPr>
        <w:pStyle w:val="Geenafstand"/>
        <w:rPr>
          <w:b/>
          <w:bCs/>
          <w:color w:val="2F5496" w:themeColor="accent1" w:themeShade="BF"/>
          <w:shd w:val="clear" w:color="auto" w:fill="FFFFFF"/>
        </w:rPr>
      </w:pPr>
      <w:r w:rsidRPr="00002822">
        <w:rPr>
          <w:b/>
          <w:bCs/>
          <w:color w:val="2F5496" w:themeColor="accent1" w:themeShade="BF"/>
          <w:shd w:val="clear" w:color="auto" w:fill="FFFFFF"/>
        </w:rPr>
        <w:t xml:space="preserve">Medisch specialist </w:t>
      </w:r>
    </w:p>
    <w:p w14:paraId="74FFB1D7" w14:textId="51F535C7" w:rsidR="007359FE" w:rsidRDefault="007359FE" w:rsidP="00B322E5">
      <w:pPr>
        <w:pStyle w:val="Geenafstand"/>
        <w:rPr>
          <w:color w:val="2F5496" w:themeColor="accent1" w:themeShade="BF"/>
          <w:shd w:val="clear" w:color="auto" w:fill="FFFFFF"/>
        </w:rPr>
      </w:pPr>
      <w:commentRangeStart w:id="113"/>
      <w:r>
        <w:rPr>
          <w:color w:val="2F5496" w:themeColor="accent1" w:themeShade="BF"/>
          <w:shd w:val="clear" w:color="auto" w:fill="FFFFFF"/>
        </w:rPr>
        <w:t xml:space="preserve">MBO-verpleegkundige </w:t>
      </w:r>
    </w:p>
    <w:p w14:paraId="44573451" w14:textId="4A261143" w:rsidR="007359FE" w:rsidRDefault="007359FE" w:rsidP="00B322E5">
      <w:pPr>
        <w:pStyle w:val="Geenafstand"/>
        <w:rPr>
          <w:color w:val="2F5496" w:themeColor="accent1" w:themeShade="BF"/>
          <w:shd w:val="clear" w:color="auto" w:fill="FFFFFF"/>
        </w:rPr>
      </w:pPr>
      <w:r>
        <w:rPr>
          <w:color w:val="2F5496" w:themeColor="accent1" w:themeShade="BF"/>
          <w:shd w:val="clear" w:color="auto" w:fill="FFFFFF"/>
        </w:rPr>
        <w:t xml:space="preserve">HBO-verpleegkundige </w:t>
      </w:r>
      <w:commentRangeEnd w:id="113"/>
      <w:r w:rsidR="00C47976">
        <w:rPr>
          <w:rStyle w:val="Verwijzingopmerking"/>
        </w:rPr>
        <w:commentReference w:id="113"/>
      </w:r>
    </w:p>
    <w:p w14:paraId="31711B98" w14:textId="636CD200" w:rsidR="007359FE" w:rsidRDefault="00002822" w:rsidP="00B322E5">
      <w:pPr>
        <w:pStyle w:val="Geenafstand"/>
        <w:rPr>
          <w:color w:val="2F5496" w:themeColor="accent1" w:themeShade="BF"/>
          <w:shd w:val="clear" w:color="auto" w:fill="FFFFFF"/>
        </w:rPr>
      </w:pPr>
      <w:r>
        <w:rPr>
          <w:color w:val="2F5496" w:themeColor="accent1" w:themeShade="BF"/>
          <w:shd w:val="clear" w:color="auto" w:fill="FFFFFF"/>
        </w:rPr>
        <w:t xml:space="preserve">Gedragswetenschapper </w:t>
      </w:r>
    </w:p>
    <w:p w14:paraId="4D48A7B4" w14:textId="77777777" w:rsidR="00B322E5" w:rsidRDefault="00B322E5" w:rsidP="00B322E5">
      <w:pPr>
        <w:pStyle w:val="Geenafstand"/>
        <w:rPr>
          <w:color w:val="2F5496" w:themeColor="accent1" w:themeShade="BF"/>
          <w:shd w:val="clear" w:color="auto" w:fill="FFFFFF"/>
        </w:rPr>
      </w:pPr>
    </w:p>
    <w:p w14:paraId="77568352" w14:textId="045361E6"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DDF7645" w14:textId="5E07F27B" w:rsidR="00B15E2C" w:rsidRPr="00400277" w:rsidRDefault="00B15E2C" w:rsidP="00B322E5">
      <w:pPr>
        <w:pStyle w:val="Geenafstand"/>
        <w:rPr>
          <w:color w:val="2F5496" w:themeColor="accent1" w:themeShade="BF"/>
          <w:shd w:val="clear" w:color="auto" w:fill="FFFFFF"/>
        </w:rPr>
      </w:pPr>
      <w:r>
        <w:rPr>
          <w:color w:val="2F5496" w:themeColor="accent1" w:themeShade="BF"/>
          <w:shd w:val="clear" w:color="auto" w:fill="FFFFFF"/>
        </w:rPr>
        <w:t xml:space="preserve">Hiervoor heb je eerst de zesjarige opleiding geneeskunde gedaan. </w:t>
      </w:r>
      <w:r w:rsidR="00002822">
        <w:rPr>
          <w:color w:val="2F5496" w:themeColor="accent1" w:themeShade="BF"/>
          <w:shd w:val="clear" w:color="auto" w:fill="FFFFFF"/>
        </w:rPr>
        <w:t>Daarna doe je nog een vervolgopleiding psychiatrie.</w:t>
      </w:r>
    </w:p>
    <w:p w14:paraId="03A858EB" w14:textId="56B62745" w:rsidR="00B322E5" w:rsidRDefault="00B322E5" w:rsidP="00B322E5">
      <w:pPr>
        <w:pStyle w:val="Geenafstand"/>
        <w:rPr>
          <w:color w:val="2F5496" w:themeColor="accent1" w:themeShade="BF"/>
          <w:shd w:val="clear" w:color="auto" w:fill="FFFFFF"/>
        </w:rPr>
      </w:pPr>
    </w:p>
    <w:p w14:paraId="1090B6A8"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ABC12E4"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Je werkt als psychiater bij de GGZ. </w:t>
      </w:r>
    </w:p>
    <w:p w14:paraId="3623DD35" w14:textId="77777777" w:rsidR="00002822" w:rsidRDefault="00002822" w:rsidP="00002822">
      <w:pPr>
        <w:pStyle w:val="Geenafstand"/>
        <w:rPr>
          <w:color w:val="2F5496" w:themeColor="accent1" w:themeShade="BF"/>
          <w:shd w:val="clear" w:color="auto" w:fill="FFFFFF"/>
        </w:rPr>
      </w:pPr>
    </w:p>
    <w:p w14:paraId="635A3932" w14:textId="43AFEABF"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ECD7EAC" w14:textId="25754AE9"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Je bent dan een HBO-verpleegkundige. </w:t>
      </w:r>
    </w:p>
    <w:p w14:paraId="175121E9" w14:textId="77777777" w:rsidR="00002822" w:rsidRDefault="00002822" w:rsidP="00002822">
      <w:pPr>
        <w:pStyle w:val="Geenafstand"/>
        <w:rPr>
          <w:color w:val="2F5496" w:themeColor="accent1" w:themeShade="BF"/>
          <w:shd w:val="clear" w:color="auto" w:fill="FFFFFF"/>
        </w:rPr>
      </w:pPr>
    </w:p>
    <w:p w14:paraId="37A60B77" w14:textId="6B76A723" w:rsidR="00002822" w:rsidRPr="00002822" w:rsidRDefault="00002822" w:rsidP="00002822">
      <w:pPr>
        <w:pStyle w:val="Geenafstand"/>
        <w:rPr>
          <w:color w:val="2F5496" w:themeColor="accent1" w:themeShade="BF"/>
          <w:shd w:val="clear" w:color="auto" w:fill="FFFFFF"/>
        </w:rPr>
      </w:pPr>
      <w:r w:rsidRPr="00002822">
        <w:rPr>
          <w:color w:val="2F5496" w:themeColor="accent1" w:themeShade="BF"/>
          <w:shd w:val="clear" w:color="auto" w:fill="FFFFFF"/>
        </w:rPr>
        <w:t xml:space="preserve">Deze stelling is correct </w:t>
      </w:r>
    </w:p>
    <w:p w14:paraId="41F6D10B" w14:textId="36258EC7" w:rsidR="00002822" w:rsidRDefault="00002822" w:rsidP="00002822">
      <w:pPr>
        <w:pStyle w:val="Geenafstand"/>
        <w:rPr>
          <w:color w:val="2F5496" w:themeColor="accent1" w:themeShade="BF"/>
          <w:shd w:val="clear" w:color="auto" w:fill="FFFFFF"/>
        </w:rPr>
      </w:pPr>
      <w:r>
        <w:rPr>
          <w:b/>
          <w:bCs/>
          <w:color w:val="2F5496" w:themeColor="accent1" w:themeShade="BF"/>
          <w:shd w:val="clear" w:color="auto" w:fill="FFFFFF"/>
        </w:rPr>
        <w:t xml:space="preserve">Deze stelling is niet correct. </w:t>
      </w:r>
    </w:p>
    <w:p w14:paraId="7812A5F9" w14:textId="77777777" w:rsidR="00002822" w:rsidRDefault="00002822" w:rsidP="00002822">
      <w:pPr>
        <w:pStyle w:val="Geenafstand"/>
        <w:rPr>
          <w:color w:val="2F5496" w:themeColor="accent1" w:themeShade="BF"/>
          <w:shd w:val="clear" w:color="auto" w:fill="FFFFFF"/>
        </w:rPr>
      </w:pPr>
    </w:p>
    <w:p w14:paraId="7E76482D"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1ABBD6F8" w14:textId="3124F4CE" w:rsidR="00002822" w:rsidRPr="00400277"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Als psychiater werk je als medisch specialist. Hiervoor heb je eerst de zesjarige opleiding geneeskunde gedaan. Daarna doe je nog een vervolgopleiding psychiatrie. </w:t>
      </w:r>
    </w:p>
    <w:p w14:paraId="250D76BB" w14:textId="3A7F7D80" w:rsidR="00002822" w:rsidRDefault="00002822" w:rsidP="00B322E5">
      <w:pPr>
        <w:pStyle w:val="Geenafstand"/>
        <w:rPr>
          <w:color w:val="2F5496" w:themeColor="accent1" w:themeShade="BF"/>
          <w:shd w:val="clear" w:color="auto" w:fill="FFFFFF"/>
        </w:rPr>
      </w:pPr>
    </w:p>
    <w:p w14:paraId="04F9032E"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FFBBBEC"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Je werkt als psychiater bij de GGZ. </w:t>
      </w:r>
    </w:p>
    <w:p w14:paraId="5765401F" w14:textId="77777777" w:rsidR="00002822" w:rsidRDefault="00002822" w:rsidP="00002822">
      <w:pPr>
        <w:pStyle w:val="Geenafstand"/>
        <w:rPr>
          <w:color w:val="2F5496" w:themeColor="accent1" w:themeShade="BF"/>
          <w:shd w:val="clear" w:color="auto" w:fill="FFFFFF"/>
        </w:rPr>
      </w:pPr>
    </w:p>
    <w:p w14:paraId="6259DAF9"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2C326A02" w14:textId="00F794FD"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Je hebt daar de functie als medisch specialist. </w:t>
      </w:r>
    </w:p>
    <w:p w14:paraId="2519A99E" w14:textId="77777777" w:rsidR="00002822" w:rsidRDefault="00002822" w:rsidP="00002822">
      <w:pPr>
        <w:pStyle w:val="Geenafstand"/>
        <w:rPr>
          <w:color w:val="2F5496" w:themeColor="accent1" w:themeShade="BF"/>
          <w:shd w:val="clear" w:color="auto" w:fill="FFFFFF"/>
        </w:rPr>
      </w:pPr>
    </w:p>
    <w:p w14:paraId="648CD289" w14:textId="77777777" w:rsidR="00002822" w:rsidRPr="00002822" w:rsidRDefault="00002822" w:rsidP="00002822">
      <w:pPr>
        <w:pStyle w:val="Geenafstand"/>
        <w:rPr>
          <w:b/>
          <w:bCs/>
          <w:color w:val="2F5496" w:themeColor="accent1" w:themeShade="BF"/>
          <w:shd w:val="clear" w:color="auto" w:fill="FFFFFF"/>
        </w:rPr>
      </w:pPr>
      <w:r w:rsidRPr="00002822">
        <w:rPr>
          <w:b/>
          <w:bCs/>
          <w:color w:val="2F5496" w:themeColor="accent1" w:themeShade="BF"/>
          <w:shd w:val="clear" w:color="auto" w:fill="FFFFFF"/>
        </w:rPr>
        <w:t xml:space="preserve">Deze stelling is correct </w:t>
      </w:r>
    </w:p>
    <w:p w14:paraId="0975BE32" w14:textId="77777777" w:rsidR="00002822" w:rsidRPr="00002822" w:rsidRDefault="00002822" w:rsidP="00002822">
      <w:pPr>
        <w:pStyle w:val="Geenafstand"/>
        <w:rPr>
          <w:color w:val="2F5496" w:themeColor="accent1" w:themeShade="BF"/>
          <w:shd w:val="clear" w:color="auto" w:fill="FFFFFF"/>
        </w:rPr>
      </w:pPr>
      <w:r w:rsidRPr="00002822">
        <w:rPr>
          <w:color w:val="2F5496" w:themeColor="accent1" w:themeShade="BF"/>
          <w:shd w:val="clear" w:color="auto" w:fill="FFFFFF"/>
        </w:rPr>
        <w:t xml:space="preserve">Deze stelling is niet correct. </w:t>
      </w:r>
    </w:p>
    <w:p w14:paraId="050E3146" w14:textId="77777777" w:rsidR="00002822" w:rsidRDefault="00002822" w:rsidP="00002822">
      <w:pPr>
        <w:pStyle w:val="Geenafstand"/>
        <w:rPr>
          <w:color w:val="2F5496" w:themeColor="accent1" w:themeShade="BF"/>
          <w:shd w:val="clear" w:color="auto" w:fill="FFFFFF"/>
        </w:rPr>
      </w:pPr>
    </w:p>
    <w:p w14:paraId="0C850B3F" w14:textId="77777777" w:rsidR="00002822"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70D27EE" w14:textId="351B6270" w:rsidR="00002822" w:rsidRPr="00400277" w:rsidRDefault="00002822" w:rsidP="00002822">
      <w:pPr>
        <w:pStyle w:val="Geenafstand"/>
        <w:rPr>
          <w:color w:val="2F5496" w:themeColor="accent1" w:themeShade="BF"/>
          <w:shd w:val="clear" w:color="auto" w:fill="FFFFFF"/>
        </w:rPr>
      </w:pPr>
      <w:r>
        <w:rPr>
          <w:color w:val="2F5496" w:themeColor="accent1" w:themeShade="BF"/>
          <w:shd w:val="clear" w:color="auto" w:fill="FFFFFF"/>
        </w:rPr>
        <w:t xml:space="preserve">Hiervoor heb je eerst de zesjarige opleiding geneeskunde gedaan. Daarna doe je nog een vervolgopleiding psychiatrie. </w:t>
      </w:r>
    </w:p>
    <w:p w14:paraId="47FE61C1" w14:textId="77777777" w:rsidR="00002822" w:rsidRDefault="00002822" w:rsidP="00B322E5">
      <w:pPr>
        <w:pStyle w:val="Geenafstand"/>
        <w:rPr>
          <w:color w:val="2F5496" w:themeColor="accent1" w:themeShade="BF"/>
          <w:shd w:val="clear" w:color="auto" w:fill="FFFFFF"/>
        </w:rPr>
      </w:pPr>
    </w:p>
    <w:p w14:paraId="6C67D848" w14:textId="117279A4" w:rsidR="00B322E5" w:rsidRDefault="00B322E5" w:rsidP="00B322E5">
      <w:pPr>
        <w:pStyle w:val="Geenafstand"/>
        <w:rPr>
          <w:color w:val="FF0000"/>
          <w:shd w:val="clear" w:color="auto" w:fill="FFFFFF"/>
        </w:rPr>
      </w:pPr>
      <w:r>
        <w:rPr>
          <w:color w:val="FF0000"/>
          <w:shd w:val="clear" w:color="auto" w:fill="FFFFFF"/>
        </w:rPr>
        <w:t xml:space="preserve">Leerdoel: de student weet dat </w:t>
      </w:r>
      <w:r w:rsidR="00B15E2C">
        <w:rPr>
          <w:color w:val="FF0000"/>
          <w:shd w:val="clear" w:color="auto" w:fill="FFFFFF"/>
        </w:rPr>
        <w:t>een zorgvrager met schizofrenie vaker last heeft van psychoses</w:t>
      </w:r>
      <w:r w:rsidR="00BC3842">
        <w:rPr>
          <w:color w:val="FF0000"/>
          <w:shd w:val="clear" w:color="auto" w:fill="FFFFFF"/>
        </w:rPr>
        <w:t xml:space="preserve">. </w:t>
      </w:r>
    </w:p>
    <w:p w14:paraId="66E122BD" w14:textId="77777777" w:rsidR="00B322E5" w:rsidRDefault="00B322E5" w:rsidP="00B322E5">
      <w:pPr>
        <w:pStyle w:val="Geenafstand"/>
        <w:rPr>
          <w:color w:val="FF0000"/>
          <w:shd w:val="clear" w:color="auto" w:fill="FFFFFF"/>
        </w:rPr>
      </w:pPr>
    </w:p>
    <w:p w14:paraId="65FE8BBE" w14:textId="77777777" w:rsidR="00B322E5" w:rsidRDefault="00B322E5" w:rsidP="00B322E5">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7143E51E" w14:textId="77777777" w:rsidR="00B322E5" w:rsidRDefault="00B322E5" w:rsidP="00B322E5">
      <w:pPr>
        <w:pStyle w:val="Geenafstand"/>
        <w:rPr>
          <w:b/>
          <w:bCs/>
          <w:color w:val="2F5496" w:themeColor="accent1" w:themeShade="BF"/>
          <w:shd w:val="clear" w:color="auto" w:fill="FFFFFF"/>
        </w:rPr>
      </w:pPr>
    </w:p>
    <w:p w14:paraId="54B99BB8" w14:textId="063923FE"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9268517" w14:textId="3B32EFF5" w:rsidR="00BC3842" w:rsidRDefault="00BC3842" w:rsidP="00B322E5">
      <w:pPr>
        <w:pStyle w:val="Geenafstand"/>
        <w:rPr>
          <w:color w:val="2F5496" w:themeColor="accent1" w:themeShade="BF"/>
          <w:shd w:val="clear" w:color="auto" w:fill="FFFFFF"/>
        </w:rPr>
      </w:pPr>
      <w:r>
        <w:rPr>
          <w:color w:val="2F5496" w:themeColor="accent1" w:themeShade="BF"/>
          <w:shd w:val="clear" w:color="auto" w:fill="FFFFFF"/>
        </w:rPr>
        <w:t xml:space="preserve">Schizofrenie is een psychiatrische stoornis. </w:t>
      </w:r>
    </w:p>
    <w:p w14:paraId="6F97CA5E" w14:textId="77777777" w:rsidR="00B322E5" w:rsidRDefault="00B322E5" w:rsidP="00B322E5">
      <w:pPr>
        <w:pStyle w:val="Geenafstand"/>
        <w:rPr>
          <w:color w:val="2F5496" w:themeColor="accent1" w:themeShade="BF"/>
          <w:shd w:val="clear" w:color="auto" w:fill="FFFFFF"/>
        </w:rPr>
      </w:pPr>
    </w:p>
    <w:p w14:paraId="2D3B60E6" w14:textId="2C2C4E44"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3AC34C63" w14:textId="2A85753C" w:rsidR="00BC3842" w:rsidRDefault="00BC3842" w:rsidP="00B322E5">
      <w:pPr>
        <w:pStyle w:val="Geenafstand"/>
        <w:rPr>
          <w:color w:val="2F5496" w:themeColor="accent1" w:themeShade="BF"/>
          <w:shd w:val="clear" w:color="auto" w:fill="FFFFFF"/>
        </w:rPr>
      </w:pPr>
      <w:r>
        <w:rPr>
          <w:color w:val="2F5496" w:themeColor="accent1" w:themeShade="BF"/>
          <w:shd w:val="clear" w:color="auto" w:fill="FFFFFF"/>
        </w:rPr>
        <w:t xml:space="preserve">Waar heeft een zorgvrager met deze stoornis vaak last van? </w:t>
      </w:r>
    </w:p>
    <w:p w14:paraId="04D66343" w14:textId="61164C53" w:rsidR="00BC3842" w:rsidRDefault="00BC3842" w:rsidP="00B322E5">
      <w:pPr>
        <w:pStyle w:val="Geenafstand"/>
        <w:rPr>
          <w:color w:val="2F5496" w:themeColor="accent1" w:themeShade="BF"/>
          <w:shd w:val="clear" w:color="auto" w:fill="FFFFFF"/>
        </w:rPr>
      </w:pPr>
    </w:p>
    <w:p w14:paraId="2F7AFCD9" w14:textId="722B68D9" w:rsidR="00BC3842" w:rsidRDefault="00BC3842" w:rsidP="00B322E5">
      <w:pPr>
        <w:pStyle w:val="Geenafstand"/>
        <w:rPr>
          <w:color w:val="2F5496" w:themeColor="accent1" w:themeShade="BF"/>
          <w:shd w:val="clear" w:color="auto" w:fill="FFFFFF"/>
        </w:rPr>
      </w:pPr>
      <w:r>
        <w:rPr>
          <w:color w:val="2F5496" w:themeColor="accent1" w:themeShade="BF"/>
          <w:shd w:val="clear" w:color="auto" w:fill="FFFFFF"/>
        </w:rPr>
        <w:t>Eetbui</w:t>
      </w:r>
    </w:p>
    <w:p w14:paraId="4532BB46" w14:textId="36820F4F" w:rsidR="00BC3842" w:rsidRDefault="00BC3842" w:rsidP="00B322E5">
      <w:pPr>
        <w:pStyle w:val="Geenafstand"/>
        <w:rPr>
          <w:color w:val="2F5496" w:themeColor="accent1" w:themeShade="BF"/>
          <w:shd w:val="clear" w:color="auto" w:fill="FFFFFF"/>
        </w:rPr>
      </w:pPr>
      <w:r>
        <w:rPr>
          <w:color w:val="2F5496" w:themeColor="accent1" w:themeShade="BF"/>
          <w:shd w:val="clear" w:color="auto" w:fill="FFFFFF"/>
        </w:rPr>
        <w:t>Angst</w:t>
      </w:r>
    </w:p>
    <w:p w14:paraId="428E6B9B" w14:textId="6ED27CA5" w:rsidR="00BC3842" w:rsidRPr="00BC3842" w:rsidRDefault="00BC3842" w:rsidP="00B322E5">
      <w:pPr>
        <w:pStyle w:val="Geenafstand"/>
        <w:rPr>
          <w:b/>
          <w:bCs/>
          <w:color w:val="2F5496" w:themeColor="accent1" w:themeShade="BF"/>
          <w:shd w:val="clear" w:color="auto" w:fill="FFFFFF"/>
        </w:rPr>
      </w:pPr>
      <w:r w:rsidRPr="00BC3842">
        <w:rPr>
          <w:b/>
          <w:bCs/>
          <w:color w:val="2F5496" w:themeColor="accent1" w:themeShade="BF"/>
          <w:shd w:val="clear" w:color="auto" w:fill="FFFFFF"/>
        </w:rPr>
        <w:t xml:space="preserve">Psychose </w:t>
      </w:r>
    </w:p>
    <w:p w14:paraId="1C04A960" w14:textId="1AEF69A2" w:rsidR="00BC3842" w:rsidRDefault="00BC3842" w:rsidP="00B322E5">
      <w:pPr>
        <w:pStyle w:val="Geenafstand"/>
        <w:rPr>
          <w:color w:val="2F5496" w:themeColor="accent1" w:themeShade="BF"/>
          <w:shd w:val="clear" w:color="auto" w:fill="FFFFFF"/>
        </w:rPr>
      </w:pPr>
      <w:r>
        <w:rPr>
          <w:color w:val="2F5496" w:themeColor="accent1" w:themeShade="BF"/>
          <w:shd w:val="clear" w:color="auto" w:fill="FFFFFF"/>
        </w:rPr>
        <w:t xml:space="preserve">Depressie </w:t>
      </w:r>
    </w:p>
    <w:p w14:paraId="5A012EFF" w14:textId="77777777" w:rsidR="00B322E5" w:rsidRDefault="00B322E5" w:rsidP="00B322E5">
      <w:pPr>
        <w:pStyle w:val="Geenafstand"/>
        <w:rPr>
          <w:color w:val="2F5496" w:themeColor="accent1" w:themeShade="BF"/>
          <w:shd w:val="clear" w:color="auto" w:fill="FFFFFF"/>
        </w:rPr>
      </w:pPr>
    </w:p>
    <w:p w14:paraId="7A74C580" w14:textId="6FB14B09"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7F989CE4" w14:textId="61277ABD" w:rsidR="00BC3842" w:rsidRPr="00400277" w:rsidRDefault="00BC3842" w:rsidP="00B322E5">
      <w:pPr>
        <w:pStyle w:val="Geenafstand"/>
        <w:rPr>
          <w:color w:val="2F5496" w:themeColor="accent1" w:themeShade="BF"/>
          <w:shd w:val="clear" w:color="auto" w:fill="FFFFFF"/>
        </w:rPr>
      </w:pPr>
      <w:r>
        <w:rPr>
          <w:color w:val="2F5496" w:themeColor="accent1" w:themeShade="BF"/>
          <w:shd w:val="clear" w:color="auto" w:fill="FFFFFF"/>
        </w:rPr>
        <w:t xml:space="preserve">De zorgvrager heeft dan vaak wanen en/of hallucinaties. </w:t>
      </w:r>
    </w:p>
    <w:p w14:paraId="0F7F142A" w14:textId="42C35468" w:rsidR="00B322E5" w:rsidRDefault="00B322E5" w:rsidP="00B322E5">
      <w:pPr>
        <w:pStyle w:val="Geenafstand"/>
        <w:rPr>
          <w:color w:val="2F5496" w:themeColor="accent1" w:themeShade="BF"/>
          <w:shd w:val="clear" w:color="auto" w:fill="FFFFFF"/>
        </w:rPr>
      </w:pPr>
    </w:p>
    <w:p w14:paraId="79B5A809"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8FC47FF"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Schizofrenie is een psychiatrische stoornis. </w:t>
      </w:r>
    </w:p>
    <w:p w14:paraId="1162DCAE" w14:textId="77777777" w:rsidR="00BC3842" w:rsidRDefault="00BC3842" w:rsidP="00BC3842">
      <w:pPr>
        <w:pStyle w:val="Geenafstand"/>
        <w:rPr>
          <w:color w:val="2F5496" w:themeColor="accent1" w:themeShade="BF"/>
          <w:shd w:val="clear" w:color="auto" w:fill="FFFFFF"/>
        </w:rPr>
      </w:pPr>
    </w:p>
    <w:p w14:paraId="7EE88FE9" w14:textId="02D35026"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7FB68589" w14:textId="45B5D051"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Een zorgvrager met deze stoornis heeft vaak last van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3C5EEB74" w14:textId="6EE37829" w:rsidR="00BC3842" w:rsidRDefault="00BC3842" w:rsidP="00BC3842">
      <w:pPr>
        <w:pStyle w:val="Geenafstand"/>
        <w:rPr>
          <w:color w:val="2F5496" w:themeColor="accent1" w:themeShade="BF"/>
          <w:shd w:val="clear" w:color="auto" w:fill="FFFFFF"/>
        </w:rPr>
      </w:pPr>
    </w:p>
    <w:p w14:paraId="207B99A2" w14:textId="61DB242C" w:rsidR="00BC3842" w:rsidRDefault="00BC3842" w:rsidP="00BC3842">
      <w:pPr>
        <w:pStyle w:val="Geenafstand"/>
        <w:rPr>
          <w:b/>
          <w:bCs/>
          <w:color w:val="2F5496" w:themeColor="accent1" w:themeShade="BF"/>
          <w:shd w:val="clear" w:color="auto" w:fill="FFFFFF"/>
        </w:rPr>
      </w:pPr>
      <w:r>
        <w:rPr>
          <w:b/>
          <w:bCs/>
          <w:color w:val="2F5496" w:themeColor="accent1" w:themeShade="BF"/>
          <w:shd w:val="clear" w:color="auto" w:fill="FFFFFF"/>
        </w:rPr>
        <w:t>Een p</w:t>
      </w:r>
      <w:r w:rsidRPr="00BC3842">
        <w:rPr>
          <w:b/>
          <w:bCs/>
          <w:color w:val="2F5496" w:themeColor="accent1" w:themeShade="BF"/>
          <w:shd w:val="clear" w:color="auto" w:fill="FFFFFF"/>
        </w:rPr>
        <w:t xml:space="preserve">sychose </w:t>
      </w:r>
    </w:p>
    <w:p w14:paraId="4EAA5FA4" w14:textId="2F07890C"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Nachtmerries </w:t>
      </w:r>
    </w:p>
    <w:p w14:paraId="4F215BC3" w14:textId="3001F872" w:rsidR="00BC3842" w:rsidRP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Slapeloosheid </w:t>
      </w:r>
    </w:p>
    <w:p w14:paraId="5F9E18EA" w14:textId="4CE494EF"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Somberheid </w:t>
      </w:r>
    </w:p>
    <w:p w14:paraId="165F2DCD" w14:textId="77777777" w:rsidR="00BC3842" w:rsidRDefault="00BC3842" w:rsidP="00BC3842">
      <w:pPr>
        <w:pStyle w:val="Geenafstand"/>
        <w:rPr>
          <w:color w:val="2F5496" w:themeColor="accent1" w:themeShade="BF"/>
          <w:shd w:val="clear" w:color="auto" w:fill="FFFFFF"/>
        </w:rPr>
      </w:pPr>
    </w:p>
    <w:p w14:paraId="4F2EB6DA"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E29ADF9" w14:textId="77777777" w:rsidR="00BC3842" w:rsidRPr="00400277"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De zorgvrager heeft dan vaak wanen en/of hallucinaties. </w:t>
      </w:r>
    </w:p>
    <w:p w14:paraId="5A89F62B" w14:textId="67F3AA42" w:rsidR="00BC3842" w:rsidRDefault="00BC3842" w:rsidP="00B322E5">
      <w:pPr>
        <w:pStyle w:val="Geenafstand"/>
        <w:rPr>
          <w:color w:val="2F5496" w:themeColor="accent1" w:themeShade="BF"/>
          <w:shd w:val="clear" w:color="auto" w:fill="FFFFFF"/>
        </w:rPr>
      </w:pPr>
    </w:p>
    <w:p w14:paraId="2CF8B375"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C096CCA"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Schizofrenie is een psychiatrische stoornis. </w:t>
      </w:r>
    </w:p>
    <w:p w14:paraId="709F60B0" w14:textId="77777777" w:rsidR="00BC3842" w:rsidRDefault="00BC3842" w:rsidP="00BC3842">
      <w:pPr>
        <w:pStyle w:val="Geenafstand"/>
        <w:rPr>
          <w:color w:val="2F5496" w:themeColor="accent1" w:themeShade="BF"/>
          <w:shd w:val="clear" w:color="auto" w:fill="FFFFFF"/>
        </w:rPr>
      </w:pPr>
    </w:p>
    <w:p w14:paraId="2D4D41F1"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0667D2D" w14:textId="0A4FB6AC"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 </w:t>
      </w:r>
      <w:proofErr w:type="gramStart"/>
      <w:r>
        <w:rPr>
          <w:color w:val="2F5496" w:themeColor="accent1" w:themeShade="BF"/>
          <w:shd w:val="clear" w:color="auto" w:fill="FFFFFF"/>
        </w:rPr>
        <w:t>is</w:t>
      </w:r>
      <w:proofErr w:type="gramEnd"/>
      <w:r>
        <w:rPr>
          <w:color w:val="2F5496" w:themeColor="accent1" w:themeShade="BF"/>
          <w:shd w:val="clear" w:color="auto" w:fill="FFFFFF"/>
        </w:rPr>
        <w:t xml:space="preserve"> een symptoom dat bij deze stoornis voorkomt. </w:t>
      </w:r>
    </w:p>
    <w:p w14:paraId="5437AE7D" w14:textId="77777777" w:rsidR="00BC3842" w:rsidRDefault="00BC3842" w:rsidP="00BC3842">
      <w:pPr>
        <w:pStyle w:val="Geenafstand"/>
        <w:rPr>
          <w:color w:val="2F5496" w:themeColor="accent1" w:themeShade="BF"/>
          <w:shd w:val="clear" w:color="auto" w:fill="FFFFFF"/>
        </w:rPr>
      </w:pPr>
    </w:p>
    <w:p w14:paraId="429E82AB" w14:textId="6B598498" w:rsidR="00BC3842" w:rsidRDefault="00BC3842" w:rsidP="00BC3842">
      <w:pPr>
        <w:pStyle w:val="Geenafstand"/>
        <w:rPr>
          <w:color w:val="2F5496" w:themeColor="accent1" w:themeShade="BF"/>
          <w:shd w:val="clear" w:color="auto" w:fill="FFFFFF"/>
        </w:rPr>
      </w:pPr>
      <w:commentRangeStart w:id="114"/>
      <w:r>
        <w:rPr>
          <w:color w:val="2F5496" w:themeColor="accent1" w:themeShade="BF"/>
          <w:shd w:val="clear" w:color="auto" w:fill="FFFFFF"/>
        </w:rPr>
        <w:t xml:space="preserve">Een depressie </w:t>
      </w:r>
      <w:commentRangeEnd w:id="114"/>
      <w:r w:rsidR="00C47976">
        <w:rPr>
          <w:rStyle w:val="Verwijzingopmerking"/>
        </w:rPr>
        <w:commentReference w:id="114"/>
      </w:r>
    </w:p>
    <w:p w14:paraId="22BC0C0D" w14:textId="77777777" w:rsidR="00BC3842" w:rsidRDefault="00BC3842" w:rsidP="00BC3842">
      <w:pPr>
        <w:pStyle w:val="Geenafstand"/>
        <w:rPr>
          <w:b/>
          <w:bCs/>
          <w:color w:val="2F5496" w:themeColor="accent1" w:themeShade="BF"/>
          <w:shd w:val="clear" w:color="auto" w:fill="FFFFFF"/>
        </w:rPr>
      </w:pPr>
      <w:r>
        <w:rPr>
          <w:b/>
          <w:bCs/>
          <w:color w:val="2F5496" w:themeColor="accent1" w:themeShade="BF"/>
          <w:shd w:val="clear" w:color="auto" w:fill="FFFFFF"/>
        </w:rPr>
        <w:t>Een p</w:t>
      </w:r>
      <w:r w:rsidRPr="00BC3842">
        <w:rPr>
          <w:b/>
          <w:bCs/>
          <w:color w:val="2F5496" w:themeColor="accent1" w:themeShade="BF"/>
          <w:shd w:val="clear" w:color="auto" w:fill="FFFFFF"/>
        </w:rPr>
        <w:t xml:space="preserve">sychose </w:t>
      </w:r>
    </w:p>
    <w:p w14:paraId="06396B41" w14:textId="3E55F764"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030094D8" w14:textId="55885391"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24985173" w14:textId="77777777" w:rsidR="00BC3842" w:rsidRDefault="00BC3842" w:rsidP="00BC3842">
      <w:pPr>
        <w:pStyle w:val="Geenafstand"/>
        <w:rPr>
          <w:color w:val="2F5496" w:themeColor="accent1" w:themeShade="BF"/>
          <w:shd w:val="clear" w:color="auto" w:fill="FFFFFF"/>
        </w:rPr>
      </w:pPr>
    </w:p>
    <w:p w14:paraId="5607B323" w14:textId="77777777" w:rsidR="00BC3842"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0701777" w14:textId="77777777" w:rsidR="00BC3842" w:rsidRPr="00400277" w:rsidRDefault="00BC3842" w:rsidP="00BC3842">
      <w:pPr>
        <w:pStyle w:val="Geenafstand"/>
        <w:rPr>
          <w:color w:val="2F5496" w:themeColor="accent1" w:themeShade="BF"/>
          <w:shd w:val="clear" w:color="auto" w:fill="FFFFFF"/>
        </w:rPr>
      </w:pPr>
      <w:r>
        <w:rPr>
          <w:color w:val="2F5496" w:themeColor="accent1" w:themeShade="BF"/>
          <w:shd w:val="clear" w:color="auto" w:fill="FFFFFF"/>
        </w:rPr>
        <w:t xml:space="preserve">De zorgvrager heeft dan vaak wanen en/of hallucinaties. </w:t>
      </w:r>
    </w:p>
    <w:p w14:paraId="09D78AE9" w14:textId="77777777" w:rsidR="00BC3842" w:rsidRDefault="00BC3842" w:rsidP="00B322E5">
      <w:pPr>
        <w:pStyle w:val="Geenafstand"/>
        <w:rPr>
          <w:color w:val="2F5496" w:themeColor="accent1" w:themeShade="BF"/>
          <w:shd w:val="clear" w:color="auto" w:fill="FFFFFF"/>
        </w:rPr>
      </w:pPr>
    </w:p>
    <w:p w14:paraId="1935394C" w14:textId="70D336B8" w:rsidR="00B322E5" w:rsidRDefault="00B322E5" w:rsidP="00B322E5">
      <w:pPr>
        <w:pStyle w:val="Geenafstand"/>
        <w:rPr>
          <w:color w:val="FF0000"/>
          <w:shd w:val="clear" w:color="auto" w:fill="FFFFFF"/>
        </w:rPr>
      </w:pPr>
      <w:r>
        <w:rPr>
          <w:color w:val="FF0000"/>
          <w:shd w:val="clear" w:color="auto" w:fill="FFFFFF"/>
        </w:rPr>
        <w:t xml:space="preserve">Leerdoel: de student weet dat </w:t>
      </w:r>
      <w:r w:rsidR="00B15E2C">
        <w:rPr>
          <w:color w:val="FF0000"/>
          <w:shd w:val="clear" w:color="auto" w:fill="FFFFFF"/>
        </w:rPr>
        <w:t xml:space="preserve">bij wanen de gedachten van zorgvrager niet kloppen met de waarheid. </w:t>
      </w:r>
    </w:p>
    <w:p w14:paraId="29E3C844" w14:textId="77777777" w:rsidR="00B322E5" w:rsidRDefault="00B322E5" w:rsidP="00B322E5">
      <w:pPr>
        <w:pStyle w:val="Geenafstand"/>
        <w:rPr>
          <w:color w:val="FF0000"/>
          <w:shd w:val="clear" w:color="auto" w:fill="FFFFFF"/>
        </w:rPr>
      </w:pPr>
    </w:p>
    <w:p w14:paraId="2286A043" w14:textId="77777777" w:rsidR="00B322E5" w:rsidRDefault="00B322E5" w:rsidP="00B322E5">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21BEEFBA" w14:textId="5671476C" w:rsidR="00B322E5" w:rsidRDefault="00B322E5" w:rsidP="00B322E5">
      <w:pPr>
        <w:pStyle w:val="Geenafstand"/>
        <w:rPr>
          <w:b/>
          <w:bCs/>
          <w:color w:val="2F5496" w:themeColor="accent1" w:themeShade="BF"/>
          <w:shd w:val="clear" w:color="auto" w:fill="FFFFFF"/>
        </w:rPr>
      </w:pPr>
    </w:p>
    <w:p w14:paraId="3DE327DA"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E7C991B"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Bij een psychose heeft een zorgvrager soms wanen. Dit zijn bepaalde gedachten. </w:t>
      </w:r>
    </w:p>
    <w:p w14:paraId="1D0A8284" w14:textId="77777777" w:rsidR="00EB6734" w:rsidRDefault="00EB6734" w:rsidP="00EB6734">
      <w:pPr>
        <w:pStyle w:val="Geenafstand"/>
        <w:rPr>
          <w:color w:val="2F5496" w:themeColor="accent1" w:themeShade="BF"/>
          <w:shd w:val="clear" w:color="auto" w:fill="FFFFFF"/>
        </w:rPr>
      </w:pPr>
    </w:p>
    <w:p w14:paraId="373DD666"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A56D5BA"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Deze gedachten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50523622" w14:textId="77777777" w:rsidR="00EB6734" w:rsidRDefault="00EB6734" w:rsidP="00EB6734">
      <w:pPr>
        <w:pStyle w:val="Geenafstand"/>
        <w:rPr>
          <w:color w:val="2F5496" w:themeColor="accent1" w:themeShade="BF"/>
          <w:shd w:val="clear" w:color="auto" w:fill="FFFFFF"/>
        </w:rPr>
      </w:pPr>
    </w:p>
    <w:p w14:paraId="7CF38FF6"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Hebben een versneld tempo </w:t>
      </w:r>
    </w:p>
    <w:p w14:paraId="26E6D9DD" w14:textId="77777777" w:rsidR="00EB6734" w:rsidRPr="00EB6734" w:rsidRDefault="00EB6734" w:rsidP="00EB6734">
      <w:pPr>
        <w:pStyle w:val="Geenafstand"/>
        <w:rPr>
          <w:b/>
          <w:bCs/>
          <w:color w:val="2F5496" w:themeColor="accent1" w:themeShade="BF"/>
          <w:shd w:val="clear" w:color="auto" w:fill="FFFFFF"/>
        </w:rPr>
      </w:pPr>
      <w:r>
        <w:rPr>
          <w:b/>
          <w:bCs/>
          <w:color w:val="2F5496" w:themeColor="accent1" w:themeShade="BF"/>
          <w:shd w:val="clear" w:color="auto" w:fill="FFFFFF"/>
        </w:rPr>
        <w:t>K</w:t>
      </w:r>
      <w:r w:rsidRPr="00EB6734">
        <w:rPr>
          <w:b/>
          <w:bCs/>
          <w:color w:val="2F5496" w:themeColor="accent1" w:themeShade="BF"/>
          <w:shd w:val="clear" w:color="auto" w:fill="FFFFFF"/>
        </w:rPr>
        <w:t xml:space="preserve">loppen niet met de waarheid </w:t>
      </w:r>
    </w:p>
    <w:p w14:paraId="0140B2C1"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Hebben een gekoppelde emotie </w:t>
      </w:r>
    </w:p>
    <w:p w14:paraId="2A1643D2"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Zijn zwart-wit </w:t>
      </w:r>
    </w:p>
    <w:p w14:paraId="3334A17D" w14:textId="77777777" w:rsidR="00EB6734" w:rsidRDefault="00EB6734" w:rsidP="00EB6734">
      <w:pPr>
        <w:pStyle w:val="Geenafstand"/>
        <w:rPr>
          <w:color w:val="2F5496" w:themeColor="accent1" w:themeShade="BF"/>
          <w:shd w:val="clear" w:color="auto" w:fill="FFFFFF"/>
        </w:rPr>
      </w:pPr>
    </w:p>
    <w:p w14:paraId="0524015B"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5154C016" w14:textId="77777777" w:rsidR="00EB6734" w:rsidRPr="00B15E2C" w:rsidRDefault="00EB6734" w:rsidP="00EB6734">
      <w:pPr>
        <w:pStyle w:val="Geenafstand"/>
        <w:rPr>
          <w:color w:val="2F5496" w:themeColor="accent1" w:themeShade="BF"/>
          <w:shd w:val="clear" w:color="auto" w:fill="FFFFFF"/>
        </w:rPr>
      </w:pPr>
      <w:r w:rsidRPr="00B15E2C">
        <w:rPr>
          <w:rFonts w:ascii="Calibri" w:eastAsia="Calibri" w:hAnsi="Calibri" w:cs="Calibri"/>
          <w:color w:val="2F5496" w:themeColor="accent1" w:themeShade="BF"/>
        </w:rPr>
        <w:t>Een voorbeeld hiervan is dat de zorgvrager denkt dat hij achtervolgd wordt terwijl dit niet zo is.</w:t>
      </w:r>
    </w:p>
    <w:p w14:paraId="52CDD7F8" w14:textId="77777777" w:rsidR="00EB6734" w:rsidRDefault="00EB6734" w:rsidP="00B322E5">
      <w:pPr>
        <w:pStyle w:val="Geenafstand"/>
        <w:rPr>
          <w:b/>
          <w:bCs/>
          <w:color w:val="2F5496" w:themeColor="accent1" w:themeShade="BF"/>
          <w:shd w:val="clear" w:color="auto" w:fill="FFFFFF"/>
        </w:rPr>
      </w:pPr>
    </w:p>
    <w:p w14:paraId="34FF6DB1" w14:textId="723FA85F"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F2B4445" w14:textId="1DB7D56E"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Bij een psychose heeft een zorgvrager soms wanen. Dit zijn bepaalde gedachten. </w:t>
      </w:r>
    </w:p>
    <w:p w14:paraId="461FDED7" w14:textId="77777777" w:rsidR="00B322E5" w:rsidRDefault="00B322E5" w:rsidP="00B322E5">
      <w:pPr>
        <w:pStyle w:val="Geenafstand"/>
        <w:rPr>
          <w:color w:val="2F5496" w:themeColor="accent1" w:themeShade="BF"/>
          <w:shd w:val="clear" w:color="auto" w:fill="FFFFFF"/>
        </w:rPr>
      </w:pPr>
    </w:p>
    <w:p w14:paraId="4FB4B925" w14:textId="30839529"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42FE0236" w14:textId="54B45324"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Wat is een kenmerk van deze gedachten? </w:t>
      </w:r>
    </w:p>
    <w:p w14:paraId="24E66A0A" w14:textId="7E96A39D" w:rsidR="00EB6734" w:rsidRDefault="00EB6734" w:rsidP="00B322E5">
      <w:pPr>
        <w:pStyle w:val="Geenafstand"/>
        <w:rPr>
          <w:color w:val="2F5496" w:themeColor="accent1" w:themeShade="BF"/>
          <w:shd w:val="clear" w:color="auto" w:fill="FFFFFF"/>
        </w:rPr>
      </w:pPr>
    </w:p>
    <w:p w14:paraId="740FC787" w14:textId="5C93FC78"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Ze hebben een vertraagd tempo </w:t>
      </w:r>
    </w:p>
    <w:p w14:paraId="111F743D" w14:textId="14222FF6"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Ze hebben een versneld tempo </w:t>
      </w:r>
    </w:p>
    <w:p w14:paraId="2257B41C" w14:textId="55409461"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Ze gaan van hak-op-de-tak </w:t>
      </w:r>
    </w:p>
    <w:p w14:paraId="3A6ED15F" w14:textId="31EBA5F6" w:rsidR="00EB6734" w:rsidRPr="00EB6734" w:rsidRDefault="00EB6734" w:rsidP="00B322E5">
      <w:pPr>
        <w:pStyle w:val="Geenafstand"/>
        <w:rPr>
          <w:b/>
          <w:bCs/>
          <w:color w:val="2F5496" w:themeColor="accent1" w:themeShade="BF"/>
          <w:shd w:val="clear" w:color="auto" w:fill="FFFFFF"/>
        </w:rPr>
      </w:pPr>
      <w:r w:rsidRPr="00EB6734">
        <w:rPr>
          <w:b/>
          <w:bCs/>
          <w:color w:val="2F5496" w:themeColor="accent1" w:themeShade="BF"/>
          <w:shd w:val="clear" w:color="auto" w:fill="FFFFFF"/>
        </w:rPr>
        <w:t xml:space="preserve">Ze kloppen niet met de waarheid </w:t>
      </w:r>
    </w:p>
    <w:p w14:paraId="632F8E84" w14:textId="77777777" w:rsidR="00B322E5" w:rsidRDefault="00B322E5" w:rsidP="00B322E5">
      <w:pPr>
        <w:pStyle w:val="Geenafstand"/>
        <w:rPr>
          <w:color w:val="2F5496" w:themeColor="accent1" w:themeShade="BF"/>
          <w:shd w:val="clear" w:color="auto" w:fill="FFFFFF"/>
        </w:rPr>
      </w:pPr>
    </w:p>
    <w:p w14:paraId="327B4222" w14:textId="76F8B378"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E0A02F2" w14:textId="4AB9223A" w:rsidR="00B15E2C" w:rsidRPr="00B15E2C" w:rsidRDefault="00B15E2C" w:rsidP="00B322E5">
      <w:pPr>
        <w:pStyle w:val="Geenafstand"/>
        <w:rPr>
          <w:color w:val="2F5496" w:themeColor="accent1" w:themeShade="BF"/>
          <w:shd w:val="clear" w:color="auto" w:fill="FFFFFF"/>
        </w:rPr>
      </w:pPr>
      <w:r w:rsidRPr="00B15E2C">
        <w:rPr>
          <w:rFonts w:ascii="Calibri" w:eastAsia="Calibri" w:hAnsi="Calibri" w:cs="Calibri"/>
          <w:color w:val="2F5496" w:themeColor="accent1" w:themeShade="BF"/>
        </w:rPr>
        <w:t>Een voorbeeld hiervan is dat de zorgvrager denkt dat hij</w:t>
      </w:r>
      <w:r w:rsidR="00EB6734">
        <w:rPr>
          <w:rFonts w:ascii="Calibri" w:eastAsia="Calibri" w:hAnsi="Calibri" w:cs="Calibri"/>
          <w:color w:val="2F5496" w:themeColor="accent1" w:themeShade="BF"/>
        </w:rPr>
        <w:t xml:space="preserve"> of zij</w:t>
      </w:r>
      <w:r w:rsidRPr="00B15E2C">
        <w:rPr>
          <w:rFonts w:ascii="Calibri" w:eastAsia="Calibri" w:hAnsi="Calibri" w:cs="Calibri"/>
          <w:color w:val="2F5496" w:themeColor="accent1" w:themeShade="BF"/>
        </w:rPr>
        <w:t xml:space="preserve"> achtervolgd wordt terwijl dit niet zo is.</w:t>
      </w:r>
    </w:p>
    <w:p w14:paraId="548CC44D" w14:textId="17C89F3B" w:rsidR="00EB6734" w:rsidRDefault="00EB6734" w:rsidP="00B322E5">
      <w:pPr>
        <w:pStyle w:val="Geenafstand"/>
        <w:rPr>
          <w:color w:val="2F5496" w:themeColor="accent1" w:themeShade="BF"/>
          <w:shd w:val="clear" w:color="auto" w:fill="FFFFFF"/>
        </w:rPr>
      </w:pPr>
    </w:p>
    <w:p w14:paraId="0EBFFCD2"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652C027"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Bij een psychose heeft een zorgvrager soms wanen. Dit zijn bepaalde gedachten. </w:t>
      </w:r>
    </w:p>
    <w:p w14:paraId="5FA29D64" w14:textId="77777777" w:rsidR="00EB6734" w:rsidRDefault="00EB6734" w:rsidP="00EB6734">
      <w:pPr>
        <w:pStyle w:val="Geenafstand"/>
        <w:rPr>
          <w:color w:val="2F5496" w:themeColor="accent1" w:themeShade="BF"/>
          <w:shd w:val="clear" w:color="auto" w:fill="FFFFFF"/>
        </w:rPr>
      </w:pPr>
    </w:p>
    <w:p w14:paraId="7C7CDDAA"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D50C8E1" w14:textId="08134DBD"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Een kenmerk van deze gedachten is dat ze</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7F373EF8" w14:textId="77777777" w:rsidR="00EB6734" w:rsidRDefault="00EB6734" w:rsidP="00EB6734">
      <w:pPr>
        <w:pStyle w:val="Geenafstand"/>
        <w:rPr>
          <w:color w:val="2F5496" w:themeColor="accent1" w:themeShade="BF"/>
          <w:shd w:val="clear" w:color="auto" w:fill="FFFFFF"/>
        </w:rPr>
      </w:pPr>
    </w:p>
    <w:p w14:paraId="0577AB21" w14:textId="0048DE80"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Vertraagd zijn in tempo </w:t>
      </w:r>
    </w:p>
    <w:p w14:paraId="5AECCE5A" w14:textId="04DFF06F" w:rsidR="00EB6734" w:rsidRPr="00EB6734" w:rsidRDefault="00EB6734" w:rsidP="00EB6734">
      <w:pPr>
        <w:pStyle w:val="Geenafstand"/>
        <w:rPr>
          <w:b/>
          <w:bCs/>
          <w:color w:val="2F5496" w:themeColor="accent1" w:themeShade="BF"/>
          <w:shd w:val="clear" w:color="auto" w:fill="FFFFFF"/>
        </w:rPr>
      </w:pPr>
      <w:r>
        <w:rPr>
          <w:b/>
          <w:bCs/>
          <w:color w:val="2F5496" w:themeColor="accent1" w:themeShade="BF"/>
          <w:shd w:val="clear" w:color="auto" w:fill="FFFFFF"/>
        </w:rPr>
        <w:t>Niet kloppen</w:t>
      </w:r>
      <w:r w:rsidRPr="00EB6734">
        <w:rPr>
          <w:b/>
          <w:bCs/>
          <w:color w:val="2F5496" w:themeColor="accent1" w:themeShade="BF"/>
          <w:shd w:val="clear" w:color="auto" w:fill="FFFFFF"/>
        </w:rPr>
        <w:t xml:space="preserve"> met de waarheid </w:t>
      </w:r>
    </w:p>
    <w:p w14:paraId="0566D2D1" w14:textId="50666D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04824DB1" w14:textId="3887FD74"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54132DD2" w14:textId="77777777" w:rsidR="00EB6734" w:rsidRDefault="00EB6734" w:rsidP="00EB6734">
      <w:pPr>
        <w:pStyle w:val="Geenafstand"/>
        <w:rPr>
          <w:color w:val="2F5496" w:themeColor="accent1" w:themeShade="BF"/>
          <w:shd w:val="clear" w:color="auto" w:fill="FFFFFF"/>
        </w:rPr>
      </w:pPr>
    </w:p>
    <w:p w14:paraId="7BFBA18E" w14:textId="77777777" w:rsidR="00EB6734" w:rsidRDefault="00EB6734" w:rsidP="00EB6734">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7F71BAD2" w14:textId="77777777" w:rsidR="00EB6734" w:rsidRPr="00B15E2C" w:rsidRDefault="00EB6734" w:rsidP="00EB6734">
      <w:pPr>
        <w:pStyle w:val="Geenafstand"/>
        <w:rPr>
          <w:color w:val="2F5496" w:themeColor="accent1" w:themeShade="BF"/>
          <w:shd w:val="clear" w:color="auto" w:fill="FFFFFF"/>
        </w:rPr>
      </w:pPr>
      <w:r w:rsidRPr="00B15E2C">
        <w:rPr>
          <w:rFonts w:ascii="Calibri" w:eastAsia="Calibri" w:hAnsi="Calibri" w:cs="Calibri"/>
          <w:color w:val="2F5496" w:themeColor="accent1" w:themeShade="BF"/>
        </w:rPr>
        <w:t>Een voorbeeld hiervan is dat de zorgvrager denkt dat hij achtervolgd wordt terwijl dit niet zo is.</w:t>
      </w:r>
    </w:p>
    <w:p w14:paraId="06914991" w14:textId="77777777" w:rsidR="00EB6734" w:rsidRDefault="00EB6734" w:rsidP="00B322E5">
      <w:pPr>
        <w:pStyle w:val="Geenafstand"/>
        <w:rPr>
          <w:color w:val="2F5496" w:themeColor="accent1" w:themeShade="BF"/>
          <w:shd w:val="clear" w:color="auto" w:fill="FFFFFF"/>
        </w:rPr>
      </w:pPr>
    </w:p>
    <w:p w14:paraId="5DA0268C" w14:textId="5BDB9493" w:rsidR="00B322E5" w:rsidRDefault="00B322E5" w:rsidP="00B322E5">
      <w:pPr>
        <w:pStyle w:val="Geenafstand"/>
        <w:rPr>
          <w:color w:val="FF0000"/>
          <w:shd w:val="clear" w:color="auto" w:fill="FFFFFF"/>
        </w:rPr>
      </w:pPr>
      <w:r>
        <w:rPr>
          <w:color w:val="FF0000"/>
          <w:shd w:val="clear" w:color="auto" w:fill="FFFFFF"/>
        </w:rPr>
        <w:t xml:space="preserve">Leerdoel: de student weet dat </w:t>
      </w:r>
      <w:r w:rsidR="00B15E2C">
        <w:rPr>
          <w:color w:val="FF0000"/>
          <w:shd w:val="clear" w:color="auto" w:fill="FFFFFF"/>
        </w:rPr>
        <w:t xml:space="preserve">je ernstige psychiatrische stoornissen behandelt met therapie of medicijnen. </w:t>
      </w:r>
    </w:p>
    <w:p w14:paraId="63F3A17F" w14:textId="77777777" w:rsidR="00B322E5" w:rsidRDefault="00B322E5" w:rsidP="00B322E5">
      <w:pPr>
        <w:pStyle w:val="Geenafstand"/>
        <w:rPr>
          <w:color w:val="FF0000"/>
          <w:shd w:val="clear" w:color="auto" w:fill="FFFFFF"/>
        </w:rPr>
      </w:pPr>
    </w:p>
    <w:p w14:paraId="148780C5" w14:textId="77777777" w:rsidR="00B322E5" w:rsidRDefault="00B322E5" w:rsidP="00B322E5">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2D63D42B" w14:textId="77777777" w:rsidR="00B322E5" w:rsidRDefault="00B322E5" w:rsidP="00B322E5">
      <w:pPr>
        <w:pStyle w:val="Geenafstand"/>
        <w:rPr>
          <w:b/>
          <w:bCs/>
          <w:color w:val="2F5496" w:themeColor="accent1" w:themeShade="BF"/>
          <w:shd w:val="clear" w:color="auto" w:fill="FFFFFF"/>
        </w:rPr>
      </w:pPr>
    </w:p>
    <w:p w14:paraId="69CF3DDA" w14:textId="1ADAADDD" w:rsidR="00B322E5" w:rsidRDefault="00EB6734" w:rsidP="00B322E5">
      <w:pPr>
        <w:pStyle w:val="Geenafstand"/>
        <w:rPr>
          <w:color w:val="2F5496" w:themeColor="accent1" w:themeShade="BF"/>
          <w:shd w:val="clear" w:color="auto" w:fill="FFFFFF"/>
        </w:rPr>
      </w:pPr>
      <w:r>
        <w:rPr>
          <w:color w:val="2F5496" w:themeColor="accent1" w:themeShade="BF"/>
          <w:shd w:val="clear" w:color="auto" w:fill="FFFFFF"/>
        </w:rPr>
        <w:t>Casus:</w:t>
      </w:r>
    </w:p>
    <w:p w14:paraId="012AF118" w14:textId="2B7BDA91"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Een zorgvrager heeft een ernstige psychiatrische stoornis. </w:t>
      </w:r>
    </w:p>
    <w:p w14:paraId="4E84B1EE" w14:textId="77777777" w:rsidR="00B322E5" w:rsidRDefault="00B322E5" w:rsidP="00B322E5">
      <w:pPr>
        <w:pStyle w:val="Geenafstand"/>
        <w:rPr>
          <w:color w:val="2F5496" w:themeColor="accent1" w:themeShade="BF"/>
          <w:shd w:val="clear" w:color="auto" w:fill="FFFFFF"/>
        </w:rPr>
      </w:pPr>
    </w:p>
    <w:p w14:paraId="53AADA37" w14:textId="497CC1A5"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lastRenderedPageBreak/>
        <w:t xml:space="preserve">Vraag: </w:t>
      </w:r>
    </w:p>
    <w:p w14:paraId="521DB008" w14:textId="7BFD18EA" w:rsidR="00EB6734" w:rsidRDefault="00EB6734" w:rsidP="00B322E5">
      <w:pPr>
        <w:pStyle w:val="Geenafstand"/>
        <w:rPr>
          <w:color w:val="2F5496" w:themeColor="accent1" w:themeShade="BF"/>
          <w:shd w:val="clear" w:color="auto" w:fill="FFFFFF"/>
        </w:rPr>
      </w:pPr>
      <w:r>
        <w:rPr>
          <w:color w:val="2F5496" w:themeColor="accent1" w:themeShade="BF"/>
          <w:shd w:val="clear" w:color="auto" w:fill="FFFFFF"/>
        </w:rPr>
        <w:t xml:space="preserve">Hoe behandel je dit? </w:t>
      </w:r>
    </w:p>
    <w:p w14:paraId="08744BAC" w14:textId="77777777" w:rsidR="00EB6734" w:rsidRDefault="00EB6734" w:rsidP="00B322E5">
      <w:pPr>
        <w:pStyle w:val="Geenafstand"/>
        <w:rPr>
          <w:color w:val="2F5496" w:themeColor="accent1" w:themeShade="BF"/>
          <w:shd w:val="clear" w:color="auto" w:fill="FFFFFF"/>
        </w:rPr>
      </w:pPr>
    </w:p>
    <w:p w14:paraId="67681D43" w14:textId="3B2CB5E7" w:rsidR="00EB6734" w:rsidRDefault="00EB6734" w:rsidP="00B322E5">
      <w:pPr>
        <w:pStyle w:val="Geenafstand"/>
        <w:rPr>
          <w:color w:val="2F5496" w:themeColor="accent1" w:themeShade="BF"/>
          <w:shd w:val="clear" w:color="auto" w:fill="FFFFFF"/>
        </w:rPr>
      </w:pPr>
      <w:commentRangeStart w:id="115"/>
      <w:r>
        <w:rPr>
          <w:color w:val="2F5496" w:themeColor="accent1" w:themeShade="BF"/>
          <w:shd w:val="clear" w:color="auto" w:fill="FFFFFF"/>
        </w:rPr>
        <w:t xml:space="preserve">Afwachten </w:t>
      </w:r>
      <w:commentRangeEnd w:id="115"/>
      <w:r w:rsidR="00C47976">
        <w:rPr>
          <w:rStyle w:val="Verwijzingopmerking"/>
        </w:rPr>
        <w:commentReference w:id="115"/>
      </w:r>
    </w:p>
    <w:p w14:paraId="65D102AB" w14:textId="1CB0427A" w:rsidR="00EB6734" w:rsidRDefault="00EB6734" w:rsidP="00B322E5">
      <w:pPr>
        <w:pStyle w:val="Geenafstand"/>
        <w:rPr>
          <w:b/>
          <w:bCs/>
          <w:color w:val="2F5496" w:themeColor="accent1" w:themeShade="BF"/>
          <w:shd w:val="clear" w:color="auto" w:fill="FFFFFF"/>
        </w:rPr>
      </w:pPr>
      <w:r w:rsidRPr="00EB6734">
        <w:rPr>
          <w:b/>
          <w:bCs/>
          <w:color w:val="2F5496" w:themeColor="accent1" w:themeShade="BF"/>
          <w:shd w:val="clear" w:color="auto" w:fill="FFFFFF"/>
        </w:rPr>
        <w:t>Therapie</w:t>
      </w:r>
    </w:p>
    <w:p w14:paraId="30F302C3" w14:textId="191F3DF4" w:rsidR="00585B4B" w:rsidRDefault="00585B4B" w:rsidP="00B322E5">
      <w:pPr>
        <w:pStyle w:val="Geenafstand"/>
        <w:rPr>
          <w:color w:val="2F5496" w:themeColor="accent1" w:themeShade="BF"/>
          <w:shd w:val="clear" w:color="auto" w:fill="FFFFFF"/>
        </w:rPr>
      </w:pPr>
      <w:commentRangeStart w:id="116"/>
      <w:r>
        <w:rPr>
          <w:color w:val="2F5496" w:themeColor="accent1" w:themeShade="BF"/>
          <w:shd w:val="clear" w:color="auto" w:fill="FFFFFF"/>
        </w:rPr>
        <w:t xml:space="preserve">Beide bovenstaande </w:t>
      </w:r>
    </w:p>
    <w:p w14:paraId="5E986B9E" w14:textId="7B144015" w:rsidR="00585B4B" w:rsidRPr="00585B4B" w:rsidRDefault="00585B4B" w:rsidP="00B322E5">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commentRangeEnd w:id="116"/>
      <w:r w:rsidR="00C47976">
        <w:rPr>
          <w:rStyle w:val="Verwijzingopmerking"/>
        </w:rPr>
        <w:commentReference w:id="116"/>
      </w:r>
    </w:p>
    <w:p w14:paraId="5C825941" w14:textId="77777777" w:rsidR="00B322E5" w:rsidRDefault="00B322E5" w:rsidP="00B322E5">
      <w:pPr>
        <w:pStyle w:val="Geenafstand"/>
        <w:rPr>
          <w:color w:val="2F5496" w:themeColor="accent1" w:themeShade="BF"/>
          <w:shd w:val="clear" w:color="auto" w:fill="FFFFFF"/>
        </w:rPr>
      </w:pPr>
    </w:p>
    <w:p w14:paraId="0FA6F453" w14:textId="52EB69CD" w:rsidR="00B322E5" w:rsidRDefault="00B322E5" w:rsidP="00B322E5">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C46C733" w14:textId="28BAD122" w:rsidR="00585B4B" w:rsidRDefault="00585B4B" w:rsidP="00B322E5">
      <w:pPr>
        <w:pStyle w:val="Geenafstand"/>
        <w:rPr>
          <w:color w:val="2F5496" w:themeColor="accent1" w:themeShade="BF"/>
          <w:shd w:val="clear" w:color="auto" w:fill="FFFFFF"/>
        </w:rPr>
      </w:pPr>
      <w:r>
        <w:rPr>
          <w:color w:val="2F5496" w:themeColor="accent1" w:themeShade="BF"/>
          <w:shd w:val="clear" w:color="auto" w:fill="FFFFFF"/>
        </w:rPr>
        <w:t xml:space="preserve">Naast therapie behandel je ernstige psychiatrische stoornissen met medicijnen. </w:t>
      </w:r>
    </w:p>
    <w:p w14:paraId="21F5DF45" w14:textId="70830C57" w:rsidR="00585B4B" w:rsidRDefault="00585B4B" w:rsidP="00B322E5">
      <w:pPr>
        <w:pStyle w:val="Geenafstand"/>
        <w:rPr>
          <w:color w:val="2F5496" w:themeColor="accent1" w:themeShade="BF"/>
          <w:shd w:val="clear" w:color="auto" w:fill="FFFFFF"/>
        </w:rPr>
      </w:pPr>
    </w:p>
    <w:p w14:paraId="5B082FE9"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Casus:</w:t>
      </w:r>
    </w:p>
    <w:p w14:paraId="6422D3E3"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Een zorgvrager heeft een ernstige psychiatrische stoornis. </w:t>
      </w:r>
    </w:p>
    <w:p w14:paraId="272787EE" w14:textId="77777777" w:rsidR="00585B4B" w:rsidRDefault="00585B4B" w:rsidP="00585B4B">
      <w:pPr>
        <w:pStyle w:val="Geenafstand"/>
        <w:rPr>
          <w:color w:val="2F5496" w:themeColor="accent1" w:themeShade="BF"/>
          <w:shd w:val="clear" w:color="auto" w:fill="FFFFFF"/>
        </w:rPr>
      </w:pPr>
    </w:p>
    <w:p w14:paraId="32966E7C" w14:textId="35EC667D"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019474A" w14:textId="2D6F3DFC"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Je behandelt dit met medicijnen. </w:t>
      </w:r>
    </w:p>
    <w:p w14:paraId="74D0BD38" w14:textId="77777777" w:rsidR="00585B4B" w:rsidRDefault="00585B4B" w:rsidP="00585B4B">
      <w:pPr>
        <w:pStyle w:val="Geenafstand"/>
        <w:rPr>
          <w:color w:val="2F5496" w:themeColor="accent1" w:themeShade="BF"/>
          <w:shd w:val="clear" w:color="auto" w:fill="FFFFFF"/>
        </w:rPr>
      </w:pPr>
    </w:p>
    <w:p w14:paraId="0702A70C" w14:textId="1FA4DC05" w:rsidR="00585B4B" w:rsidRPr="00585B4B" w:rsidRDefault="00585B4B" w:rsidP="00585B4B">
      <w:pPr>
        <w:pStyle w:val="Geenafstand"/>
        <w:rPr>
          <w:b/>
          <w:bCs/>
          <w:color w:val="2F5496" w:themeColor="accent1" w:themeShade="BF"/>
          <w:shd w:val="clear" w:color="auto" w:fill="FFFFFF"/>
        </w:rPr>
      </w:pPr>
      <w:r w:rsidRPr="00585B4B">
        <w:rPr>
          <w:b/>
          <w:bCs/>
          <w:color w:val="2F5496" w:themeColor="accent1" w:themeShade="BF"/>
          <w:shd w:val="clear" w:color="auto" w:fill="FFFFFF"/>
        </w:rPr>
        <w:t xml:space="preserve">Deze stelling is correct </w:t>
      </w:r>
    </w:p>
    <w:p w14:paraId="12995C26" w14:textId="21DE6EA8" w:rsidR="00585B4B" w:rsidRP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Deze stelling is niet correct </w:t>
      </w:r>
    </w:p>
    <w:p w14:paraId="0BCF358E" w14:textId="77777777" w:rsidR="00585B4B" w:rsidRDefault="00585B4B" w:rsidP="00585B4B">
      <w:pPr>
        <w:pStyle w:val="Geenafstand"/>
        <w:rPr>
          <w:color w:val="2F5496" w:themeColor="accent1" w:themeShade="BF"/>
          <w:shd w:val="clear" w:color="auto" w:fill="FFFFFF"/>
        </w:rPr>
      </w:pPr>
    </w:p>
    <w:p w14:paraId="274632EC"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B1C5343" w14:textId="0EBB3722" w:rsidR="00585B4B" w:rsidRPr="00400277"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Naast medicijnen behandel je ernstige psychiatrische stoornissen met therapie.  </w:t>
      </w:r>
    </w:p>
    <w:p w14:paraId="6E7D613C" w14:textId="77777777" w:rsidR="00585B4B" w:rsidRPr="00400277" w:rsidRDefault="00585B4B" w:rsidP="00B322E5">
      <w:pPr>
        <w:pStyle w:val="Geenafstand"/>
        <w:rPr>
          <w:color w:val="2F5496" w:themeColor="accent1" w:themeShade="BF"/>
          <w:shd w:val="clear" w:color="auto" w:fill="FFFFFF"/>
        </w:rPr>
      </w:pPr>
    </w:p>
    <w:p w14:paraId="7403AA20"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Casus:</w:t>
      </w:r>
    </w:p>
    <w:p w14:paraId="4BA283C9"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Een zorgvrager heeft een ernstige psychiatrische stoornis. </w:t>
      </w:r>
    </w:p>
    <w:p w14:paraId="34A6A118" w14:textId="77777777" w:rsidR="00585B4B" w:rsidRDefault="00585B4B" w:rsidP="00585B4B">
      <w:pPr>
        <w:pStyle w:val="Geenafstand"/>
        <w:rPr>
          <w:color w:val="2F5496" w:themeColor="accent1" w:themeShade="BF"/>
          <w:shd w:val="clear" w:color="auto" w:fill="FFFFFF"/>
        </w:rPr>
      </w:pPr>
    </w:p>
    <w:p w14:paraId="777EDED9"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9380F76" w14:textId="136BAD6B"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De beste behandeling is het geven van leefstijladviezen. </w:t>
      </w:r>
    </w:p>
    <w:p w14:paraId="56B5F99B" w14:textId="77777777" w:rsidR="00585B4B" w:rsidRDefault="00585B4B" w:rsidP="00585B4B">
      <w:pPr>
        <w:pStyle w:val="Geenafstand"/>
        <w:rPr>
          <w:color w:val="2F5496" w:themeColor="accent1" w:themeShade="BF"/>
          <w:shd w:val="clear" w:color="auto" w:fill="FFFFFF"/>
        </w:rPr>
      </w:pPr>
    </w:p>
    <w:p w14:paraId="1E35A40D" w14:textId="77777777" w:rsidR="00585B4B" w:rsidRPr="00585B4B" w:rsidRDefault="00585B4B" w:rsidP="00585B4B">
      <w:pPr>
        <w:pStyle w:val="Geenafstand"/>
        <w:rPr>
          <w:color w:val="2F5496" w:themeColor="accent1" w:themeShade="BF"/>
          <w:shd w:val="clear" w:color="auto" w:fill="FFFFFF"/>
        </w:rPr>
      </w:pPr>
      <w:r w:rsidRPr="00585B4B">
        <w:rPr>
          <w:color w:val="2F5496" w:themeColor="accent1" w:themeShade="BF"/>
          <w:shd w:val="clear" w:color="auto" w:fill="FFFFFF"/>
        </w:rPr>
        <w:t xml:space="preserve">Deze stelling is correct </w:t>
      </w:r>
    </w:p>
    <w:p w14:paraId="0AE33A0D" w14:textId="77777777" w:rsidR="00585B4B" w:rsidRPr="00585B4B" w:rsidRDefault="00585B4B" w:rsidP="00585B4B">
      <w:pPr>
        <w:pStyle w:val="Geenafstand"/>
        <w:rPr>
          <w:b/>
          <w:bCs/>
          <w:color w:val="2F5496" w:themeColor="accent1" w:themeShade="BF"/>
          <w:shd w:val="clear" w:color="auto" w:fill="FFFFFF"/>
        </w:rPr>
      </w:pPr>
      <w:r w:rsidRPr="00585B4B">
        <w:rPr>
          <w:b/>
          <w:bCs/>
          <w:color w:val="2F5496" w:themeColor="accent1" w:themeShade="BF"/>
          <w:shd w:val="clear" w:color="auto" w:fill="FFFFFF"/>
        </w:rPr>
        <w:t xml:space="preserve">Deze stelling is niet correct </w:t>
      </w:r>
    </w:p>
    <w:p w14:paraId="4A36C875" w14:textId="77777777" w:rsidR="00585B4B" w:rsidRDefault="00585B4B" w:rsidP="00585B4B">
      <w:pPr>
        <w:pStyle w:val="Geenafstand"/>
        <w:rPr>
          <w:color w:val="2F5496" w:themeColor="accent1" w:themeShade="BF"/>
          <w:shd w:val="clear" w:color="auto" w:fill="FFFFFF"/>
        </w:rPr>
      </w:pPr>
    </w:p>
    <w:p w14:paraId="32B51223" w14:textId="77777777" w:rsidR="00585B4B"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67859630" w14:textId="54D86A01" w:rsidR="00585B4B" w:rsidRPr="00400277" w:rsidRDefault="00585B4B" w:rsidP="00585B4B">
      <w:pPr>
        <w:pStyle w:val="Geenafstand"/>
        <w:rPr>
          <w:color w:val="2F5496" w:themeColor="accent1" w:themeShade="BF"/>
          <w:shd w:val="clear" w:color="auto" w:fill="FFFFFF"/>
        </w:rPr>
      </w:pPr>
      <w:r>
        <w:rPr>
          <w:color w:val="2F5496" w:themeColor="accent1" w:themeShade="BF"/>
          <w:shd w:val="clear" w:color="auto" w:fill="FFFFFF"/>
        </w:rPr>
        <w:t xml:space="preserve">Je behandelt ernstige psychiatrische stoornissen met therapie en medicijnen. </w:t>
      </w:r>
    </w:p>
    <w:p w14:paraId="38ACE071" w14:textId="77777777" w:rsidR="00B322E5" w:rsidRDefault="00B322E5" w:rsidP="008A0DDC">
      <w:pPr>
        <w:spacing w:after="0"/>
        <w:rPr>
          <w:rFonts w:ascii="Calibri" w:eastAsia="Calibri" w:hAnsi="Calibri" w:cs="Calibri"/>
          <w:color w:val="000000" w:themeColor="text1"/>
        </w:rPr>
      </w:pPr>
    </w:p>
    <w:p w14:paraId="18DD60AC" w14:textId="3E893811" w:rsidR="008A0DDC" w:rsidRPr="008A0DDC" w:rsidRDefault="008A0DDC" w:rsidP="008A0DDC">
      <w:pPr>
        <w:spacing w:after="0"/>
        <w:rPr>
          <w:rFonts w:ascii="Calibri" w:eastAsia="Calibri" w:hAnsi="Calibri" w:cs="Calibri"/>
          <w:b/>
          <w:bCs/>
          <w:color w:val="000000" w:themeColor="text1"/>
        </w:rPr>
      </w:pPr>
      <w:r w:rsidRPr="008A0DDC">
        <w:rPr>
          <w:rFonts w:ascii="Calibri" w:eastAsia="Calibri" w:hAnsi="Calibri" w:cs="Calibri"/>
          <w:b/>
          <w:bCs/>
          <w:color w:val="000000" w:themeColor="text1"/>
        </w:rPr>
        <w:t xml:space="preserve">Subject: </w:t>
      </w:r>
      <w:r w:rsidR="004E6539">
        <w:rPr>
          <w:rFonts w:ascii="Calibri" w:eastAsia="Calibri" w:hAnsi="Calibri" w:cs="Calibri"/>
          <w:b/>
          <w:bCs/>
          <w:color w:val="000000" w:themeColor="text1"/>
        </w:rPr>
        <w:t>Zorgprofessionals</w:t>
      </w:r>
    </w:p>
    <w:p w14:paraId="418768C6" w14:textId="466D8A9D" w:rsidR="008A0DDC" w:rsidRPr="008A0DDC" w:rsidRDefault="008A0DDC" w:rsidP="008A0DDC">
      <w:pPr>
        <w:spacing w:after="0"/>
        <w:rPr>
          <w:rFonts w:ascii="Calibri" w:eastAsia="Calibri" w:hAnsi="Calibri" w:cs="Calibri"/>
          <w:b/>
          <w:bCs/>
          <w:color w:val="000000" w:themeColor="text1"/>
        </w:rPr>
      </w:pPr>
      <w:r w:rsidRPr="06AFFB49">
        <w:rPr>
          <w:rFonts w:ascii="Calibri" w:eastAsia="Calibri" w:hAnsi="Calibri" w:cs="Calibri"/>
          <w:b/>
          <w:bCs/>
          <w:color w:val="000000" w:themeColor="text1"/>
        </w:rPr>
        <w:t xml:space="preserve">HTML: De SPV </w:t>
      </w:r>
      <w:r w:rsidR="03558CEB" w:rsidRPr="06AFFB49">
        <w:rPr>
          <w:rFonts w:ascii="Calibri" w:eastAsia="Calibri" w:hAnsi="Calibri" w:cs="Calibri"/>
          <w:b/>
          <w:bCs/>
          <w:color w:val="000000" w:themeColor="text1"/>
        </w:rPr>
        <w:t>en de verpleegkundig specialist</w:t>
      </w:r>
    </w:p>
    <w:p w14:paraId="28EC8BC6" w14:textId="4C041556" w:rsidR="03558CEB" w:rsidRDefault="03558CEB" w:rsidP="06AFFB49">
      <w:pPr>
        <w:spacing w:after="0"/>
        <w:rPr>
          <w:rFonts w:ascii="Calibri" w:eastAsia="Calibri" w:hAnsi="Calibri" w:cs="Calibri"/>
          <w:b/>
          <w:bCs/>
          <w:color w:val="000000" w:themeColor="text1"/>
        </w:rPr>
      </w:pPr>
      <w:r w:rsidRPr="06AFFB49">
        <w:rPr>
          <w:rFonts w:ascii="Calibri" w:eastAsia="Calibri" w:hAnsi="Calibri" w:cs="Calibri"/>
          <w:b/>
          <w:bCs/>
          <w:color w:val="000000" w:themeColor="text1"/>
        </w:rPr>
        <w:t>De SPV en de verpleegkundig specialist</w:t>
      </w:r>
    </w:p>
    <w:p w14:paraId="4500754E" w14:textId="6DDBFDB9" w:rsidR="008A0DDC" w:rsidRPr="008A0DDC" w:rsidRDefault="008A0DDC" w:rsidP="008A0DDC">
      <w:pPr>
        <w:spacing w:after="0"/>
        <w:rPr>
          <w:rFonts w:ascii="Calibri" w:eastAsia="Calibri" w:hAnsi="Calibri" w:cs="Calibri"/>
          <w:color w:val="000000" w:themeColor="text1"/>
        </w:rPr>
      </w:pPr>
      <w:r w:rsidRPr="008A0DDC">
        <w:rPr>
          <w:rFonts w:ascii="Calibri" w:eastAsia="Calibri" w:hAnsi="Calibri" w:cs="Calibri"/>
          <w:color w:val="000000" w:themeColor="text1"/>
          <w:highlight w:val="yellow"/>
        </w:rPr>
        <w:t>Image ID: 634414985</w:t>
      </w:r>
    </w:p>
    <w:p w14:paraId="0392EB23" w14:textId="77777777" w:rsidR="0004387E" w:rsidRDefault="0004387E" w:rsidP="00B55C2F">
      <w:pPr>
        <w:pStyle w:val="Geenafstand"/>
      </w:pPr>
    </w:p>
    <w:p w14:paraId="50730A40" w14:textId="56FC4A9D" w:rsidR="004957E5" w:rsidRDefault="004957E5" w:rsidP="00296461">
      <w:pPr>
        <w:rPr>
          <w:rFonts w:ascii="Calibri" w:eastAsia="Calibri" w:hAnsi="Calibri" w:cs="Calibri"/>
          <w:color w:val="000000" w:themeColor="text1"/>
        </w:rPr>
      </w:pPr>
      <w:r w:rsidRPr="00B15E2C">
        <w:rPr>
          <w:rFonts w:ascii="Calibri" w:eastAsia="Calibri" w:hAnsi="Calibri" w:cs="Calibri"/>
          <w:color w:val="000000" w:themeColor="text1"/>
        </w:rPr>
        <w:t xml:space="preserve">Een andere zorgprofessional is een </w:t>
      </w:r>
      <w:proofErr w:type="gramStart"/>
      <w:r w:rsidRPr="00B15E2C">
        <w:rPr>
          <w:rFonts w:ascii="Calibri" w:eastAsia="Calibri" w:hAnsi="Calibri" w:cs="Calibri"/>
          <w:color w:val="000000" w:themeColor="text1"/>
        </w:rPr>
        <w:t>sociaal</w:t>
      </w:r>
      <w:r w:rsidR="008A0DDC" w:rsidRPr="00B15E2C">
        <w:rPr>
          <w:rFonts w:ascii="Calibri" w:eastAsia="Calibri" w:hAnsi="Calibri" w:cs="Calibri"/>
          <w:color w:val="000000" w:themeColor="text1"/>
        </w:rPr>
        <w:t xml:space="preserve"> </w:t>
      </w:r>
      <w:r w:rsidRPr="00B15E2C">
        <w:rPr>
          <w:rFonts w:ascii="Calibri" w:eastAsia="Calibri" w:hAnsi="Calibri" w:cs="Calibri"/>
          <w:color w:val="000000" w:themeColor="text1"/>
        </w:rPr>
        <w:t>psychiatrisch</w:t>
      </w:r>
      <w:proofErr w:type="gramEnd"/>
      <w:r w:rsidRPr="00B15E2C">
        <w:rPr>
          <w:rFonts w:ascii="Calibri" w:eastAsia="Calibri" w:hAnsi="Calibri" w:cs="Calibri"/>
          <w:color w:val="000000" w:themeColor="text1"/>
        </w:rPr>
        <w:t xml:space="preserve"> verpleegkundige</w:t>
      </w:r>
      <w:r w:rsidR="00A21C5A">
        <w:rPr>
          <w:rFonts w:ascii="Calibri" w:eastAsia="Calibri" w:hAnsi="Calibri" w:cs="Calibri"/>
          <w:color w:val="000000" w:themeColor="text1"/>
        </w:rPr>
        <w:t xml:space="preserve"> (SPV)</w:t>
      </w:r>
      <w:r w:rsidRPr="00B15E2C">
        <w:rPr>
          <w:rFonts w:ascii="Calibri" w:eastAsia="Calibri" w:hAnsi="Calibri" w:cs="Calibri"/>
          <w:color w:val="000000" w:themeColor="text1"/>
        </w:rPr>
        <w:t xml:space="preserve">. </w:t>
      </w:r>
      <w:r w:rsidR="00A21C5A">
        <w:rPr>
          <w:rFonts w:ascii="Calibri" w:eastAsia="Calibri" w:hAnsi="Calibri" w:cs="Calibri"/>
          <w:color w:val="000000" w:themeColor="text1"/>
        </w:rPr>
        <w:t xml:space="preserve">Als je een SPV wil worden, moet je eerste verpleegkunde </w:t>
      </w:r>
      <w:r w:rsidRPr="00B15E2C">
        <w:rPr>
          <w:rFonts w:ascii="Calibri" w:eastAsia="Calibri" w:hAnsi="Calibri" w:cs="Calibri"/>
          <w:color w:val="000000" w:themeColor="text1"/>
        </w:rPr>
        <w:t>studere</w:t>
      </w:r>
      <w:r w:rsidR="00A21C5A">
        <w:rPr>
          <w:rFonts w:ascii="Calibri" w:eastAsia="Calibri" w:hAnsi="Calibri" w:cs="Calibri"/>
          <w:color w:val="000000" w:themeColor="text1"/>
        </w:rPr>
        <w:t>n</w:t>
      </w:r>
      <w:r w:rsidRPr="00B15E2C">
        <w:rPr>
          <w:rFonts w:ascii="Calibri" w:eastAsia="Calibri" w:hAnsi="Calibri" w:cs="Calibri"/>
          <w:color w:val="000000" w:themeColor="text1"/>
        </w:rPr>
        <w:t>. Daarna doe</w:t>
      </w:r>
      <w:r w:rsidR="00A21C5A">
        <w:rPr>
          <w:rFonts w:ascii="Calibri" w:eastAsia="Calibri" w:hAnsi="Calibri" w:cs="Calibri"/>
          <w:color w:val="000000" w:themeColor="text1"/>
        </w:rPr>
        <w:t xml:space="preserve"> je</w:t>
      </w:r>
      <w:r w:rsidRPr="00B15E2C">
        <w:rPr>
          <w:rFonts w:ascii="Calibri" w:eastAsia="Calibri" w:hAnsi="Calibri" w:cs="Calibri"/>
          <w:color w:val="000000" w:themeColor="text1"/>
        </w:rPr>
        <w:t xml:space="preserve"> een extra </w:t>
      </w:r>
      <w:proofErr w:type="spellStart"/>
      <w:r w:rsidR="718B27A4" w:rsidRPr="00B15E2C">
        <w:rPr>
          <w:rFonts w:ascii="Calibri" w:eastAsia="Calibri" w:hAnsi="Calibri" w:cs="Calibri"/>
          <w:color w:val="000000" w:themeColor="text1"/>
        </w:rPr>
        <w:t>HBO-</w:t>
      </w:r>
      <w:r w:rsidRPr="00B15E2C">
        <w:rPr>
          <w:rFonts w:ascii="Calibri" w:eastAsia="Calibri" w:hAnsi="Calibri" w:cs="Calibri"/>
          <w:color w:val="000000" w:themeColor="text1"/>
        </w:rPr>
        <w:t>opleiding</w:t>
      </w:r>
      <w:proofErr w:type="spellEnd"/>
      <w:r w:rsidRPr="00B15E2C">
        <w:rPr>
          <w:rFonts w:ascii="Calibri" w:eastAsia="Calibri" w:hAnsi="Calibri" w:cs="Calibri"/>
          <w:color w:val="000000" w:themeColor="text1"/>
        </w:rPr>
        <w:t xml:space="preserve">. Deze gaat speciaal over psychiatrie. </w:t>
      </w:r>
      <w:r w:rsidR="00AB1CFD" w:rsidRPr="00B15E2C">
        <w:rPr>
          <w:rFonts w:ascii="Calibri" w:eastAsia="Calibri" w:hAnsi="Calibri" w:cs="Calibri"/>
          <w:color w:val="000000" w:themeColor="text1"/>
        </w:rPr>
        <w:t xml:space="preserve">De extra opleiding </w:t>
      </w:r>
      <w:r w:rsidRPr="00B15E2C">
        <w:rPr>
          <w:rFonts w:ascii="Calibri" w:eastAsia="Calibri" w:hAnsi="Calibri" w:cs="Calibri"/>
          <w:color w:val="000000" w:themeColor="text1"/>
        </w:rPr>
        <w:t>duurt twee jaar.</w:t>
      </w:r>
      <w:r w:rsidRPr="06AFFB49">
        <w:rPr>
          <w:rFonts w:ascii="Calibri" w:eastAsia="Calibri" w:hAnsi="Calibri" w:cs="Calibri"/>
          <w:color w:val="000000" w:themeColor="text1"/>
        </w:rPr>
        <w:t xml:space="preserve"> </w:t>
      </w:r>
    </w:p>
    <w:p w14:paraId="3DA1BA29" w14:textId="618BCC43" w:rsidR="004957E5" w:rsidRPr="00B15E2C" w:rsidRDefault="00A21C5A" w:rsidP="6CD93794">
      <w:pPr>
        <w:spacing w:after="0"/>
        <w:rPr>
          <w:rFonts w:ascii="Calibri" w:eastAsia="Calibri" w:hAnsi="Calibri" w:cs="Calibri"/>
          <w:color w:val="000000" w:themeColor="text1"/>
        </w:rPr>
      </w:pPr>
      <w:r>
        <w:rPr>
          <w:rFonts w:ascii="Calibri" w:eastAsia="Calibri" w:hAnsi="Calibri" w:cs="Calibri"/>
          <w:color w:val="000000" w:themeColor="text1"/>
        </w:rPr>
        <w:t xml:space="preserve">Als </w:t>
      </w:r>
      <w:r w:rsidR="007379FF" w:rsidRPr="00B15E2C">
        <w:rPr>
          <w:rFonts w:ascii="Calibri" w:eastAsia="Calibri" w:hAnsi="Calibri" w:cs="Calibri"/>
          <w:color w:val="000000" w:themeColor="text1"/>
        </w:rPr>
        <w:t>SPV</w:t>
      </w:r>
      <w:r w:rsidR="004957E5" w:rsidRPr="00B15E2C">
        <w:rPr>
          <w:rFonts w:ascii="Calibri" w:eastAsia="Calibri" w:hAnsi="Calibri" w:cs="Calibri"/>
          <w:color w:val="000000" w:themeColor="text1"/>
        </w:rPr>
        <w:t xml:space="preserve"> kijk</w:t>
      </w:r>
      <w:r>
        <w:rPr>
          <w:rFonts w:ascii="Calibri" w:eastAsia="Calibri" w:hAnsi="Calibri" w:cs="Calibri"/>
          <w:color w:val="000000" w:themeColor="text1"/>
        </w:rPr>
        <w:t xml:space="preserve"> je</w:t>
      </w:r>
      <w:r w:rsidR="004957E5" w:rsidRPr="00B15E2C">
        <w:rPr>
          <w:rFonts w:ascii="Calibri" w:eastAsia="Calibri" w:hAnsi="Calibri" w:cs="Calibri"/>
          <w:color w:val="000000" w:themeColor="text1"/>
        </w:rPr>
        <w:t xml:space="preserve"> vooral hoe de psychiatrische stoornis </w:t>
      </w:r>
      <w:r w:rsidR="008A0DDC" w:rsidRPr="00B15E2C">
        <w:rPr>
          <w:rFonts w:ascii="Calibri" w:eastAsia="Calibri" w:hAnsi="Calibri" w:cs="Calibri"/>
          <w:color w:val="000000" w:themeColor="text1"/>
        </w:rPr>
        <w:t xml:space="preserve">invloed heeft op </w:t>
      </w:r>
      <w:r>
        <w:rPr>
          <w:rFonts w:ascii="Calibri" w:eastAsia="Calibri" w:hAnsi="Calibri" w:cs="Calibri"/>
          <w:color w:val="000000" w:themeColor="text1"/>
        </w:rPr>
        <w:t>het</w:t>
      </w:r>
      <w:r w:rsidR="008A0DDC" w:rsidRPr="00B15E2C">
        <w:rPr>
          <w:rFonts w:ascii="Calibri" w:eastAsia="Calibri" w:hAnsi="Calibri" w:cs="Calibri"/>
          <w:color w:val="000000" w:themeColor="text1"/>
        </w:rPr>
        <w:t xml:space="preserve"> leven</w:t>
      </w:r>
      <w:r>
        <w:rPr>
          <w:rFonts w:ascii="Calibri" w:eastAsia="Calibri" w:hAnsi="Calibri" w:cs="Calibri"/>
          <w:color w:val="000000" w:themeColor="text1"/>
        </w:rPr>
        <w:t xml:space="preserve"> van de zorgvrager</w:t>
      </w:r>
      <w:r w:rsidR="004957E5" w:rsidRPr="00B15E2C">
        <w:rPr>
          <w:rFonts w:ascii="Calibri" w:eastAsia="Calibri" w:hAnsi="Calibri" w:cs="Calibri"/>
          <w:color w:val="000000" w:themeColor="text1"/>
        </w:rPr>
        <w:t>.</w:t>
      </w:r>
      <w:r w:rsidR="008A0DDC" w:rsidRPr="00B15E2C">
        <w:rPr>
          <w:rFonts w:ascii="Calibri" w:eastAsia="Calibri" w:hAnsi="Calibri" w:cs="Calibri"/>
          <w:color w:val="000000" w:themeColor="text1"/>
        </w:rPr>
        <w:t xml:space="preserve"> </w:t>
      </w:r>
      <w:r>
        <w:rPr>
          <w:rFonts w:ascii="Calibri" w:eastAsia="Calibri" w:hAnsi="Calibri" w:cs="Calibri"/>
          <w:color w:val="000000" w:themeColor="text1"/>
        </w:rPr>
        <w:t>Je</w:t>
      </w:r>
      <w:r w:rsidR="004957E5" w:rsidRPr="00B15E2C">
        <w:rPr>
          <w:rFonts w:ascii="Calibri" w:eastAsia="Calibri" w:hAnsi="Calibri" w:cs="Calibri"/>
          <w:color w:val="000000" w:themeColor="text1"/>
        </w:rPr>
        <w:t xml:space="preserve"> krijgt</w:t>
      </w:r>
      <w:r>
        <w:rPr>
          <w:rFonts w:ascii="Calibri" w:eastAsia="Calibri" w:hAnsi="Calibri" w:cs="Calibri"/>
          <w:color w:val="000000" w:themeColor="text1"/>
        </w:rPr>
        <w:t xml:space="preserve"> daarbij</w:t>
      </w:r>
      <w:r w:rsidR="004957E5" w:rsidRPr="00B15E2C">
        <w:rPr>
          <w:rFonts w:ascii="Calibri" w:eastAsia="Calibri" w:hAnsi="Calibri" w:cs="Calibri"/>
          <w:color w:val="000000" w:themeColor="text1"/>
        </w:rPr>
        <w:t xml:space="preserve"> vaak hulp van:</w:t>
      </w:r>
    </w:p>
    <w:p w14:paraId="7EC4E73C" w14:textId="77777777" w:rsidR="004957E5" w:rsidRPr="00B15E2C" w:rsidRDefault="004957E5" w:rsidP="004957E5">
      <w:pPr>
        <w:pStyle w:val="Lijstalinea"/>
        <w:numPr>
          <w:ilvl w:val="0"/>
          <w:numId w:val="8"/>
        </w:numPr>
        <w:spacing w:after="0"/>
        <w:rPr>
          <w:rFonts w:ascii="Calibri" w:eastAsia="Calibri" w:hAnsi="Calibri" w:cs="Calibri"/>
          <w:color w:val="000000" w:themeColor="text1"/>
        </w:rPr>
      </w:pPr>
      <w:proofErr w:type="gramStart"/>
      <w:r w:rsidRPr="00B15E2C">
        <w:rPr>
          <w:rFonts w:ascii="Calibri" w:eastAsia="Calibri" w:hAnsi="Calibri" w:cs="Calibri"/>
          <w:color w:val="000000" w:themeColor="text1"/>
        </w:rPr>
        <w:t>maatschappelijk</w:t>
      </w:r>
      <w:proofErr w:type="gramEnd"/>
      <w:r w:rsidRPr="00B15E2C">
        <w:rPr>
          <w:rFonts w:ascii="Calibri" w:eastAsia="Calibri" w:hAnsi="Calibri" w:cs="Calibri"/>
          <w:color w:val="000000" w:themeColor="text1"/>
        </w:rPr>
        <w:t xml:space="preserve"> werkers;</w:t>
      </w:r>
    </w:p>
    <w:p w14:paraId="5664C768" w14:textId="77777777" w:rsidR="004957E5" w:rsidRPr="00B15E2C" w:rsidRDefault="004957E5" w:rsidP="004957E5">
      <w:pPr>
        <w:pStyle w:val="Lijstalinea"/>
        <w:numPr>
          <w:ilvl w:val="0"/>
          <w:numId w:val="8"/>
        </w:numPr>
        <w:spacing w:after="0"/>
        <w:rPr>
          <w:rFonts w:ascii="Calibri" w:eastAsia="Calibri" w:hAnsi="Calibri" w:cs="Calibri"/>
          <w:color w:val="000000" w:themeColor="text1"/>
        </w:rPr>
      </w:pPr>
      <w:proofErr w:type="gramStart"/>
      <w:r w:rsidRPr="00B15E2C">
        <w:rPr>
          <w:rFonts w:ascii="Calibri" w:eastAsia="Calibri" w:hAnsi="Calibri" w:cs="Calibri"/>
          <w:color w:val="000000" w:themeColor="text1"/>
        </w:rPr>
        <w:t>psychologen</w:t>
      </w:r>
      <w:proofErr w:type="gramEnd"/>
      <w:r w:rsidRPr="00B15E2C">
        <w:rPr>
          <w:rFonts w:ascii="Calibri" w:eastAsia="Calibri" w:hAnsi="Calibri" w:cs="Calibri"/>
          <w:color w:val="000000" w:themeColor="text1"/>
        </w:rPr>
        <w:t>.</w:t>
      </w:r>
    </w:p>
    <w:p w14:paraId="67017042" w14:textId="77777777" w:rsidR="007379FF" w:rsidRDefault="007379FF" w:rsidP="000D1B6D">
      <w:pPr>
        <w:spacing w:after="0"/>
        <w:rPr>
          <w:rFonts w:ascii="Calibri" w:eastAsia="Calibri" w:hAnsi="Calibri" w:cs="Calibri"/>
          <w:color w:val="000000" w:themeColor="text1"/>
        </w:rPr>
      </w:pPr>
    </w:p>
    <w:p w14:paraId="14565870" w14:textId="51E090F5" w:rsidR="000D1B6D" w:rsidRDefault="00262AE2" w:rsidP="6CD93794">
      <w:pPr>
        <w:spacing w:after="0"/>
        <w:rPr>
          <w:rFonts w:ascii="Calibri" w:eastAsia="Calibri" w:hAnsi="Calibri" w:cs="Calibri"/>
          <w:color w:val="000000" w:themeColor="text1"/>
        </w:rPr>
      </w:pPr>
      <w:r w:rsidRPr="00A21C5A">
        <w:t>E</w:t>
      </w:r>
      <w:r w:rsidR="00646556" w:rsidRPr="00A21C5A">
        <w:t>en verpleegkundig specialist</w:t>
      </w:r>
      <w:r w:rsidR="000D1B6D" w:rsidRPr="00A21C5A">
        <w:t xml:space="preserve"> is een zorgprofessional die een </w:t>
      </w:r>
      <w:proofErr w:type="spellStart"/>
      <w:r w:rsidR="007379FF" w:rsidRPr="00A21C5A">
        <w:t>HBO-</w:t>
      </w:r>
      <w:r w:rsidR="000D1B6D" w:rsidRPr="00A21C5A">
        <w:t>opleiding</w:t>
      </w:r>
      <w:proofErr w:type="spellEnd"/>
      <w:r w:rsidR="000D1B6D" w:rsidRPr="00A21C5A">
        <w:t xml:space="preserve"> </w:t>
      </w:r>
      <w:r w:rsidR="008A0DDC" w:rsidRPr="00A21C5A">
        <w:t>heeft gedaan</w:t>
      </w:r>
      <w:r w:rsidR="000D1B6D" w:rsidRPr="00A21C5A">
        <w:t>. Dit is verpleegkunde. Hierna doet hij of zij nog een extra opleiding. Deze duurt twee of drie jaar.</w:t>
      </w:r>
      <w:r w:rsidR="000D1B6D">
        <w:t xml:space="preserve"> </w:t>
      </w:r>
    </w:p>
    <w:p w14:paraId="16A76B5C" w14:textId="247B0AE9" w:rsidR="000D1B6D" w:rsidRDefault="000D1B6D" w:rsidP="00B55C2F">
      <w:pPr>
        <w:pStyle w:val="Geenafstand"/>
      </w:pPr>
    </w:p>
    <w:p w14:paraId="06B1DD7E" w14:textId="6289EB8C" w:rsidR="000D1B6D" w:rsidRDefault="006A6802" w:rsidP="06AFFB49">
      <w:pPr>
        <w:spacing w:after="0"/>
        <w:rPr>
          <w:rFonts w:ascii="Calibri" w:eastAsia="Calibri" w:hAnsi="Calibri" w:cs="Calibri"/>
          <w:color w:val="000000" w:themeColor="text1"/>
        </w:rPr>
      </w:pPr>
      <w:r>
        <w:rPr>
          <w:rFonts w:ascii="Calibri" w:eastAsia="Calibri" w:hAnsi="Calibri" w:cs="Calibri"/>
          <w:color w:val="000000" w:themeColor="text1"/>
        </w:rPr>
        <w:t>Je</w:t>
      </w:r>
      <w:r w:rsidR="000D1B6D" w:rsidRPr="06AFFB49">
        <w:rPr>
          <w:rFonts w:ascii="Calibri" w:eastAsia="Calibri" w:hAnsi="Calibri" w:cs="Calibri"/>
          <w:color w:val="000000" w:themeColor="text1"/>
        </w:rPr>
        <w:t>:</w:t>
      </w:r>
    </w:p>
    <w:p w14:paraId="1F9DC590" w14:textId="164FA443" w:rsidR="000D1B6D" w:rsidRDefault="000D1B6D" w:rsidP="06AFFB49">
      <w:pPr>
        <w:pStyle w:val="Lijstalinea"/>
        <w:numPr>
          <w:ilvl w:val="0"/>
          <w:numId w:val="8"/>
        </w:numPr>
        <w:spacing w:after="0"/>
        <w:rPr>
          <w:rFonts w:ascii="Calibri" w:eastAsia="Calibri" w:hAnsi="Calibri" w:cs="Calibri"/>
          <w:color w:val="000000" w:themeColor="text1"/>
        </w:rPr>
      </w:pPr>
      <w:proofErr w:type="gramStart"/>
      <w:r w:rsidRPr="6CD93794">
        <w:rPr>
          <w:rFonts w:ascii="Calibri" w:eastAsia="Calibri" w:hAnsi="Calibri" w:cs="Calibri"/>
          <w:color w:val="000000" w:themeColor="text1"/>
        </w:rPr>
        <w:t>probeert</w:t>
      </w:r>
      <w:proofErr w:type="gramEnd"/>
      <w:r w:rsidRPr="6CD93794">
        <w:rPr>
          <w:rFonts w:ascii="Calibri" w:eastAsia="Calibri" w:hAnsi="Calibri" w:cs="Calibri"/>
          <w:color w:val="000000" w:themeColor="text1"/>
        </w:rPr>
        <w:t xml:space="preserve"> te voorkomen dat </w:t>
      </w:r>
      <w:r w:rsidR="006A6802">
        <w:rPr>
          <w:rFonts w:ascii="Calibri" w:eastAsia="Calibri" w:hAnsi="Calibri" w:cs="Calibri"/>
          <w:color w:val="000000" w:themeColor="text1"/>
        </w:rPr>
        <w:t>de zorgvrager</w:t>
      </w:r>
      <w:r w:rsidRPr="6CD93794">
        <w:rPr>
          <w:rFonts w:ascii="Calibri" w:eastAsia="Calibri" w:hAnsi="Calibri" w:cs="Calibri"/>
          <w:color w:val="000000" w:themeColor="text1"/>
        </w:rPr>
        <w:t xml:space="preserve"> ziek</w:t>
      </w:r>
      <w:r w:rsidR="6C6C07A6" w:rsidRPr="6CD93794">
        <w:rPr>
          <w:rFonts w:ascii="Calibri" w:eastAsia="Calibri" w:hAnsi="Calibri" w:cs="Calibri"/>
          <w:color w:val="000000" w:themeColor="text1"/>
        </w:rPr>
        <w:t xml:space="preserve"> </w:t>
      </w:r>
      <w:r w:rsidRPr="6CD93794">
        <w:rPr>
          <w:rFonts w:ascii="Calibri" w:eastAsia="Calibri" w:hAnsi="Calibri" w:cs="Calibri"/>
          <w:color w:val="000000" w:themeColor="text1"/>
        </w:rPr>
        <w:t>wordt;</w:t>
      </w:r>
    </w:p>
    <w:p w14:paraId="330470D8" w14:textId="2CE7D4A1" w:rsidR="000D1B6D" w:rsidRDefault="000D1B6D" w:rsidP="000D1B6D">
      <w:pPr>
        <w:pStyle w:val="Lijstalinea"/>
        <w:numPr>
          <w:ilvl w:val="0"/>
          <w:numId w:val="8"/>
        </w:numPr>
        <w:spacing w:after="0"/>
        <w:rPr>
          <w:rFonts w:ascii="Calibri" w:eastAsia="Calibri" w:hAnsi="Calibri" w:cs="Calibri"/>
          <w:color w:val="000000" w:themeColor="text1"/>
        </w:rPr>
      </w:pPr>
      <w:proofErr w:type="gramStart"/>
      <w:r w:rsidRPr="6CD93794">
        <w:rPr>
          <w:rFonts w:ascii="Calibri" w:eastAsia="Calibri" w:hAnsi="Calibri" w:cs="Calibri"/>
          <w:color w:val="000000" w:themeColor="text1"/>
        </w:rPr>
        <w:t>behandelt</w:t>
      </w:r>
      <w:proofErr w:type="gramEnd"/>
      <w:r w:rsidRPr="6CD93794">
        <w:rPr>
          <w:rFonts w:ascii="Calibri" w:eastAsia="Calibri" w:hAnsi="Calibri" w:cs="Calibri"/>
          <w:color w:val="000000" w:themeColor="text1"/>
        </w:rPr>
        <w:t xml:space="preserve"> </w:t>
      </w:r>
      <w:r w:rsidR="006A6802">
        <w:rPr>
          <w:rFonts w:ascii="Calibri" w:eastAsia="Calibri" w:hAnsi="Calibri" w:cs="Calibri"/>
          <w:color w:val="000000" w:themeColor="text1"/>
        </w:rPr>
        <w:t>de</w:t>
      </w:r>
      <w:r w:rsidRPr="6CD93794">
        <w:rPr>
          <w:rFonts w:ascii="Calibri" w:eastAsia="Calibri" w:hAnsi="Calibri" w:cs="Calibri"/>
          <w:color w:val="000000" w:themeColor="text1"/>
        </w:rPr>
        <w:t xml:space="preserve"> psychiatrische ziekte</w:t>
      </w:r>
      <w:r w:rsidR="00AB1CFD" w:rsidRPr="6CD93794">
        <w:rPr>
          <w:rFonts w:ascii="Calibri" w:eastAsia="Calibri" w:hAnsi="Calibri" w:cs="Calibri"/>
          <w:color w:val="000000" w:themeColor="text1"/>
        </w:rPr>
        <w:t>;</w:t>
      </w:r>
    </w:p>
    <w:p w14:paraId="12AA6F65" w14:textId="3B645690" w:rsidR="000D1B6D" w:rsidRDefault="000D1B6D" w:rsidP="000D1B6D">
      <w:pPr>
        <w:pStyle w:val="Lijstalinea"/>
        <w:numPr>
          <w:ilvl w:val="0"/>
          <w:numId w:val="8"/>
        </w:numPr>
        <w:spacing w:after="0"/>
        <w:rPr>
          <w:rFonts w:ascii="Calibri" w:eastAsia="Calibri" w:hAnsi="Calibri" w:cs="Calibri"/>
          <w:color w:val="000000" w:themeColor="text1"/>
        </w:rPr>
      </w:pPr>
      <w:proofErr w:type="gramStart"/>
      <w:r w:rsidRPr="6CD93794">
        <w:rPr>
          <w:rFonts w:ascii="Calibri" w:eastAsia="Calibri" w:hAnsi="Calibri" w:cs="Calibri"/>
          <w:color w:val="000000" w:themeColor="text1"/>
        </w:rPr>
        <w:t>behandelt</w:t>
      </w:r>
      <w:proofErr w:type="gramEnd"/>
      <w:r w:rsidRPr="6CD93794">
        <w:rPr>
          <w:rFonts w:ascii="Calibri" w:eastAsia="Calibri" w:hAnsi="Calibri" w:cs="Calibri"/>
          <w:color w:val="000000" w:themeColor="text1"/>
        </w:rPr>
        <w:t xml:space="preserve"> de ziektes die </w:t>
      </w:r>
      <w:r w:rsidR="006A6802">
        <w:rPr>
          <w:rFonts w:ascii="Calibri" w:eastAsia="Calibri" w:hAnsi="Calibri" w:cs="Calibri"/>
          <w:color w:val="000000" w:themeColor="text1"/>
        </w:rPr>
        <w:t>de zorgvrager</w:t>
      </w:r>
      <w:r w:rsidRPr="6CD93794">
        <w:rPr>
          <w:rFonts w:ascii="Calibri" w:eastAsia="Calibri" w:hAnsi="Calibri" w:cs="Calibri"/>
          <w:color w:val="000000" w:themeColor="text1"/>
        </w:rPr>
        <w:t xml:space="preserve"> </w:t>
      </w:r>
      <w:r w:rsidR="00EC6CF4" w:rsidRPr="6CD93794">
        <w:rPr>
          <w:rFonts w:ascii="Calibri" w:eastAsia="Calibri" w:hAnsi="Calibri" w:cs="Calibri"/>
          <w:color w:val="000000" w:themeColor="text1"/>
        </w:rPr>
        <w:t xml:space="preserve">naast </w:t>
      </w:r>
      <w:r w:rsidR="006A6802">
        <w:rPr>
          <w:rFonts w:ascii="Calibri" w:eastAsia="Calibri" w:hAnsi="Calibri" w:cs="Calibri"/>
          <w:color w:val="000000" w:themeColor="text1"/>
        </w:rPr>
        <w:t>zijn of haar</w:t>
      </w:r>
      <w:r w:rsidR="00EC6CF4" w:rsidRPr="6CD93794">
        <w:rPr>
          <w:rFonts w:ascii="Calibri" w:eastAsia="Calibri" w:hAnsi="Calibri" w:cs="Calibri"/>
          <w:color w:val="000000" w:themeColor="text1"/>
        </w:rPr>
        <w:t xml:space="preserve"> psychiatrische ziekte </w:t>
      </w:r>
      <w:r w:rsidRPr="6CD93794">
        <w:rPr>
          <w:rFonts w:ascii="Calibri" w:eastAsia="Calibri" w:hAnsi="Calibri" w:cs="Calibri"/>
          <w:color w:val="000000" w:themeColor="text1"/>
        </w:rPr>
        <w:t xml:space="preserve">krijgt. Vaak </w:t>
      </w:r>
      <w:r w:rsidR="006A6802">
        <w:rPr>
          <w:rFonts w:ascii="Calibri" w:eastAsia="Calibri" w:hAnsi="Calibri" w:cs="Calibri"/>
          <w:color w:val="000000" w:themeColor="text1"/>
        </w:rPr>
        <w:t xml:space="preserve">heeft de zorgvrager niet alleen de psychiatrische ziekte. </w:t>
      </w:r>
      <w:r w:rsidRPr="6CD93794">
        <w:rPr>
          <w:rFonts w:ascii="Calibri" w:eastAsia="Calibri" w:hAnsi="Calibri" w:cs="Calibri"/>
          <w:color w:val="000000" w:themeColor="text1"/>
        </w:rPr>
        <w:t xml:space="preserve">Stel je voor </w:t>
      </w:r>
      <w:r w:rsidR="00AB1CFD" w:rsidRPr="6CD93794">
        <w:rPr>
          <w:rFonts w:ascii="Calibri" w:eastAsia="Calibri" w:hAnsi="Calibri" w:cs="Calibri"/>
          <w:color w:val="000000" w:themeColor="text1"/>
        </w:rPr>
        <w:t xml:space="preserve">dat </w:t>
      </w:r>
      <w:r w:rsidR="006A6802">
        <w:rPr>
          <w:rFonts w:ascii="Calibri" w:eastAsia="Calibri" w:hAnsi="Calibri" w:cs="Calibri"/>
          <w:color w:val="000000" w:themeColor="text1"/>
        </w:rPr>
        <w:t xml:space="preserve">de zorgvrager </w:t>
      </w:r>
      <w:r w:rsidRPr="6CD93794">
        <w:rPr>
          <w:rFonts w:ascii="Calibri" w:eastAsia="Calibri" w:hAnsi="Calibri" w:cs="Calibri"/>
          <w:color w:val="000000" w:themeColor="text1"/>
        </w:rPr>
        <w:t>een psychose</w:t>
      </w:r>
      <w:r w:rsidR="00AB1CFD" w:rsidRPr="6CD93794">
        <w:rPr>
          <w:rFonts w:ascii="Calibri" w:eastAsia="Calibri" w:hAnsi="Calibri" w:cs="Calibri"/>
          <w:color w:val="000000" w:themeColor="text1"/>
        </w:rPr>
        <w:t xml:space="preserve"> he</w:t>
      </w:r>
      <w:r w:rsidR="006A6802">
        <w:rPr>
          <w:rFonts w:ascii="Calibri" w:eastAsia="Calibri" w:hAnsi="Calibri" w:cs="Calibri"/>
          <w:color w:val="000000" w:themeColor="text1"/>
        </w:rPr>
        <w:t>eft</w:t>
      </w:r>
      <w:r w:rsidRPr="6CD93794">
        <w:rPr>
          <w:rFonts w:ascii="Calibri" w:eastAsia="Calibri" w:hAnsi="Calibri" w:cs="Calibri"/>
          <w:color w:val="000000" w:themeColor="text1"/>
        </w:rPr>
        <w:t xml:space="preserve">. </w:t>
      </w:r>
      <w:r w:rsidR="006A6802">
        <w:rPr>
          <w:rFonts w:ascii="Calibri" w:eastAsia="Calibri" w:hAnsi="Calibri" w:cs="Calibri"/>
          <w:color w:val="000000" w:themeColor="text1"/>
        </w:rPr>
        <w:t xml:space="preserve">Hij of zij </w:t>
      </w:r>
      <w:r w:rsidR="008A0DDC" w:rsidRPr="6CD93794">
        <w:rPr>
          <w:rFonts w:ascii="Calibri" w:eastAsia="Calibri" w:hAnsi="Calibri" w:cs="Calibri"/>
          <w:color w:val="000000" w:themeColor="text1"/>
        </w:rPr>
        <w:t xml:space="preserve">krijgt dan een antipsychoticum als medicijn. Soms </w:t>
      </w:r>
      <w:r w:rsidR="006A6802">
        <w:rPr>
          <w:rFonts w:ascii="Calibri" w:eastAsia="Calibri" w:hAnsi="Calibri" w:cs="Calibri"/>
          <w:color w:val="000000" w:themeColor="text1"/>
        </w:rPr>
        <w:t xml:space="preserve">stijgt de </w:t>
      </w:r>
      <w:r w:rsidR="008A0DDC" w:rsidRPr="6CD93794">
        <w:rPr>
          <w:rFonts w:ascii="Calibri" w:eastAsia="Calibri" w:hAnsi="Calibri" w:cs="Calibri"/>
          <w:color w:val="000000" w:themeColor="text1"/>
        </w:rPr>
        <w:t xml:space="preserve">bloeddruk door de medicatie. </w:t>
      </w:r>
      <w:r w:rsidR="006A6802">
        <w:rPr>
          <w:rFonts w:ascii="Calibri" w:eastAsia="Calibri" w:hAnsi="Calibri" w:cs="Calibri"/>
          <w:color w:val="000000" w:themeColor="text1"/>
        </w:rPr>
        <w:t>De zorgvrager heeft</w:t>
      </w:r>
      <w:r w:rsidR="008A0DDC" w:rsidRPr="6CD93794">
        <w:rPr>
          <w:rFonts w:ascii="Calibri" w:eastAsia="Calibri" w:hAnsi="Calibri" w:cs="Calibri"/>
          <w:color w:val="000000" w:themeColor="text1"/>
        </w:rPr>
        <w:t xml:space="preserve"> dan een hoge </w:t>
      </w:r>
      <w:r w:rsidR="008A0DDC" w:rsidRPr="00A21C5A">
        <w:rPr>
          <w:rFonts w:ascii="Calibri" w:eastAsia="Calibri" w:hAnsi="Calibri" w:cs="Calibri"/>
          <w:color w:val="000000" w:themeColor="text1"/>
        </w:rPr>
        <w:t xml:space="preserve">bloeddruk. Dit is een ziekte die je naast de psychiatrische stoornis hebt. </w:t>
      </w:r>
      <w:del w:id="117" w:author="Anne Rorije" w:date="2021-09-08T17:35:00Z">
        <w:r w:rsidR="008A0DDC" w:rsidRPr="00A21C5A" w:rsidDel="005F725A">
          <w:rPr>
            <w:rFonts w:ascii="Calibri" w:eastAsia="Calibri" w:hAnsi="Calibri" w:cs="Calibri"/>
            <w:color w:val="000000" w:themeColor="text1"/>
          </w:rPr>
          <w:delText>Je noemt</w:delText>
        </w:r>
      </w:del>
      <w:ins w:id="118" w:author="Anne Rorije" w:date="2021-09-08T17:35:00Z">
        <w:r w:rsidR="005F725A">
          <w:rPr>
            <w:rFonts w:ascii="Calibri" w:eastAsia="Calibri" w:hAnsi="Calibri" w:cs="Calibri"/>
            <w:color w:val="000000" w:themeColor="text1"/>
          </w:rPr>
          <w:t>We noemen</w:t>
        </w:r>
      </w:ins>
      <w:r w:rsidR="008A0DDC" w:rsidRPr="00A21C5A">
        <w:rPr>
          <w:rFonts w:ascii="Calibri" w:eastAsia="Calibri" w:hAnsi="Calibri" w:cs="Calibri"/>
          <w:color w:val="000000" w:themeColor="text1"/>
        </w:rPr>
        <w:t xml:space="preserve"> dit een </w:t>
      </w:r>
      <w:r w:rsidR="008A0DDC" w:rsidRPr="00A21C5A">
        <w:rPr>
          <w:rFonts w:ascii="Calibri" w:eastAsia="Calibri" w:hAnsi="Calibri" w:cs="Calibri"/>
          <w:b/>
          <w:bCs/>
          <w:color w:val="000000" w:themeColor="text1"/>
        </w:rPr>
        <w:t>co-morbiditeit</w:t>
      </w:r>
      <w:r w:rsidR="008A0DDC" w:rsidRPr="00A21C5A">
        <w:rPr>
          <w:rFonts w:ascii="Calibri" w:eastAsia="Calibri" w:hAnsi="Calibri" w:cs="Calibri"/>
          <w:color w:val="000000" w:themeColor="text1"/>
        </w:rPr>
        <w:t>.</w:t>
      </w:r>
      <w:r w:rsidR="008A0DDC" w:rsidRPr="6CD93794">
        <w:rPr>
          <w:rFonts w:ascii="Calibri" w:eastAsia="Calibri" w:hAnsi="Calibri" w:cs="Calibri"/>
          <w:color w:val="000000" w:themeColor="text1"/>
        </w:rPr>
        <w:t xml:space="preserve"> </w:t>
      </w:r>
    </w:p>
    <w:p w14:paraId="46200089" w14:textId="385867B0" w:rsidR="000D1B6D" w:rsidRDefault="000D1B6D" w:rsidP="000D1B6D">
      <w:pPr>
        <w:spacing w:after="0"/>
        <w:rPr>
          <w:rFonts w:ascii="Calibri" w:eastAsia="Calibri" w:hAnsi="Calibri" w:cs="Calibri"/>
          <w:color w:val="000000" w:themeColor="text1"/>
        </w:rPr>
      </w:pPr>
    </w:p>
    <w:p w14:paraId="24DE5D45" w14:textId="624AE241" w:rsidR="00B15E2C" w:rsidRDefault="00B15E2C" w:rsidP="00B15E2C">
      <w:pPr>
        <w:pStyle w:val="Geenafstand"/>
        <w:rPr>
          <w:color w:val="FF0000"/>
          <w:shd w:val="clear" w:color="auto" w:fill="FFFFFF"/>
        </w:rPr>
      </w:pPr>
      <w:r>
        <w:rPr>
          <w:color w:val="FF0000"/>
          <w:shd w:val="clear" w:color="auto" w:fill="FFFFFF"/>
        </w:rPr>
        <w:t xml:space="preserve">Leerdoel: de student weet dat om een </w:t>
      </w:r>
      <w:proofErr w:type="gramStart"/>
      <w:r>
        <w:rPr>
          <w:color w:val="FF0000"/>
          <w:shd w:val="clear" w:color="auto" w:fill="FFFFFF"/>
        </w:rPr>
        <w:t>sociaal psychiatrisch</w:t>
      </w:r>
      <w:proofErr w:type="gramEnd"/>
      <w:r>
        <w:rPr>
          <w:color w:val="FF0000"/>
          <w:shd w:val="clear" w:color="auto" w:fill="FFFFFF"/>
        </w:rPr>
        <w:t xml:space="preserve"> </w:t>
      </w:r>
      <w:r w:rsidR="00A21C5A">
        <w:rPr>
          <w:color w:val="FF0000"/>
          <w:shd w:val="clear" w:color="auto" w:fill="FFFFFF"/>
        </w:rPr>
        <w:t>verpleegkundige</w:t>
      </w:r>
      <w:r>
        <w:rPr>
          <w:color w:val="FF0000"/>
          <w:shd w:val="clear" w:color="auto" w:fill="FFFFFF"/>
        </w:rPr>
        <w:t xml:space="preserve"> te worden, je een extra tweejarige HBO opleiding moet doen na je verpleegkundeopleiding. </w:t>
      </w:r>
    </w:p>
    <w:p w14:paraId="01ACE29B" w14:textId="77777777" w:rsidR="00B15E2C" w:rsidRDefault="00B15E2C" w:rsidP="00B15E2C">
      <w:pPr>
        <w:pStyle w:val="Geenafstand"/>
        <w:rPr>
          <w:color w:val="FF0000"/>
          <w:shd w:val="clear" w:color="auto" w:fill="FFFFFF"/>
        </w:rPr>
      </w:pPr>
    </w:p>
    <w:p w14:paraId="607E132C" w14:textId="77777777" w:rsidR="00B15E2C" w:rsidRDefault="00B15E2C" w:rsidP="00B15E2C">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5FB26809" w14:textId="77777777" w:rsidR="00B15E2C" w:rsidRDefault="00B15E2C" w:rsidP="00B15E2C">
      <w:pPr>
        <w:pStyle w:val="Geenafstand"/>
        <w:rPr>
          <w:b/>
          <w:bCs/>
          <w:color w:val="2F5496" w:themeColor="accent1" w:themeShade="BF"/>
          <w:shd w:val="clear" w:color="auto" w:fill="FFFFFF"/>
        </w:rPr>
      </w:pPr>
    </w:p>
    <w:p w14:paraId="5A4E0513" w14:textId="2E4DC46A"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874D033" w14:textId="64D278AB" w:rsidR="00F45766" w:rsidRDefault="00F45766" w:rsidP="00B15E2C">
      <w:pPr>
        <w:pStyle w:val="Geenafstand"/>
        <w:rPr>
          <w:color w:val="2F5496" w:themeColor="accent1" w:themeShade="BF"/>
          <w:shd w:val="clear" w:color="auto" w:fill="FFFFFF"/>
        </w:rPr>
      </w:pPr>
      <w:r>
        <w:rPr>
          <w:color w:val="2F5496" w:themeColor="accent1" w:themeShade="BF"/>
          <w:shd w:val="clear" w:color="auto" w:fill="FFFFFF"/>
        </w:rPr>
        <w:t xml:space="preserve">Je bent net afgestudeerd HBO-verpleegkundige. Je wilt graag </w:t>
      </w:r>
      <w:proofErr w:type="gramStart"/>
      <w:r>
        <w:rPr>
          <w:color w:val="2F5496" w:themeColor="accent1" w:themeShade="BF"/>
          <w:shd w:val="clear" w:color="auto" w:fill="FFFFFF"/>
        </w:rPr>
        <w:t>sociaal psychiatrische</w:t>
      </w:r>
      <w:proofErr w:type="gramEnd"/>
      <w:r>
        <w:rPr>
          <w:color w:val="2F5496" w:themeColor="accent1" w:themeShade="BF"/>
          <w:shd w:val="clear" w:color="auto" w:fill="FFFFFF"/>
        </w:rPr>
        <w:t xml:space="preserve"> verpleegkundige worden (SPV). Hiervoor moet je een extra </w:t>
      </w:r>
      <w:proofErr w:type="spellStart"/>
      <w:r>
        <w:rPr>
          <w:color w:val="2F5496" w:themeColor="accent1" w:themeShade="BF"/>
          <w:shd w:val="clear" w:color="auto" w:fill="FFFFFF"/>
        </w:rPr>
        <w:t>HBO-opleiding</w:t>
      </w:r>
      <w:proofErr w:type="spellEnd"/>
      <w:r>
        <w:rPr>
          <w:color w:val="2F5496" w:themeColor="accent1" w:themeShade="BF"/>
          <w:shd w:val="clear" w:color="auto" w:fill="FFFFFF"/>
        </w:rPr>
        <w:t xml:space="preserve"> doen. </w:t>
      </w:r>
    </w:p>
    <w:p w14:paraId="7E2581A4" w14:textId="77777777" w:rsidR="00B15E2C" w:rsidRDefault="00B15E2C" w:rsidP="00B15E2C">
      <w:pPr>
        <w:pStyle w:val="Geenafstand"/>
        <w:rPr>
          <w:color w:val="2F5496" w:themeColor="accent1" w:themeShade="BF"/>
          <w:shd w:val="clear" w:color="auto" w:fill="FFFFFF"/>
        </w:rPr>
      </w:pPr>
    </w:p>
    <w:p w14:paraId="7FEB6550" w14:textId="36197CED"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0ADA6CB6" w14:textId="7FE4D845" w:rsidR="00F45766" w:rsidRDefault="00F45766" w:rsidP="00B15E2C">
      <w:pPr>
        <w:pStyle w:val="Geenafstand"/>
        <w:rPr>
          <w:color w:val="2F5496" w:themeColor="accent1" w:themeShade="BF"/>
          <w:shd w:val="clear" w:color="auto" w:fill="FFFFFF"/>
        </w:rPr>
      </w:pPr>
      <w:r>
        <w:rPr>
          <w:color w:val="2F5496" w:themeColor="accent1" w:themeShade="BF"/>
          <w:shd w:val="clear" w:color="auto" w:fill="FFFFFF"/>
        </w:rPr>
        <w:t xml:space="preserve">Hoeveel jaar duurt deze opleiding? </w:t>
      </w:r>
    </w:p>
    <w:p w14:paraId="42E8714E" w14:textId="1AA37113" w:rsidR="00F45766" w:rsidRDefault="00F45766" w:rsidP="00B15E2C">
      <w:pPr>
        <w:pStyle w:val="Geenafstand"/>
        <w:rPr>
          <w:color w:val="2F5496" w:themeColor="accent1" w:themeShade="BF"/>
          <w:shd w:val="clear" w:color="auto" w:fill="FFFFFF"/>
        </w:rPr>
      </w:pPr>
    </w:p>
    <w:p w14:paraId="0B35982F" w14:textId="4EE506BA" w:rsidR="00F45766" w:rsidRDefault="00F45766" w:rsidP="00B15E2C">
      <w:pPr>
        <w:pStyle w:val="Geenafstand"/>
        <w:rPr>
          <w:color w:val="2F5496" w:themeColor="accent1" w:themeShade="BF"/>
          <w:shd w:val="clear" w:color="auto" w:fill="FFFFFF"/>
        </w:rPr>
      </w:pPr>
      <w:commentRangeStart w:id="119"/>
      <w:r>
        <w:rPr>
          <w:color w:val="2F5496" w:themeColor="accent1" w:themeShade="BF"/>
          <w:shd w:val="clear" w:color="auto" w:fill="FFFFFF"/>
        </w:rPr>
        <w:t xml:space="preserve">Eén </w:t>
      </w:r>
    </w:p>
    <w:p w14:paraId="0AD4A61C" w14:textId="0949C2D6" w:rsidR="00F45766" w:rsidRPr="00F45766" w:rsidRDefault="00F45766" w:rsidP="00B15E2C">
      <w:pPr>
        <w:pStyle w:val="Geenafstand"/>
        <w:rPr>
          <w:b/>
          <w:bCs/>
          <w:color w:val="2F5496" w:themeColor="accent1" w:themeShade="BF"/>
          <w:shd w:val="clear" w:color="auto" w:fill="FFFFFF"/>
        </w:rPr>
      </w:pPr>
      <w:r w:rsidRPr="00F45766">
        <w:rPr>
          <w:b/>
          <w:bCs/>
          <w:color w:val="2F5496" w:themeColor="accent1" w:themeShade="BF"/>
          <w:shd w:val="clear" w:color="auto" w:fill="FFFFFF"/>
        </w:rPr>
        <w:t>Twee</w:t>
      </w:r>
    </w:p>
    <w:p w14:paraId="6DC43147" w14:textId="5BE0FBA1" w:rsidR="00F45766" w:rsidRDefault="00F45766" w:rsidP="00B15E2C">
      <w:pPr>
        <w:pStyle w:val="Geenafstand"/>
        <w:rPr>
          <w:color w:val="2F5496" w:themeColor="accent1" w:themeShade="BF"/>
          <w:shd w:val="clear" w:color="auto" w:fill="FFFFFF"/>
        </w:rPr>
      </w:pPr>
      <w:r>
        <w:rPr>
          <w:color w:val="2F5496" w:themeColor="accent1" w:themeShade="BF"/>
          <w:shd w:val="clear" w:color="auto" w:fill="FFFFFF"/>
        </w:rPr>
        <w:t xml:space="preserve">Drie </w:t>
      </w:r>
    </w:p>
    <w:p w14:paraId="7290B25B" w14:textId="12E07AFD" w:rsidR="00F45766" w:rsidRDefault="00F45766" w:rsidP="00B15E2C">
      <w:pPr>
        <w:pStyle w:val="Geenafstand"/>
        <w:rPr>
          <w:color w:val="2F5496" w:themeColor="accent1" w:themeShade="BF"/>
          <w:shd w:val="clear" w:color="auto" w:fill="FFFFFF"/>
        </w:rPr>
      </w:pPr>
      <w:r>
        <w:rPr>
          <w:color w:val="2F5496" w:themeColor="accent1" w:themeShade="BF"/>
          <w:shd w:val="clear" w:color="auto" w:fill="FFFFFF"/>
        </w:rPr>
        <w:t xml:space="preserve">Vier </w:t>
      </w:r>
      <w:commentRangeEnd w:id="119"/>
      <w:r w:rsidR="00C47976">
        <w:rPr>
          <w:rStyle w:val="Verwijzingopmerking"/>
        </w:rPr>
        <w:commentReference w:id="119"/>
      </w:r>
    </w:p>
    <w:p w14:paraId="48DAFFDF" w14:textId="77777777" w:rsidR="00F45766" w:rsidRDefault="00F45766" w:rsidP="00B15E2C">
      <w:pPr>
        <w:pStyle w:val="Geenafstand"/>
        <w:rPr>
          <w:color w:val="2F5496" w:themeColor="accent1" w:themeShade="BF"/>
          <w:shd w:val="clear" w:color="auto" w:fill="FFFFFF"/>
        </w:rPr>
      </w:pPr>
    </w:p>
    <w:p w14:paraId="69ABE8EB" w14:textId="77777777"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3136B6C" w14:textId="77777777"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Je bent net afgestudeerd HBO-verpleegkundige. Je wilt graag </w:t>
      </w:r>
      <w:proofErr w:type="gramStart"/>
      <w:r>
        <w:rPr>
          <w:color w:val="2F5496" w:themeColor="accent1" w:themeShade="BF"/>
          <w:shd w:val="clear" w:color="auto" w:fill="FFFFFF"/>
        </w:rPr>
        <w:t>sociaal psychiatrische</w:t>
      </w:r>
      <w:proofErr w:type="gramEnd"/>
      <w:r>
        <w:rPr>
          <w:color w:val="2F5496" w:themeColor="accent1" w:themeShade="BF"/>
          <w:shd w:val="clear" w:color="auto" w:fill="FFFFFF"/>
        </w:rPr>
        <w:t xml:space="preserve"> verpleegkundige worden (SPV). Hiervoor moet je een extra </w:t>
      </w:r>
      <w:proofErr w:type="spellStart"/>
      <w:r>
        <w:rPr>
          <w:color w:val="2F5496" w:themeColor="accent1" w:themeShade="BF"/>
          <w:shd w:val="clear" w:color="auto" w:fill="FFFFFF"/>
        </w:rPr>
        <w:t>HBO-opleiding</w:t>
      </w:r>
      <w:proofErr w:type="spellEnd"/>
      <w:r>
        <w:rPr>
          <w:color w:val="2F5496" w:themeColor="accent1" w:themeShade="BF"/>
          <w:shd w:val="clear" w:color="auto" w:fill="FFFFFF"/>
        </w:rPr>
        <w:t xml:space="preserve"> doen. </w:t>
      </w:r>
    </w:p>
    <w:p w14:paraId="1B0CBEDE" w14:textId="77777777" w:rsidR="00F45766" w:rsidRDefault="00F45766" w:rsidP="00F45766">
      <w:pPr>
        <w:pStyle w:val="Geenafstand"/>
        <w:rPr>
          <w:color w:val="2F5496" w:themeColor="accent1" w:themeShade="BF"/>
          <w:shd w:val="clear" w:color="auto" w:fill="FFFFFF"/>
        </w:rPr>
      </w:pPr>
    </w:p>
    <w:p w14:paraId="5302F9B4" w14:textId="3972E180"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43261EE" w14:textId="2D639ADD"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Deze opleiding duurt drie jaar. </w:t>
      </w:r>
    </w:p>
    <w:p w14:paraId="0BE3C4C0" w14:textId="77777777" w:rsidR="00F45766" w:rsidRDefault="00F45766" w:rsidP="00F45766">
      <w:pPr>
        <w:pStyle w:val="Geenafstand"/>
        <w:rPr>
          <w:color w:val="2F5496" w:themeColor="accent1" w:themeShade="BF"/>
          <w:shd w:val="clear" w:color="auto" w:fill="FFFFFF"/>
        </w:rPr>
      </w:pPr>
    </w:p>
    <w:p w14:paraId="3111CC89" w14:textId="2BB9710A"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p>
    <w:p w14:paraId="2818BBB4" w14:textId="68091EC0" w:rsidR="00F45766" w:rsidRPr="00F45766" w:rsidRDefault="00F45766" w:rsidP="00F45766">
      <w:pPr>
        <w:pStyle w:val="Geenafstand"/>
        <w:rPr>
          <w:b/>
          <w:bCs/>
          <w:color w:val="2F5496" w:themeColor="accent1" w:themeShade="BF"/>
          <w:shd w:val="clear" w:color="auto" w:fill="FFFFFF"/>
        </w:rPr>
      </w:pPr>
      <w:r w:rsidRPr="00F45766">
        <w:rPr>
          <w:b/>
          <w:bCs/>
          <w:color w:val="2F5496" w:themeColor="accent1" w:themeShade="BF"/>
          <w:shd w:val="clear" w:color="auto" w:fill="FFFFFF"/>
        </w:rPr>
        <w:t>Deze stelling is niet correct</w:t>
      </w:r>
    </w:p>
    <w:p w14:paraId="40ED9DDE" w14:textId="156118E2" w:rsidR="00F45766" w:rsidRDefault="00F45766" w:rsidP="00F45766">
      <w:pPr>
        <w:pStyle w:val="Geenafstand"/>
        <w:rPr>
          <w:color w:val="2F5496" w:themeColor="accent1" w:themeShade="BF"/>
          <w:shd w:val="clear" w:color="auto" w:fill="FFFFFF"/>
        </w:rPr>
      </w:pPr>
    </w:p>
    <w:p w14:paraId="49044D19" w14:textId="79FD5923"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07518AEE" w14:textId="35AD0165"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Deze opleiding duurt twee jaar. </w:t>
      </w:r>
    </w:p>
    <w:p w14:paraId="491B4EBE" w14:textId="37A89AB4" w:rsidR="00F45766" w:rsidRDefault="00F45766" w:rsidP="00F45766">
      <w:pPr>
        <w:pStyle w:val="Geenafstand"/>
        <w:rPr>
          <w:color w:val="2F5496" w:themeColor="accent1" w:themeShade="BF"/>
          <w:shd w:val="clear" w:color="auto" w:fill="FFFFFF"/>
        </w:rPr>
      </w:pPr>
    </w:p>
    <w:p w14:paraId="71D31E0E" w14:textId="77777777"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B34F998" w14:textId="77777777"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Je bent net afgestudeerd HBO-verpleegkundige. Je wilt graag </w:t>
      </w:r>
      <w:proofErr w:type="gramStart"/>
      <w:r>
        <w:rPr>
          <w:color w:val="2F5496" w:themeColor="accent1" w:themeShade="BF"/>
          <w:shd w:val="clear" w:color="auto" w:fill="FFFFFF"/>
        </w:rPr>
        <w:t>sociaal psychiatrische</w:t>
      </w:r>
      <w:proofErr w:type="gramEnd"/>
      <w:r>
        <w:rPr>
          <w:color w:val="2F5496" w:themeColor="accent1" w:themeShade="BF"/>
          <w:shd w:val="clear" w:color="auto" w:fill="FFFFFF"/>
        </w:rPr>
        <w:t xml:space="preserve"> verpleegkundige worden (SPV). Hiervoor moet je een extra </w:t>
      </w:r>
      <w:proofErr w:type="spellStart"/>
      <w:r>
        <w:rPr>
          <w:color w:val="2F5496" w:themeColor="accent1" w:themeShade="BF"/>
          <w:shd w:val="clear" w:color="auto" w:fill="FFFFFF"/>
        </w:rPr>
        <w:t>HBO-opleiding</w:t>
      </w:r>
      <w:proofErr w:type="spellEnd"/>
      <w:r>
        <w:rPr>
          <w:color w:val="2F5496" w:themeColor="accent1" w:themeShade="BF"/>
          <w:shd w:val="clear" w:color="auto" w:fill="FFFFFF"/>
        </w:rPr>
        <w:t xml:space="preserve"> doen. </w:t>
      </w:r>
    </w:p>
    <w:p w14:paraId="4A581575" w14:textId="77777777" w:rsidR="00F45766" w:rsidRDefault="00F45766" w:rsidP="00F45766">
      <w:pPr>
        <w:pStyle w:val="Geenafstand"/>
        <w:rPr>
          <w:color w:val="2F5496" w:themeColor="accent1" w:themeShade="BF"/>
          <w:shd w:val="clear" w:color="auto" w:fill="FFFFFF"/>
        </w:rPr>
      </w:pPr>
    </w:p>
    <w:p w14:paraId="303C1028" w14:textId="77777777"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B44A288" w14:textId="668D9345"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 xml:space="preserve">Deze opleiding duurt twee jaar. </w:t>
      </w:r>
    </w:p>
    <w:p w14:paraId="631BE045" w14:textId="77777777" w:rsidR="00F45766" w:rsidRDefault="00F45766" w:rsidP="00F45766">
      <w:pPr>
        <w:pStyle w:val="Geenafstand"/>
        <w:rPr>
          <w:color w:val="2F5496" w:themeColor="accent1" w:themeShade="BF"/>
          <w:shd w:val="clear" w:color="auto" w:fill="FFFFFF"/>
        </w:rPr>
      </w:pPr>
    </w:p>
    <w:p w14:paraId="3F779EFE" w14:textId="77777777" w:rsidR="00F45766" w:rsidRPr="00F45766" w:rsidRDefault="00F45766" w:rsidP="00F45766">
      <w:pPr>
        <w:pStyle w:val="Geenafstand"/>
        <w:rPr>
          <w:b/>
          <w:bCs/>
          <w:color w:val="2F5496" w:themeColor="accent1" w:themeShade="BF"/>
          <w:shd w:val="clear" w:color="auto" w:fill="FFFFFF"/>
        </w:rPr>
      </w:pPr>
      <w:r w:rsidRPr="00F45766">
        <w:rPr>
          <w:b/>
          <w:bCs/>
          <w:color w:val="2F5496" w:themeColor="accent1" w:themeShade="BF"/>
          <w:shd w:val="clear" w:color="auto" w:fill="FFFFFF"/>
        </w:rPr>
        <w:t xml:space="preserve">Deze stelling is correct </w:t>
      </w:r>
    </w:p>
    <w:p w14:paraId="6B1B4DA3" w14:textId="77777777" w:rsidR="00F45766" w:rsidRDefault="00F45766" w:rsidP="00F45766">
      <w:pPr>
        <w:pStyle w:val="Geenafstand"/>
        <w:rPr>
          <w:color w:val="2F5496" w:themeColor="accent1" w:themeShade="BF"/>
          <w:shd w:val="clear" w:color="auto" w:fill="FFFFFF"/>
        </w:rPr>
      </w:pPr>
      <w:r>
        <w:rPr>
          <w:color w:val="2F5496" w:themeColor="accent1" w:themeShade="BF"/>
          <w:shd w:val="clear" w:color="auto" w:fill="FFFFFF"/>
        </w:rPr>
        <w:t>Deze stelling is niet correct</w:t>
      </w:r>
    </w:p>
    <w:p w14:paraId="7EAE7422" w14:textId="77777777" w:rsidR="00B15E2C" w:rsidRDefault="00B15E2C" w:rsidP="00B15E2C">
      <w:pPr>
        <w:pStyle w:val="Geenafstand"/>
        <w:rPr>
          <w:color w:val="2F5496" w:themeColor="accent1" w:themeShade="BF"/>
          <w:shd w:val="clear" w:color="auto" w:fill="FFFFFF"/>
        </w:rPr>
      </w:pPr>
    </w:p>
    <w:p w14:paraId="05AA2CD3" w14:textId="6A91A346" w:rsidR="00B15E2C" w:rsidRDefault="00B15E2C" w:rsidP="00B15E2C">
      <w:pPr>
        <w:pStyle w:val="Geenafstand"/>
        <w:rPr>
          <w:color w:val="FF0000"/>
          <w:shd w:val="clear" w:color="auto" w:fill="FFFFFF"/>
        </w:rPr>
      </w:pPr>
      <w:r>
        <w:rPr>
          <w:color w:val="FF0000"/>
          <w:shd w:val="clear" w:color="auto" w:fill="FFFFFF"/>
        </w:rPr>
        <w:lastRenderedPageBreak/>
        <w:t>Leerdoel: de student weet dat</w:t>
      </w:r>
      <w:r w:rsidR="00A21C5A">
        <w:rPr>
          <w:color w:val="FF0000"/>
          <w:shd w:val="clear" w:color="auto" w:fill="FFFFFF"/>
        </w:rPr>
        <w:t xml:space="preserve"> je als SPV vaak hulp krijgt van maatschappelijk werkers en psychologen. </w:t>
      </w:r>
    </w:p>
    <w:p w14:paraId="56BE6E55" w14:textId="77777777" w:rsidR="00B15E2C" w:rsidRDefault="00B15E2C" w:rsidP="00B15E2C">
      <w:pPr>
        <w:pStyle w:val="Geenafstand"/>
        <w:rPr>
          <w:color w:val="FF0000"/>
          <w:shd w:val="clear" w:color="auto" w:fill="FFFFFF"/>
        </w:rPr>
      </w:pPr>
    </w:p>
    <w:p w14:paraId="7564F132" w14:textId="77777777" w:rsidR="00B15E2C" w:rsidRDefault="00B15E2C" w:rsidP="00B15E2C">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3C85F9AF" w14:textId="77777777" w:rsidR="00B15E2C" w:rsidRDefault="00B15E2C" w:rsidP="00B15E2C">
      <w:pPr>
        <w:pStyle w:val="Geenafstand"/>
        <w:rPr>
          <w:b/>
          <w:bCs/>
          <w:color w:val="2F5496" w:themeColor="accent1" w:themeShade="BF"/>
          <w:shd w:val="clear" w:color="auto" w:fill="FFFFFF"/>
        </w:rPr>
      </w:pPr>
    </w:p>
    <w:p w14:paraId="7AC8856A" w14:textId="1C1AC911"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9B32159" w14:textId="30E16484" w:rsidR="00B15E2C" w:rsidRDefault="00F45766" w:rsidP="00B15E2C">
      <w:pPr>
        <w:pStyle w:val="Geenafstand"/>
        <w:rPr>
          <w:color w:val="2F5496" w:themeColor="accent1" w:themeShade="BF"/>
          <w:shd w:val="clear" w:color="auto" w:fill="FFFFFF"/>
        </w:rPr>
      </w:pPr>
      <w:r>
        <w:rPr>
          <w:color w:val="2F5496" w:themeColor="accent1" w:themeShade="BF"/>
          <w:shd w:val="clear" w:color="auto" w:fill="FFFFFF"/>
        </w:rPr>
        <w:t xml:space="preserve">Als SPV kijk je vooral hoe de psychiatrische stoornis invloed heeft op het leven van de zorgvrager.  </w:t>
      </w:r>
      <w:r w:rsidR="00631EC8">
        <w:rPr>
          <w:color w:val="2F5496" w:themeColor="accent1" w:themeShade="BF"/>
          <w:shd w:val="clear" w:color="auto" w:fill="FFFFFF"/>
        </w:rPr>
        <w:t xml:space="preserve">Hiervoor krijg je vaak hulp van andere zorgprofessionals. </w:t>
      </w:r>
    </w:p>
    <w:p w14:paraId="524473FA" w14:textId="64316633" w:rsidR="00F45766" w:rsidRDefault="00F45766" w:rsidP="00B15E2C">
      <w:pPr>
        <w:pStyle w:val="Geenafstand"/>
        <w:rPr>
          <w:color w:val="2F5496" w:themeColor="accent1" w:themeShade="BF"/>
          <w:shd w:val="clear" w:color="auto" w:fill="FFFFFF"/>
        </w:rPr>
      </w:pPr>
    </w:p>
    <w:p w14:paraId="302D7BA3" w14:textId="5432E2E3" w:rsidR="00631EC8" w:rsidRDefault="00631EC8" w:rsidP="00B15E2C">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F370052" w14:textId="494532BC" w:rsidR="00631EC8" w:rsidRDefault="00631EC8" w:rsidP="00B15E2C">
      <w:pPr>
        <w:pStyle w:val="Geenafstand"/>
        <w:rPr>
          <w:color w:val="2F5496" w:themeColor="accent1" w:themeShade="BF"/>
          <w:shd w:val="clear" w:color="auto" w:fill="FFFFFF"/>
        </w:rPr>
      </w:pPr>
      <w:r>
        <w:rPr>
          <w:color w:val="2F5496" w:themeColor="accent1" w:themeShade="BF"/>
          <w:shd w:val="clear" w:color="auto" w:fill="FFFFFF"/>
        </w:rPr>
        <w:t>Dit is vaak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7EB83C92" w14:textId="7CF8AAEA" w:rsidR="00631EC8" w:rsidRDefault="00631EC8" w:rsidP="00B15E2C">
      <w:pPr>
        <w:pStyle w:val="Geenafstand"/>
        <w:rPr>
          <w:color w:val="2F5496" w:themeColor="accent1" w:themeShade="BF"/>
          <w:shd w:val="clear" w:color="auto" w:fill="FFFFFF"/>
        </w:rPr>
      </w:pPr>
    </w:p>
    <w:p w14:paraId="6AC1D934" w14:textId="53841FC2" w:rsidR="00631EC8" w:rsidRDefault="00631EC8" w:rsidP="00B15E2C">
      <w:pPr>
        <w:pStyle w:val="Geenafstand"/>
        <w:rPr>
          <w:color w:val="2F5496" w:themeColor="accent1" w:themeShade="BF"/>
          <w:shd w:val="clear" w:color="auto" w:fill="FFFFFF"/>
        </w:rPr>
      </w:pPr>
      <w:r>
        <w:rPr>
          <w:color w:val="2F5496" w:themeColor="accent1" w:themeShade="BF"/>
          <w:shd w:val="clear" w:color="auto" w:fill="FFFFFF"/>
        </w:rPr>
        <w:t xml:space="preserve">Psychiater </w:t>
      </w:r>
    </w:p>
    <w:p w14:paraId="0EC33DDB" w14:textId="3FA10381" w:rsidR="00631EC8" w:rsidRPr="00631EC8" w:rsidRDefault="00631EC8" w:rsidP="00B15E2C">
      <w:pPr>
        <w:pStyle w:val="Geenafstand"/>
        <w:rPr>
          <w:b/>
          <w:bCs/>
          <w:color w:val="2F5496" w:themeColor="accent1" w:themeShade="BF"/>
          <w:shd w:val="clear" w:color="auto" w:fill="FFFFFF"/>
        </w:rPr>
      </w:pPr>
      <w:r w:rsidRPr="00631EC8">
        <w:rPr>
          <w:b/>
          <w:bCs/>
          <w:color w:val="2F5496" w:themeColor="accent1" w:themeShade="BF"/>
          <w:shd w:val="clear" w:color="auto" w:fill="FFFFFF"/>
        </w:rPr>
        <w:t xml:space="preserve">Psycholoog </w:t>
      </w:r>
    </w:p>
    <w:p w14:paraId="1F104E3F" w14:textId="2841CD54" w:rsidR="00631EC8" w:rsidRDefault="00631EC8" w:rsidP="00B15E2C">
      <w:pPr>
        <w:pStyle w:val="Geenafstand"/>
        <w:rPr>
          <w:color w:val="2F5496" w:themeColor="accent1" w:themeShade="BF"/>
          <w:shd w:val="clear" w:color="auto" w:fill="FFFFFF"/>
        </w:rPr>
      </w:pPr>
      <w:r>
        <w:rPr>
          <w:color w:val="2F5496" w:themeColor="accent1" w:themeShade="BF"/>
          <w:shd w:val="clear" w:color="auto" w:fill="FFFFFF"/>
        </w:rPr>
        <w:t xml:space="preserve">Psychotherapeut </w:t>
      </w:r>
    </w:p>
    <w:p w14:paraId="535A20D9" w14:textId="64E583DE" w:rsidR="00631EC8" w:rsidRDefault="00631EC8" w:rsidP="00B15E2C">
      <w:pPr>
        <w:pStyle w:val="Geenafstand"/>
        <w:rPr>
          <w:color w:val="2F5496" w:themeColor="accent1" w:themeShade="BF"/>
          <w:shd w:val="clear" w:color="auto" w:fill="FFFFFF"/>
        </w:rPr>
      </w:pPr>
      <w:r>
        <w:rPr>
          <w:color w:val="2F5496" w:themeColor="accent1" w:themeShade="BF"/>
          <w:shd w:val="clear" w:color="auto" w:fill="FFFFFF"/>
        </w:rPr>
        <w:t xml:space="preserve">Ervaringsdeskundige </w:t>
      </w:r>
    </w:p>
    <w:p w14:paraId="4A21ED60" w14:textId="77777777" w:rsidR="00B15E2C" w:rsidRDefault="00B15E2C" w:rsidP="00B15E2C">
      <w:pPr>
        <w:pStyle w:val="Geenafstand"/>
        <w:rPr>
          <w:color w:val="2F5496" w:themeColor="accent1" w:themeShade="BF"/>
          <w:shd w:val="clear" w:color="auto" w:fill="FFFFFF"/>
        </w:rPr>
      </w:pPr>
    </w:p>
    <w:p w14:paraId="129C6022" w14:textId="5400CB24"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D7E08B5" w14:textId="5440E24C" w:rsidR="00631EC8" w:rsidRDefault="00631EC8" w:rsidP="00B15E2C">
      <w:pPr>
        <w:pStyle w:val="Geenafstand"/>
        <w:rPr>
          <w:color w:val="2F5496" w:themeColor="accent1" w:themeShade="BF"/>
          <w:shd w:val="clear" w:color="auto" w:fill="FFFFFF"/>
        </w:rPr>
      </w:pPr>
      <w:r>
        <w:rPr>
          <w:color w:val="2F5496" w:themeColor="accent1" w:themeShade="BF"/>
          <w:shd w:val="clear" w:color="auto" w:fill="FFFFFF"/>
        </w:rPr>
        <w:t xml:space="preserve">Naast psychologen krijg je vaak hulp van maatschappelijk werkers. </w:t>
      </w:r>
    </w:p>
    <w:p w14:paraId="17B47BC4" w14:textId="0D32008F" w:rsidR="00A21C5A" w:rsidRDefault="00A21C5A" w:rsidP="00B15E2C">
      <w:pPr>
        <w:pStyle w:val="Geenafstand"/>
        <w:rPr>
          <w:color w:val="2F5496" w:themeColor="accent1" w:themeShade="BF"/>
          <w:shd w:val="clear" w:color="auto" w:fill="FFFFFF"/>
        </w:rPr>
      </w:pPr>
    </w:p>
    <w:p w14:paraId="5034C70B"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3C4BFC0"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Als SPV kijk je vooral hoe de psychiatrische stoornis invloed heeft op het leven van de zorgvrager.  Hiervoor krijg je vaak hulp van andere zorgprofessionals. </w:t>
      </w:r>
    </w:p>
    <w:p w14:paraId="7DFCD88D" w14:textId="77777777" w:rsidR="00631EC8" w:rsidRDefault="00631EC8" w:rsidP="00631EC8">
      <w:pPr>
        <w:pStyle w:val="Geenafstand"/>
        <w:rPr>
          <w:color w:val="2F5496" w:themeColor="accent1" w:themeShade="BF"/>
          <w:shd w:val="clear" w:color="auto" w:fill="FFFFFF"/>
        </w:rPr>
      </w:pPr>
    </w:p>
    <w:p w14:paraId="680C9514" w14:textId="7BC4EEC8"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45C003D8" w14:textId="5C1BE97E"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Wat voor zorgprofessional is dit meestal? </w:t>
      </w:r>
    </w:p>
    <w:p w14:paraId="72605EAA" w14:textId="656B521D" w:rsidR="00631EC8" w:rsidRDefault="00631EC8" w:rsidP="00631EC8">
      <w:pPr>
        <w:pStyle w:val="Geenafstand"/>
        <w:rPr>
          <w:color w:val="2F5496" w:themeColor="accent1" w:themeShade="BF"/>
          <w:shd w:val="clear" w:color="auto" w:fill="FFFFFF"/>
        </w:rPr>
      </w:pPr>
    </w:p>
    <w:p w14:paraId="613A15FF" w14:textId="79600ADA" w:rsidR="00631EC8" w:rsidRPr="00631EC8" w:rsidRDefault="00631EC8" w:rsidP="00631EC8">
      <w:pPr>
        <w:pStyle w:val="Geenafstand"/>
        <w:rPr>
          <w:b/>
          <w:bCs/>
          <w:color w:val="2F5496" w:themeColor="accent1" w:themeShade="BF"/>
          <w:shd w:val="clear" w:color="auto" w:fill="FFFFFF"/>
        </w:rPr>
      </w:pPr>
      <w:commentRangeStart w:id="120"/>
      <w:r>
        <w:rPr>
          <w:b/>
          <w:bCs/>
          <w:color w:val="2F5496" w:themeColor="accent1" w:themeShade="BF"/>
          <w:shd w:val="clear" w:color="auto" w:fill="FFFFFF"/>
        </w:rPr>
        <w:t xml:space="preserve">Een </w:t>
      </w:r>
      <w:commentRangeEnd w:id="120"/>
      <w:r w:rsidR="00C47976">
        <w:rPr>
          <w:rStyle w:val="Verwijzingopmerking"/>
        </w:rPr>
        <w:commentReference w:id="120"/>
      </w:r>
      <w:r>
        <w:rPr>
          <w:b/>
          <w:bCs/>
          <w:color w:val="2F5496" w:themeColor="accent1" w:themeShade="BF"/>
          <w:shd w:val="clear" w:color="auto" w:fill="FFFFFF"/>
        </w:rPr>
        <w:t xml:space="preserve">maatschappelijk werker </w:t>
      </w:r>
      <w:r w:rsidRPr="00631EC8">
        <w:rPr>
          <w:b/>
          <w:bCs/>
          <w:color w:val="2F5496" w:themeColor="accent1" w:themeShade="BF"/>
          <w:shd w:val="clear" w:color="auto" w:fill="FFFFFF"/>
        </w:rPr>
        <w:t xml:space="preserve"> </w:t>
      </w:r>
    </w:p>
    <w:p w14:paraId="761CA0DB" w14:textId="3341CB85"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Een psychiater </w:t>
      </w:r>
    </w:p>
    <w:p w14:paraId="77539799" w14:textId="17443BB4"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Een ervaringsdeskundige </w:t>
      </w:r>
    </w:p>
    <w:p w14:paraId="2FB3162C" w14:textId="5ABAFA75"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Een POH geestelijke gezondheidszorg </w:t>
      </w:r>
    </w:p>
    <w:p w14:paraId="5CEBB30E" w14:textId="77777777" w:rsidR="00631EC8" w:rsidRDefault="00631EC8" w:rsidP="00631EC8">
      <w:pPr>
        <w:pStyle w:val="Geenafstand"/>
        <w:rPr>
          <w:color w:val="2F5496" w:themeColor="accent1" w:themeShade="BF"/>
          <w:shd w:val="clear" w:color="auto" w:fill="FFFFFF"/>
        </w:rPr>
      </w:pPr>
    </w:p>
    <w:p w14:paraId="5940FE45"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D678345" w14:textId="65539869"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Naast maatschappelijk werkers krijg je vaak hulp van psychologen. </w:t>
      </w:r>
    </w:p>
    <w:p w14:paraId="524C325C" w14:textId="1B0F5A3A" w:rsidR="00631EC8" w:rsidRDefault="00631EC8" w:rsidP="00B15E2C">
      <w:pPr>
        <w:pStyle w:val="Geenafstand"/>
        <w:rPr>
          <w:color w:val="2F5496" w:themeColor="accent1" w:themeShade="BF"/>
          <w:shd w:val="clear" w:color="auto" w:fill="FFFFFF"/>
        </w:rPr>
      </w:pPr>
    </w:p>
    <w:p w14:paraId="5AC5B8F1"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6E54DDEC"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Als SPV kijk je vooral hoe de psychiatrische stoornis invloed heeft op het leven van de zorgvrager.  Hiervoor krijg je vaak hulp van andere zorgprofessionals. </w:t>
      </w:r>
    </w:p>
    <w:p w14:paraId="48D2A7E9" w14:textId="77777777" w:rsidR="00631EC8" w:rsidRDefault="00631EC8" w:rsidP="00631EC8">
      <w:pPr>
        <w:pStyle w:val="Geenafstand"/>
        <w:rPr>
          <w:color w:val="2F5496" w:themeColor="accent1" w:themeShade="BF"/>
          <w:shd w:val="clear" w:color="auto" w:fill="FFFFFF"/>
        </w:rPr>
      </w:pPr>
    </w:p>
    <w:p w14:paraId="5480752D" w14:textId="1DE02162"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F1C2FE3" w14:textId="698DC07F"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De zorgprofessional die hierbij helpt is meestal een</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w:t>
      </w:r>
    </w:p>
    <w:p w14:paraId="576610EC" w14:textId="77777777" w:rsidR="00631EC8" w:rsidRDefault="00631EC8" w:rsidP="00631EC8">
      <w:pPr>
        <w:pStyle w:val="Geenafstand"/>
        <w:rPr>
          <w:color w:val="2F5496" w:themeColor="accent1" w:themeShade="BF"/>
          <w:shd w:val="clear" w:color="auto" w:fill="FFFFFF"/>
        </w:rPr>
      </w:pPr>
    </w:p>
    <w:p w14:paraId="0F4A26FB" w14:textId="77777777" w:rsidR="00631EC8" w:rsidRDefault="00631EC8" w:rsidP="00631EC8">
      <w:pPr>
        <w:pStyle w:val="Geenafstand"/>
        <w:rPr>
          <w:color w:val="2F5496" w:themeColor="accent1" w:themeShade="BF"/>
          <w:shd w:val="clear" w:color="auto" w:fill="FFFFFF"/>
        </w:rPr>
      </w:pPr>
      <w:commentRangeStart w:id="121"/>
      <w:r>
        <w:rPr>
          <w:color w:val="2F5496" w:themeColor="accent1" w:themeShade="BF"/>
          <w:shd w:val="clear" w:color="auto" w:fill="FFFFFF"/>
        </w:rPr>
        <w:t xml:space="preserve">Een </w:t>
      </w:r>
      <w:commentRangeEnd w:id="121"/>
      <w:r w:rsidR="00C47976">
        <w:rPr>
          <w:rStyle w:val="Verwijzingopmerking"/>
        </w:rPr>
        <w:commentReference w:id="121"/>
      </w:r>
      <w:r>
        <w:rPr>
          <w:color w:val="2F5496" w:themeColor="accent1" w:themeShade="BF"/>
          <w:shd w:val="clear" w:color="auto" w:fill="FFFFFF"/>
        </w:rPr>
        <w:t xml:space="preserve">psychiater </w:t>
      </w:r>
    </w:p>
    <w:p w14:paraId="2AC617B2"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Een ervaringsdeskundige </w:t>
      </w:r>
    </w:p>
    <w:p w14:paraId="0C87C299" w14:textId="5A2C4DD8"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Beiden bovenstaande </w:t>
      </w:r>
    </w:p>
    <w:p w14:paraId="70B34D8E" w14:textId="4FB7A8FC" w:rsidR="00631EC8" w:rsidRPr="00631EC8" w:rsidRDefault="00631EC8" w:rsidP="00631EC8">
      <w:pPr>
        <w:pStyle w:val="Geenafstand"/>
        <w:rPr>
          <w:b/>
          <w:bCs/>
          <w:color w:val="2F5496" w:themeColor="accent1" w:themeShade="BF"/>
          <w:shd w:val="clear" w:color="auto" w:fill="FFFFFF"/>
        </w:rPr>
      </w:pPr>
      <w:r w:rsidRPr="00631EC8">
        <w:rPr>
          <w:b/>
          <w:bCs/>
          <w:color w:val="2F5496" w:themeColor="accent1" w:themeShade="BF"/>
          <w:shd w:val="clear" w:color="auto" w:fill="FFFFFF"/>
        </w:rPr>
        <w:t xml:space="preserve">Geen van bovenstaande </w:t>
      </w:r>
    </w:p>
    <w:p w14:paraId="4F4128E2" w14:textId="77777777" w:rsidR="00631EC8" w:rsidRDefault="00631EC8" w:rsidP="00631EC8">
      <w:pPr>
        <w:pStyle w:val="Geenafstand"/>
        <w:rPr>
          <w:color w:val="2F5496" w:themeColor="accent1" w:themeShade="BF"/>
          <w:shd w:val="clear" w:color="auto" w:fill="FFFFFF"/>
        </w:rPr>
      </w:pPr>
    </w:p>
    <w:p w14:paraId="11CA3843"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15DD2F85" w14:textId="0690ED39"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Je krijgt vaak hulp van maatschappelijk werkers en psychologen. </w:t>
      </w:r>
    </w:p>
    <w:p w14:paraId="370520BD" w14:textId="77777777" w:rsidR="00631EC8" w:rsidRDefault="00631EC8" w:rsidP="00B15E2C">
      <w:pPr>
        <w:pStyle w:val="Geenafstand"/>
        <w:rPr>
          <w:color w:val="2F5496" w:themeColor="accent1" w:themeShade="BF"/>
          <w:shd w:val="clear" w:color="auto" w:fill="FFFFFF"/>
        </w:rPr>
      </w:pPr>
    </w:p>
    <w:p w14:paraId="60E6F3DF" w14:textId="3A2FE7E5" w:rsidR="00A21C5A" w:rsidRDefault="00A21C5A" w:rsidP="00A21C5A">
      <w:pPr>
        <w:pStyle w:val="Geenafstand"/>
        <w:rPr>
          <w:color w:val="FF0000"/>
          <w:shd w:val="clear" w:color="auto" w:fill="FFFFFF"/>
        </w:rPr>
      </w:pPr>
      <w:r>
        <w:rPr>
          <w:color w:val="FF0000"/>
          <w:shd w:val="clear" w:color="auto" w:fill="FFFFFF"/>
        </w:rPr>
        <w:lastRenderedPageBreak/>
        <w:t>Leerdoel: de student weet dat om verpleegkundig specialist te worden, je een extra 2-</w:t>
      </w:r>
      <w:proofErr w:type="gramStart"/>
      <w:r>
        <w:rPr>
          <w:color w:val="FF0000"/>
          <w:shd w:val="clear" w:color="auto" w:fill="FFFFFF"/>
        </w:rPr>
        <w:t>3 jarige</w:t>
      </w:r>
      <w:proofErr w:type="gramEnd"/>
      <w:r>
        <w:rPr>
          <w:color w:val="FF0000"/>
          <w:shd w:val="clear" w:color="auto" w:fill="FFFFFF"/>
        </w:rPr>
        <w:t xml:space="preserve"> HBO opleiding moet doen na je verpleegkundeopleiding.</w:t>
      </w:r>
    </w:p>
    <w:p w14:paraId="1726A9D3" w14:textId="77777777" w:rsidR="00A21C5A" w:rsidRDefault="00A21C5A" w:rsidP="00A21C5A">
      <w:pPr>
        <w:pStyle w:val="Geenafstand"/>
        <w:rPr>
          <w:color w:val="FF0000"/>
          <w:shd w:val="clear" w:color="auto" w:fill="FFFFFF"/>
        </w:rPr>
      </w:pPr>
    </w:p>
    <w:p w14:paraId="414DC823" w14:textId="77777777" w:rsidR="00A21C5A" w:rsidRDefault="00A21C5A" w:rsidP="00A21C5A">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6003C14D" w14:textId="77777777" w:rsidR="00A21C5A" w:rsidRDefault="00A21C5A" w:rsidP="00A21C5A">
      <w:pPr>
        <w:pStyle w:val="Geenafstand"/>
        <w:rPr>
          <w:b/>
          <w:bCs/>
          <w:color w:val="2F5496" w:themeColor="accent1" w:themeShade="BF"/>
          <w:shd w:val="clear" w:color="auto" w:fill="FFFFFF"/>
        </w:rPr>
      </w:pPr>
    </w:p>
    <w:p w14:paraId="11D9A239" w14:textId="1571BFFB" w:rsidR="00631EC8" w:rsidRDefault="00631EC8" w:rsidP="00A21C5A">
      <w:pPr>
        <w:pStyle w:val="Geenafstand"/>
        <w:rPr>
          <w:color w:val="2F5496" w:themeColor="accent1" w:themeShade="BF"/>
          <w:shd w:val="clear" w:color="auto" w:fill="FFFFFF"/>
        </w:rPr>
      </w:pPr>
      <w:r>
        <w:rPr>
          <w:color w:val="2F5496" w:themeColor="accent1" w:themeShade="BF"/>
          <w:shd w:val="clear" w:color="auto" w:fill="FFFFFF"/>
        </w:rPr>
        <w:t xml:space="preserve">Casus: </w:t>
      </w:r>
    </w:p>
    <w:p w14:paraId="47DECBA3" w14:textId="0F1A53AA" w:rsidR="00631EC8" w:rsidRDefault="00631EC8" w:rsidP="00A21C5A">
      <w:pPr>
        <w:pStyle w:val="Geenafstand"/>
        <w:rPr>
          <w:color w:val="2F5496" w:themeColor="accent1" w:themeShade="BF"/>
          <w:shd w:val="clear" w:color="auto" w:fill="FFFFFF"/>
        </w:rPr>
      </w:pPr>
      <w:r>
        <w:rPr>
          <w:color w:val="2F5496" w:themeColor="accent1" w:themeShade="BF"/>
          <w:shd w:val="clear" w:color="auto" w:fill="FFFFFF"/>
        </w:rPr>
        <w:t xml:space="preserve">Je bent net afgestudeerd HBO-verpleegkundige. Je wilt graag verpleegkundig specialist worden. Hiervoor moet je een extra </w:t>
      </w:r>
      <w:proofErr w:type="spellStart"/>
      <w:r>
        <w:rPr>
          <w:color w:val="2F5496" w:themeColor="accent1" w:themeShade="BF"/>
          <w:shd w:val="clear" w:color="auto" w:fill="FFFFFF"/>
        </w:rPr>
        <w:t>HBO-opleiding</w:t>
      </w:r>
      <w:proofErr w:type="spellEnd"/>
      <w:r>
        <w:rPr>
          <w:color w:val="2F5496" w:themeColor="accent1" w:themeShade="BF"/>
          <w:shd w:val="clear" w:color="auto" w:fill="FFFFFF"/>
        </w:rPr>
        <w:t xml:space="preserve"> doen. </w:t>
      </w:r>
    </w:p>
    <w:p w14:paraId="3CA1B546" w14:textId="77777777" w:rsidR="00A21C5A" w:rsidRDefault="00A21C5A" w:rsidP="00A21C5A">
      <w:pPr>
        <w:pStyle w:val="Geenafstand"/>
        <w:rPr>
          <w:color w:val="2F5496" w:themeColor="accent1" w:themeShade="BF"/>
          <w:shd w:val="clear" w:color="auto" w:fill="FFFFFF"/>
        </w:rPr>
      </w:pPr>
    </w:p>
    <w:p w14:paraId="0861BB99"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28669EAC"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Hoeveel jaar duurt deze opleiding? </w:t>
      </w:r>
    </w:p>
    <w:p w14:paraId="03E1E7E8" w14:textId="77777777" w:rsidR="00631EC8" w:rsidRDefault="00631EC8" w:rsidP="00631EC8">
      <w:pPr>
        <w:pStyle w:val="Geenafstand"/>
        <w:rPr>
          <w:color w:val="2F5496" w:themeColor="accent1" w:themeShade="BF"/>
          <w:shd w:val="clear" w:color="auto" w:fill="FFFFFF"/>
        </w:rPr>
      </w:pPr>
    </w:p>
    <w:p w14:paraId="0C8A6455" w14:textId="77777777" w:rsidR="00631EC8" w:rsidRDefault="00631EC8" w:rsidP="00631EC8">
      <w:pPr>
        <w:pStyle w:val="Geenafstand"/>
        <w:rPr>
          <w:color w:val="2F5496" w:themeColor="accent1" w:themeShade="BF"/>
          <w:shd w:val="clear" w:color="auto" w:fill="FFFFFF"/>
        </w:rPr>
      </w:pPr>
      <w:commentRangeStart w:id="122"/>
      <w:r>
        <w:rPr>
          <w:color w:val="2F5496" w:themeColor="accent1" w:themeShade="BF"/>
          <w:shd w:val="clear" w:color="auto" w:fill="FFFFFF"/>
        </w:rPr>
        <w:t xml:space="preserve">Eén </w:t>
      </w:r>
    </w:p>
    <w:p w14:paraId="5DEA00E6" w14:textId="34887DEC" w:rsidR="00631EC8" w:rsidRPr="00631EC8" w:rsidRDefault="00631EC8" w:rsidP="00631EC8">
      <w:pPr>
        <w:pStyle w:val="Geenafstand"/>
        <w:rPr>
          <w:b/>
          <w:bCs/>
          <w:color w:val="2F5496" w:themeColor="accent1" w:themeShade="BF"/>
          <w:shd w:val="clear" w:color="auto" w:fill="FFFFFF"/>
        </w:rPr>
      </w:pPr>
      <w:r w:rsidRPr="00F45766">
        <w:rPr>
          <w:b/>
          <w:bCs/>
          <w:color w:val="2F5496" w:themeColor="accent1" w:themeShade="BF"/>
          <w:shd w:val="clear" w:color="auto" w:fill="FFFFFF"/>
        </w:rPr>
        <w:t>Twee</w:t>
      </w:r>
      <w:r>
        <w:rPr>
          <w:b/>
          <w:bCs/>
          <w:color w:val="2F5496" w:themeColor="accent1" w:themeShade="BF"/>
          <w:shd w:val="clear" w:color="auto" w:fill="FFFFFF"/>
        </w:rPr>
        <w:t xml:space="preserve"> tot drie </w:t>
      </w:r>
    </w:p>
    <w:p w14:paraId="75314DA5" w14:textId="7353A00C"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Vier </w:t>
      </w:r>
    </w:p>
    <w:p w14:paraId="6A2FD9FA" w14:textId="5AB3F40C"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Vier tot vijf </w:t>
      </w:r>
    </w:p>
    <w:commentRangeEnd w:id="122"/>
    <w:p w14:paraId="7F7CA7D3" w14:textId="77777777" w:rsidR="00631EC8" w:rsidRDefault="00C47976" w:rsidP="00631EC8">
      <w:pPr>
        <w:pStyle w:val="Geenafstand"/>
        <w:rPr>
          <w:color w:val="2F5496" w:themeColor="accent1" w:themeShade="BF"/>
          <w:shd w:val="clear" w:color="auto" w:fill="FFFFFF"/>
        </w:rPr>
      </w:pPr>
      <w:r>
        <w:rPr>
          <w:rStyle w:val="Verwijzingopmerking"/>
        </w:rPr>
        <w:commentReference w:id="122"/>
      </w:r>
    </w:p>
    <w:p w14:paraId="6C3F57A4" w14:textId="08BF5ADE"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Casus: </w:t>
      </w:r>
    </w:p>
    <w:p w14:paraId="5C215994"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Je bent net afgestudeerd HBO-verpleegkundige. Je wilt graag verpleegkundig specialist worden. Hiervoor moet je een extra </w:t>
      </w:r>
      <w:proofErr w:type="spellStart"/>
      <w:r>
        <w:rPr>
          <w:color w:val="2F5496" w:themeColor="accent1" w:themeShade="BF"/>
          <w:shd w:val="clear" w:color="auto" w:fill="FFFFFF"/>
        </w:rPr>
        <w:t>HBO-opleiding</w:t>
      </w:r>
      <w:proofErr w:type="spellEnd"/>
      <w:r>
        <w:rPr>
          <w:color w:val="2F5496" w:themeColor="accent1" w:themeShade="BF"/>
          <w:shd w:val="clear" w:color="auto" w:fill="FFFFFF"/>
        </w:rPr>
        <w:t xml:space="preserve"> doen. </w:t>
      </w:r>
    </w:p>
    <w:p w14:paraId="311034A7" w14:textId="77777777" w:rsidR="00631EC8" w:rsidRDefault="00631EC8" w:rsidP="00631EC8">
      <w:pPr>
        <w:pStyle w:val="Geenafstand"/>
        <w:rPr>
          <w:color w:val="2F5496" w:themeColor="accent1" w:themeShade="BF"/>
          <w:shd w:val="clear" w:color="auto" w:fill="FFFFFF"/>
        </w:rPr>
      </w:pPr>
    </w:p>
    <w:p w14:paraId="55C0B3F2"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CC43D7A" w14:textId="51721511"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Deze opleiding duurt één jaar. </w:t>
      </w:r>
    </w:p>
    <w:p w14:paraId="6F77671B" w14:textId="77777777" w:rsidR="00631EC8" w:rsidRDefault="00631EC8" w:rsidP="00631EC8">
      <w:pPr>
        <w:pStyle w:val="Geenafstand"/>
        <w:rPr>
          <w:color w:val="2F5496" w:themeColor="accent1" w:themeShade="BF"/>
          <w:shd w:val="clear" w:color="auto" w:fill="FFFFFF"/>
        </w:rPr>
      </w:pPr>
    </w:p>
    <w:p w14:paraId="52BB6554"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Deze stelling is correct </w:t>
      </w:r>
    </w:p>
    <w:p w14:paraId="7A2B1E5B" w14:textId="77777777" w:rsidR="00631EC8" w:rsidRPr="00F45766" w:rsidRDefault="00631EC8" w:rsidP="00631EC8">
      <w:pPr>
        <w:pStyle w:val="Geenafstand"/>
        <w:rPr>
          <w:b/>
          <w:bCs/>
          <w:color w:val="2F5496" w:themeColor="accent1" w:themeShade="BF"/>
          <w:shd w:val="clear" w:color="auto" w:fill="FFFFFF"/>
        </w:rPr>
      </w:pPr>
      <w:r w:rsidRPr="00F45766">
        <w:rPr>
          <w:b/>
          <w:bCs/>
          <w:color w:val="2F5496" w:themeColor="accent1" w:themeShade="BF"/>
          <w:shd w:val="clear" w:color="auto" w:fill="FFFFFF"/>
        </w:rPr>
        <w:t>Deze stelling is niet correct</w:t>
      </w:r>
    </w:p>
    <w:p w14:paraId="633876E7" w14:textId="77777777" w:rsidR="00631EC8" w:rsidRDefault="00631EC8" w:rsidP="00631EC8">
      <w:pPr>
        <w:pStyle w:val="Geenafstand"/>
        <w:rPr>
          <w:color w:val="2F5496" w:themeColor="accent1" w:themeShade="BF"/>
          <w:shd w:val="clear" w:color="auto" w:fill="FFFFFF"/>
        </w:rPr>
      </w:pPr>
    </w:p>
    <w:p w14:paraId="083660DA"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92E3203" w14:textId="041AB3AC"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Deze opleiding duurt twee tot drie jaar. </w:t>
      </w:r>
    </w:p>
    <w:p w14:paraId="6C415403" w14:textId="77777777" w:rsidR="00631EC8" w:rsidRDefault="00631EC8" w:rsidP="00631EC8">
      <w:pPr>
        <w:pStyle w:val="Geenafstand"/>
        <w:rPr>
          <w:color w:val="2F5496" w:themeColor="accent1" w:themeShade="BF"/>
          <w:shd w:val="clear" w:color="auto" w:fill="FFFFFF"/>
        </w:rPr>
      </w:pPr>
    </w:p>
    <w:p w14:paraId="2140D667" w14:textId="6D068F4F"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Casus: </w:t>
      </w:r>
    </w:p>
    <w:p w14:paraId="2FB4A8C9"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Je bent net afgestudeerd HBO-verpleegkundige. Je wilt graag verpleegkundig specialist worden. Hiervoor moet je een extra </w:t>
      </w:r>
      <w:proofErr w:type="spellStart"/>
      <w:r>
        <w:rPr>
          <w:color w:val="2F5496" w:themeColor="accent1" w:themeShade="BF"/>
          <w:shd w:val="clear" w:color="auto" w:fill="FFFFFF"/>
        </w:rPr>
        <w:t>HBO-opleiding</w:t>
      </w:r>
      <w:proofErr w:type="spellEnd"/>
      <w:r>
        <w:rPr>
          <w:color w:val="2F5496" w:themeColor="accent1" w:themeShade="BF"/>
          <w:shd w:val="clear" w:color="auto" w:fill="FFFFFF"/>
        </w:rPr>
        <w:t xml:space="preserve"> doen. </w:t>
      </w:r>
    </w:p>
    <w:p w14:paraId="459E7FC2" w14:textId="77777777" w:rsidR="00631EC8" w:rsidRDefault="00631EC8" w:rsidP="00631EC8">
      <w:pPr>
        <w:pStyle w:val="Geenafstand"/>
        <w:rPr>
          <w:color w:val="2F5496" w:themeColor="accent1" w:themeShade="BF"/>
          <w:shd w:val="clear" w:color="auto" w:fill="FFFFFF"/>
        </w:rPr>
      </w:pPr>
    </w:p>
    <w:p w14:paraId="6C981F0C"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22EC0CF1" w14:textId="2D6A56BA"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 xml:space="preserve">Deze opleiding duurt twee tot drie jaar. </w:t>
      </w:r>
    </w:p>
    <w:p w14:paraId="54B93D83" w14:textId="77777777" w:rsidR="00631EC8" w:rsidRDefault="00631EC8" w:rsidP="00631EC8">
      <w:pPr>
        <w:pStyle w:val="Geenafstand"/>
        <w:rPr>
          <w:color w:val="2F5496" w:themeColor="accent1" w:themeShade="BF"/>
          <w:shd w:val="clear" w:color="auto" w:fill="FFFFFF"/>
        </w:rPr>
      </w:pPr>
    </w:p>
    <w:p w14:paraId="61799AC3" w14:textId="77777777" w:rsidR="00631EC8" w:rsidRPr="00F45766" w:rsidRDefault="00631EC8" w:rsidP="00631EC8">
      <w:pPr>
        <w:pStyle w:val="Geenafstand"/>
        <w:rPr>
          <w:b/>
          <w:bCs/>
          <w:color w:val="2F5496" w:themeColor="accent1" w:themeShade="BF"/>
          <w:shd w:val="clear" w:color="auto" w:fill="FFFFFF"/>
        </w:rPr>
      </w:pPr>
      <w:r w:rsidRPr="00F45766">
        <w:rPr>
          <w:b/>
          <w:bCs/>
          <w:color w:val="2F5496" w:themeColor="accent1" w:themeShade="BF"/>
          <w:shd w:val="clear" w:color="auto" w:fill="FFFFFF"/>
        </w:rPr>
        <w:t xml:space="preserve">Deze stelling is correct </w:t>
      </w:r>
    </w:p>
    <w:p w14:paraId="11331252" w14:textId="77777777" w:rsidR="00631EC8" w:rsidRDefault="00631EC8" w:rsidP="00631EC8">
      <w:pPr>
        <w:pStyle w:val="Geenafstand"/>
        <w:rPr>
          <w:color w:val="2F5496" w:themeColor="accent1" w:themeShade="BF"/>
          <w:shd w:val="clear" w:color="auto" w:fill="FFFFFF"/>
        </w:rPr>
      </w:pPr>
      <w:r>
        <w:rPr>
          <w:color w:val="2F5496" w:themeColor="accent1" w:themeShade="BF"/>
          <w:shd w:val="clear" w:color="auto" w:fill="FFFFFF"/>
        </w:rPr>
        <w:t>Deze stelling is niet correct</w:t>
      </w:r>
    </w:p>
    <w:p w14:paraId="6F528158" w14:textId="77777777" w:rsidR="00631EC8" w:rsidRDefault="00631EC8" w:rsidP="00631EC8">
      <w:pPr>
        <w:pStyle w:val="Geenafstand"/>
        <w:rPr>
          <w:color w:val="2F5496" w:themeColor="accent1" w:themeShade="BF"/>
          <w:shd w:val="clear" w:color="auto" w:fill="FFFFFF"/>
        </w:rPr>
      </w:pPr>
    </w:p>
    <w:p w14:paraId="1939B7A9" w14:textId="77777777" w:rsidR="00A21C5A" w:rsidRDefault="00A21C5A" w:rsidP="00A21C5A">
      <w:pPr>
        <w:pStyle w:val="Geenafstand"/>
        <w:rPr>
          <w:color w:val="2F5496" w:themeColor="accent1" w:themeShade="BF"/>
          <w:shd w:val="clear" w:color="auto" w:fill="FFFFFF"/>
        </w:rPr>
      </w:pPr>
    </w:p>
    <w:p w14:paraId="56478C49" w14:textId="5B4D5C43" w:rsidR="00A21C5A" w:rsidRDefault="00A21C5A" w:rsidP="00A21C5A">
      <w:pPr>
        <w:pStyle w:val="Geenafstand"/>
        <w:rPr>
          <w:color w:val="FF0000"/>
          <w:shd w:val="clear" w:color="auto" w:fill="FFFFFF"/>
        </w:rPr>
      </w:pPr>
      <w:r>
        <w:rPr>
          <w:color w:val="FF0000"/>
          <w:shd w:val="clear" w:color="auto" w:fill="FFFFFF"/>
        </w:rPr>
        <w:t xml:space="preserve">Leerdoel: de student weet dat je als verpleegkundig specialist probeert te voorkomen dat de zorgvrager ziek wordt, je psychiatrische ziekte behandeld en co-morbiditeit behandeld. </w:t>
      </w:r>
    </w:p>
    <w:p w14:paraId="11DDA7B6" w14:textId="77777777" w:rsidR="00A21C5A" w:rsidRDefault="00A21C5A" w:rsidP="00A21C5A">
      <w:pPr>
        <w:pStyle w:val="Geenafstand"/>
        <w:rPr>
          <w:color w:val="FF0000"/>
          <w:shd w:val="clear" w:color="auto" w:fill="FFFFFF"/>
        </w:rPr>
      </w:pPr>
    </w:p>
    <w:p w14:paraId="7F77A6C3" w14:textId="77777777" w:rsidR="00A21C5A" w:rsidRDefault="00A21C5A" w:rsidP="00A21C5A">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2C458924" w14:textId="77777777" w:rsidR="00A21C5A" w:rsidRDefault="00A21C5A" w:rsidP="00A21C5A">
      <w:pPr>
        <w:pStyle w:val="Geenafstand"/>
        <w:rPr>
          <w:b/>
          <w:bCs/>
          <w:color w:val="2F5496" w:themeColor="accent1" w:themeShade="BF"/>
          <w:shd w:val="clear" w:color="auto" w:fill="FFFFFF"/>
        </w:rPr>
      </w:pPr>
    </w:p>
    <w:p w14:paraId="02AAFF20" w14:textId="54F22B00" w:rsidR="00A21C5A" w:rsidRDefault="00A21C5A" w:rsidP="00A21C5A">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69687E88" w14:textId="1B552203" w:rsidR="00D968DE" w:rsidRDefault="00D968DE" w:rsidP="00A21C5A">
      <w:pPr>
        <w:pStyle w:val="Geenafstand"/>
        <w:rPr>
          <w:color w:val="2F5496" w:themeColor="accent1" w:themeShade="BF"/>
          <w:shd w:val="clear" w:color="auto" w:fill="FFFFFF"/>
        </w:rPr>
      </w:pPr>
      <w:r>
        <w:rPr>
          <w:color w:val="2F5496" w:themeColor="accent1" w:themeShade="BF"/>
          <w:shd w:val="clear" w:color="auto" w:fill="FFFFFF"/>
        </w:rPr>
        <w:t>Als verpleegkundig specialist zie je zorgvragers om psychiatrische ziekte te behandelen.</w:t>
      </w:r>
    </w:p>
    <w:p w14:paraId="750A2851" w14:textId="13F49917" w:rsidR="00A21C5A" w:rsidRDefault="00A21C5A" w:rsidP="00A21C5A">
      <w:pPr>
        <w:pStyle w:val="Geenafstand"/>
        <w:rPr>
          <w:color w:val="2F5496" w:themeColor="accent1" w:themeShade="BF"/>
          <w:shd w:val="clear" w:color="auto" w:fill="FFFFFF"/>
        </w:rPr>
      </w:pPr>
    </w:p>
    <w:p w14:paraId="29A1B92F" w14:textId="603A6DDA" w:rsidR="00D968DE" w:rsidRDefault="00D968DE" w:rsidP="00A21C5A">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21B9A663" w14:textId="0C06BF41" w:rsidR="00A21C5A" w:rsidRDefault="00D968DE" w:rsidP="00A21C5A">
      <w:pPr>
        <w:pStyle w:val="Geenafstand"/>
        <w:rPr>
          <w:color w:val="2F5496" w:themeColor="accent1" w:themeShade="BF"/>
          <w:shd w:val="clear" w:color="auto" w:fill="FFFFFF"/>
        </w:rPr>
      </w:pPr>
      <w:r>
        <w:rPr>
          <w:color w:val="2F5496" w:themeColor="accent1" w:themeShade="BF"/>
          <w:shd w:val="clear" w:color="auto" w:fill="FFFFFF"/>
        </w:rPr>
        <w:t xml:space="preserve">Hoe doe je dit? </w:t>
      </w:r>
    </w:p>
    <w:p w14:paraId="79E3CEEA" w14:textId="3385F0F4" w:rsidR="00D968DE" w:rsidRDefault="00D968DE" w:rsidP="00A21C5A">
      <w:pPr>
        <w:pStyle w:val="Geenafstand"/>
        <w:rPr>
          <w:color w:val="2F5496" w:themeColor="accent1" w:themeShade="BF"/>
          <w:shd w:val="clear" w:color="auto" w:fill="FFFFFF"/>
        </w:rPr>
      </w:pPr>
    </w:p>
    <w:p w14:paraId="3479838D" w14:textId="601E32B9" w:rsidR="00D968DE" w:rsidRPr="00D968DE" w:rsidRDefault="00D968DE" w:rsidP="00A21C5A">
      <w:pPr>
        <w:pStyle w:val="Geenafstand"/>
        <w:rPr>
          <w:b/>
          <w:bCs/>
          <w:color w:val="2F5496" w:themeColor="accent1" w:themeShade="BF"/>
          <w:shd w:val="clear" w:color="auto" w:fill="FFFFFF"/>
        </w:rPr>
      </w:pPr>
      <w:commentRangeStart w:id="123"/>
      <w:r w:rsidRPr="00D968DE">
        <w:rPr>
          <w:b/>
          <w:bCs/>
          <w:color w:val="2F5496" w:themeColor="accent1" w:themeShade="BF"/>
          <w:shd w:val="clear" w:color="auto" w:fill="FFFFFF"/>
        </w:rPr>
        <w:t xml:space="preserve">Je voorkomt dat de zorgvrager ziek wordt </w:t>
      </w:r>
    </w:p>
    <w:p w14:paraId="018CCD62" w14:textId="53082850" w:rsidR="00D968DE" w:rsidRDefault="00D968DE" w:rsidP="00A21C5A">
      <w:pPr>
        <w:pStyle w:val="Geenafstand"/>
        <w:rPr>
          <w:color w:val="2F5496" w:themeColor="accent1" w:themeShade="BF"/>
          <w:shd w:val="clear" w:color="auto" w:fill="FFFFFF"/>
        </w:rPr>
      </w:pPr>
      <w:r>
        <w:rPr>
          <w:color w:val="2F5496" w:themeColor="accent1" w:themeShade="BF"/>
          <w:shd w:val="clear" w:color="auto" w:fill="FFFFFF"/>
        </w:rPr>
        <w:t xml:space="preserve">Je geeft ze therapie </w:t>
      </w:r>
    </w:p>
    <w:p w14:paraId="5A2DDD9F" w14:textId="1644209D" w:rsidR="00D968DE" w:rsidRDefault="00D968DE" w:rsidP="00A21C5A">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3C834B82" w14:textId="795AA1B2" w:rsidR="00D968DE" w:rsidRDefault="00D968DE" w:rsidP="00A21C5A">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commentRangeEnd w:id="123"/>
      <w:r w:rsidR="00DC56B8">
        <w:rPr>
          <w:rStyle w:val="Verwijzingopmerking"/>
        </w:rPr>
        <w:commentReference w:id="123"/>
      </w:r>
    </w:p>
    <w:p w14:paraId="6A30F137" w14:textId="77777777" w:rsidR="00A21C5A" w:rsidRDefault="00A21C5A" w:rsidP="00A21C5A">
      <w:pPr>
        <w:pStyle w:val="Geenafstand"/>
        <w:rPr>
          <w:color w:val="2F5496" w:themeColor="accent1" w:themeShade="BF"/>
          <w:shd w:val="clear" w:color="auto" w:fill="FFFFFF"/>
        </w:rPr>
      </w:pPr>
    </w:p>
    <w:p w14:paraId="72A2AF3B" w14:textId="24FA33C2" w:rsidR="00A21C5A" w:rsidRDefault="00A21C5A" w:rsidP="00A21C5A">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2DA06A53" w14:textId="33E32374" w:rsidR="00D968DE" w:rsidRPr="00400277" w:rsidRDefault="00D968DE" w:rsidP="00A21C5A">
      <w:pPr>
        <w:pStyle w:val="Geenafstand"/>
        <w:rPr>
          <w:color w:val="2F5496" w:themeColor="accent1" w:themeShade="BF"/>
          <w:shd w:val="clear" w:color="auto" w:fill="FFFFFF"/>
        </w:rPr>
      </w:pPr>
      <w:r>
        <w:rPr>
          <w:color w:val="2F5496" w:themeColor="accent1" w:themeShade="BF"/>
          <w:shd w:val="clear" w:color="auto" w:fill="FFFFFF"/>
        </w:rPr>
        <w:t>Naast dat je voorkomt dat de zorgvrager ziek wordt, behandel je co-</w:t>
      </w:r>
      <w:proofErr w:type="spellStart"/>
      <w:r>
        <w:rPr>
          <w:color w:val="2F5496" w:themeColor="accent1" w:themeShade="BF"/>
          <w:shd w:val="clear" w:color="auto" w:fill="FFFFFF"/>
        </w:rPr>
        <w:t>morbiditeiten</w:t>
      </w:r>
      <w:proofErr w:type="spellEnd"/>
      <w:r>
        <w:rPr>
          <w:color w:val="2F5496" w:themeColor="accent1" w:themeShade="BF"/>
          <w:shd w:val="clear" w:color="auto" w:fill="FFFFFF"/>
        </w:rPr>
        <w:t xml:space="preserve">. Dit zijn aandoeningen die een zorgvrager heeft naast zijn of haar psychiatrische ziekte. Een voorbeeld hiervan is hoge bloeddruk. </w:t>
      </w:r>
    </w:p>
    <w:p w14:paraId="10663F97" w14:textId="216B367E" w:rsidR="000D1B6D" w:rsidRDefault="00A21C5A" w:rsidP="001469B8">
      <w:pPr>
        <w:pStyle w:val="Geenafstand"/>
        <w:rPr>
          <w:color w:val="2F5496" w:themeColor="accent1" w:themeShade="BF"/>
          <w:shd w:val="clear" w:color="auto" w:fill="FFFFFF"/>
        </w:rPr>
      </w:pPr>
      <w:r>
        <w:rPr>
          <w:color w:val="2F5496" w:themeColor="accent1" w:themeShade="BF"/>
          <w:shd w:val="clear" w:color="auto" w:fill="FFFFFF"/>
        </w:rPr>
        <w:t xml:space="preserve"> </w:t>
      </w:r>
    </w:p>
    <w:p w14:paraId="57596626"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1BB0A4D0"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Als verpleegkundig specialist zie je zorgvragers om psychiatrische ziekte te behandelen.</w:t>
      </w:r>
    </w:p>
    <w:p w14:paraId="62AF6D58" w14:textId="77777777" w:rsidR="00D968DE" w:rsidRDefault="00D968DE" w:rsidP="00D968DE">
      <w:pPr>
        <w:pStyle w:val="Geenafstand"/>
        <w:rPr>
          <w:color w:val="2F5496" w:themeColor="accent1" w:themeShade="BF"/>
          <w:shd w:val="clear" w:color="auto" w:fill="FFFFFF"/>
        </w:rPr>
      </w:pPr>
    </w:p>
    <w:p w14:paraId="2312D209" w14:textId="5EBE706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AEB01E0" w14:textId="297BEE60"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Dit doe je door co-</w:t>
      </w:r>
      <w:proofErr w:type="spellStart"/>
      <w:r>
        <w:rPr>
          <w:color w:val="2F5496" w:themeColor="accent1" w:themeShade="BF"/>
          <w:shd w:val="clear" w:color="auto" w:fill="FFFFFF"/>
        </w:rPr>
        <w:t>morbiditeiten</w:t>
      </w:r>
      <w:proofErr w:type="spellEnd"/>
      <w:r>
        <w:rPr>
          <w:color w:val="2F5496" w:themeColor="accent1" w:themeShade="BF"/>
          <w:shd w:val="clear" w:color="auto" w:fill="FFFFFF"/>
        </w:rPr>
        <w:t xml:space="preserve"> van de zorgvrager te behandelen. </w:t>
      </w:r>
    </w:p>
    <w:p w14:paraId="24107B76" w14:textId="77777777" w:rsidR="00D968DE" w:rsidRDefault="00D968DE" w:rsidP="00D968DE">
      <w:pPr>
        <w:pStyle w:val="Geenafstand"/>
        <w:rPr>
          <w:color w:val="2F5496" w:themeColor="accent1" w:themeShade="BF"/>
          <w:shd w:val="clear" w:color="auto" w:fill="FFFFFF"/>
        </w:rPr>
      </w:pPr>
    </w:p>
    <w:p w14:paraId="73CE3470" w14:textId="004E829D" w:rsidR="00D968DE" w:rsidRDefault="00D968DE" w:rsidP="00D968DE">
      <w:pPr>
        <w:pStyle w:val="Geenafstand"/>
        <w:rPr>
          <w:b/>
          <w:bCs/>
          <w:color w:val="2F5496" w:themeColor="accent1" w:themeShade="BF"/>
          <w:shd w:val="clear" w:color="auto" w:fill="FFFFFF"/>
        </w:rPr>
      </w:pPr>
      <w:r>
        <w:rPr>
          <w:b/>
          <w:bCs/>
          <w:color w:val="2F5496" w:themeColor="accent1" w:themeShade="BF"/>
          <w:shd w:val="clear" w:color="auto" w:fill="FFFFFF"/>
        </w:rPr>
        <w:t xml:space="preserve">Deze stelling is correct </w:t>
      </w:r>
    </w:p>
    <w:p w14:paraId="5EF577F5" w14:textId="11646136" w:rsidR="00D968DE" w:rsidRP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Deze stelling is niet correct </w:t>
      </w:r>
    </w:p>
    <w:p w14:paraId="48BE97FC" w14:textId="77777777" w:rsidR="00D968DE" w:rsidRDefault="00D968DE" w:rsidP="00D968DE">
      <w:pPr>
        <w:pStyle w:val="Geenafstand"/>
        <w:rPr>
          <w:color w:val="2F5496" w:themeColor="accent1" w:themeShade="BF"/>
          <w:shd w:val="clear" w:color="auto" w:fill="FFFFFF"/>
        </w:rPr>
      </w:pPr>
    </w:p>
    <w:p w14:paraId="52D97C95"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7C8D3864" w14:textId="303D6354"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Naast het behandelen van co-</w:t>
      </w:r>
      <w:proofErr w:type="spellStart"/>
      <w:r>
        <w:rPr>
          <w:color w:val="2F5496" w:themeColor="accent1" w:themeShade="BF"/>
          <w:shd w:val="clear" w:color="auto" w:fill="FFFFFF"/>
        </w:rPr>
        <w:t>mobiditeiten</w:t>
      </w:r>
      <w:proofErr w:type="spellEnd"/>
      <w:r>
        <w:rPr>
          <w:color w:val="2F5496" w:themeColor="accent1" w:themeShade="BF"/>
          <w:shd w:val="clear" w:color="auto" w:fill="FFFFFF"/>
        </w:rPr>
        <w:t xml:space="preserve"> voorkom je dat de zorgvrager ziek wordt. Co-</w:t>
      </w:r>
      <w:proofErr w:type="spellStart"/>
      <w:r>
        <w:rPr>
          <w:color w:val="2F5496" w:themeColor="accent1" w:themeShade="BF"/>
          <w:shd w:val="clear" w:color="auto" w:fill="FFFFFF"/>
        </w:rPr>
        <w:t>morbiditeiten</w:t>
      </w:r>
      <w:proofErr w:type="spellEnd"/>
      <w:r>
        <w:rPr>
          <w:color w:val="2F5496" w:themeColor="accent1" w:themeShade="BF"/>
          <w:shd w:val="clear" w:color="auto" w:fill="FFFFFF"/>
        </w:rPr>
        <w:t xml:space="preserve"> zijn aandoeningen die een zorgvrager heeft naast zijn of haar psychiatrische ziekte. Een voorbeeld hiervan is hoge bloeddruk. </w:t>
      </w:r>
    </w:p>
    <w:p w14:paraId="0D6070B5" w14:textId="47D08D0C" w:rsidR="00D968DE" w:rsidRDefault="00D968DE" w:rsidP="00D968DE">
      <w:pPr>
        <w:pStyle w:val="Geenafstand"/>
        <w:rPr>
          <w:color w:val="2F5496" w:themeColor="accent1" w:themeShade="BF"/>
          <w:shd w:val="clear" w:color="auto" w:fill="FFFFFF"/>
        </w:rPr>
      </w:pPr>
    </w:p>
    <w:p w14:paraId="277B54E0"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173EE51"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Als verpleegkundig specialist zie je zorgvragers om psychiatrische ziekte te behandelen.</w:t>
      </w:r>
    </w:p>
    <w:p w14:paraId="178A6435" w14:textId="77777777" w:rsidR="00D968DE" w:rsidRDefault="00D968DE" w:rsidP="00D968DE">
      <w:pPr>
        <w:pStyle w:val="Geenafstand"/>
        <w:rPr>
          <w:color w:val="2F5496" w:themeColor="accent1" w:themeShade="BF"/>
          <w:shd w:val="clear" w:color="auto" w:fill="FFFFFF"/>
        </w:rPr>
      </w:pPr>
    </w:p>
    <w:p w14:paraId="3333035F"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7151D3E" w14:textId="6439ACD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Dit doe je door de zorgvrager psychotherapie te geven. </w:t>
      </w:r>
    </w:p>
    <w:p w14:paraId="100FA32D" w14:textId="77777777" w:rsidR="00D968DE" w:rsidRDefault="00D968DE" w:rsidP="00D968DE">
      <w:pPr>
        <w:pStyle w:val="Geenafstand"/>
        <w:rPr>
          <w:color w:val="2F5496" w:themeColor="accent1" w:themeShade="BF"/>
          <w:shd w:val="clear" w:color="auto" w:fill="FFFFFF"/>
        </w:rPr>
      </w:pPr>
    </w:p>
    <w:p w14:paraId="42F3AC0C" w14:textId="77777777" w:rsidR="00D968DE" w:rsidRPr="00D968DE" w:rsidRDefault="00D968DE" w:rsidP="00D968DE">
      <w:pPr>
        <w:pStyle w:val="Geenafstand"/>
        <w:rPr>
          <w:color w:val="2F5496" w:themeColor="accent1" w:themeShade="BF"/>
          <w:shd w:val="clear" w:color="auto" w:fill="FFFFFF"/>
        </w:rPr>
      </w:pPr>
      <w:r w:rsidRPr="00D968DE">
        <w:rPr>
          <w:color w:val="2F5496" w:themeColor="accent1" w:themeShade="BF"/>
          <w:shd w:val="clear" w:color="auto" w:fill="FFFFFF"/>
        </w:rPr>
        <w:t xml:space="preserve">Deze stelling is correct </w:t>
      </w:r>
    </w:p>
    <w:p w14:paraId="191C12C4" w14:textId="77777777" w:rsidR="00D968DE" w:rsidRPr="00D968DE" w:rsidRDefault="00D968DE" w:rsidP="00D968DE">
      <w:pPr>
        <w:pStyle w:val="Geenafstand"/>
        <w:rPr>
          <w:b/>
          <w:bCs/>
          <w:color w:val="2F5496" w:themeColor="accent1" w:themeShade="BF"/>
          <w:shd w:val="clear" w:color="auto" w:fill="FFFFFF"/>
        </w:rPr>
      </w:pPr>
      <w:r w:rsidRPr="00D968DE">
        <w:rPr>
          <w:b/>
          <w:bCs/>
          <w:color w:val="2F5496" w:themeColor="accent1" w:themeShade="BF"/>
          <w:shd w:val="clear" w:color="auto" w:fill="FFFFFF"/>
        </w:rPr>
        <w:t xml:space="preserve">Deze stelling is niet correct </w:t>
      </w:r>
    </w:p>
    <w:p w14:paraId="6508AAD7" w14:textId="77777777" w:rsidR="00D968DE" w:rsidRDefault="00D968DE" w:rsidP="00D968DE">
      <w:pPr>
        <w:pStyle w:val="Geenafstand"/>
        <w:rPr>
          <w:color w:val="2F5496" w:themeColor="accent1" w:themeShade="BF"/>
          <w:shd w:val="clear" w:color="auto" w:fill="FFFFFF"/>
        </w:rPr>
      </w:pPr>
    </w:p>
    <w:p w14:paraId="188ED871"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3B1234D4" w14:textId="74C36682" w:rsidR="00D968DE" w:rsidRPr="00400277" w:rsidRDefault="00D968DE" w:rsidP="00D968DE">
      <w:pPr>
        <w:pStyle w:val="Geenafstand"/>
        <w:rPr>
          <w:color w:val="2F5496" w:themeColor="accent1" w:themeShade="BF"/>
          <w:shd w:val="clear" w:color="auto" w:fill="FFFFFF"/>
        </w:rPr>
      </w:pPr>
      <w:r>
        <w:rPr>
          <w:color w:val="2F5496" w:themeColor="accent1" w:themeShade="BF"/>
          <w:shd w:val="clear" w:color="auto" w:fill="FFFFFF"/>
        </w:rPr>
        <w:t>Als verpleegkundig specialist voorkom je dat de zorgvrager ziek wordt en behandel je co-</w:t>
      </w:r>
      <w:proofErr w:type="spellStart"/>
      <w:r>
        <w:rPr>
          <w:color w:val="2F5496" w:themeColor="accent1" w:themeShade="BF"/>
          <w:shd w:val="clear" w:color="auto" w:fill="FFFFFF"/>
        </w:rPr>
        <w:t>morbiditeiten</w:t>
      </w:r>
      <w:proofErr w:type="spellEnd"/>
      <w:r>
        <w:rPr>
          <w:color w:val="2F5496" w:themeColor="accent1" w:themeShade="BF"/>
          <w:shd w:val="clear" w:color="auto" w:fill="FFFFFF"/>
        </w:rPr>
        <w:t xml:space="preserve">. Dit zijn aandoeningen die een zorgvrager heeft naast zijn of haar psychiatrische ziekte. Een voorbeeld hiervan is hoge bloeddruk. </w:t>
      </w:r>
    </w:p>
    <w:p w14:paraId="29164B74" w14:textId="77777777" w:rsidR="00D968DE" w:rsidRPr="001469B8" w:rsidRDefault="00D968DE" w:rsidP="001469B8">
      <w:pPr>
        <w:pStyle w:val="Geenafstand"/>
        <w:rPr>
          <w:color w:val="2F5496" w:themeColor="accent1" w:themeShade="BF"/>
          <w:shd w:val="clear" w:color="auto" w:fill="FFFFFF"/>
        </w:rPr>
      </w:pPr>
    </w:p>
    <w:p w14:paraId="389129E4" w14:textId="6682CC48" w:rsidR="0053010C" w:rsidRPr="0002255C" w:rsidRDefault="0053010C" w:rsidP="0053010C">
      <w:pPr>
        <w:pStyle w:val="Geenafstand"/>
        <w:rPr>
          <w:b/>
          <w:bCs/>
        </w:rPr>
      </w:pPr>
      <w:r w:rsidRPr="0002255C">
        <w:rPr>
          <w:b/>
          <w:bCs/>
        </w:rPr>
        <w:t xml:space="preserve">Subject: </w:t>
      </w:r>
      <w:r w:rsidR="004E6539">
        <w:rPr>
          <w:b/>
          <w:bCs/>
        </w:rPr>
        <w:t>Zorgprofessionals</w:t>
      </w:r>
      <w:r>
        <w:rPr>
          <w:b/>
          <w:bCs/>
        </w:rPr>
        <w:t xml:space="preserve"> </w:t>
      </w:r>
      <w:r w:rsidRPr="0002255C">
        <w:rPr>
          <w:b/>
          <w:bCs/>
        </w:rPr>
        <w:br/>
        <w:t xml:space="preserve">HTML: </w:t>
      </w:r>
      <w:r w:rsidR="00001639">
        <w:rPr>
          <w:b/>
          <w:bCs/>
        </w:rPr>
        <w:t>De m</w:t>
      </w:r>
      <w:r>
        <w:rPr>
          <w:b/>
          <w:bCs/>
        </w:rPr>
        <w:t>aatschappelijk werker, casemanager</w:t>
      </w:r>
      <w:r w:rsidR="00001639">
        <w:rPr>
          <w:b/>
          <w:bCs/>
        </w:rPr>
        <w:t xml:space="preserve"> en</w:t>
      </w:r>
      <w:r>
        <w:rPr>
          <w:b/>
          <w:bCs/>
        </w:rPr>
        <w:t xml:space="preserve"> ervaringsdeskundige</w:t>
      </w:r>
    </w:p>
    <w:p w14:paraId="1DAD4923" w14:textId="47A0A78E" w:rsidR="0053010C" w:rsidRPr="0002255C" w:rsidRDefault="00001639" w:rsidP="0053010C">
      <w:pPr>
        <w:pStyle w:val="Geenafstand"/>
        <w:rPr>
          <w:b/>
          <w:bCs/>
        </w:rPr>
      </w:pPr>
      <w:r>
        <w:rPr>
          <w:b/>
          <w:bCs/>
        </w:rPr>
        <w:t>De m</w:t>
      </w:r>
      <w:r w:rsidR="0053010C">
        <w:rPr>
          <w:b/>
          <w:bCs/>
        </w:rPr>
        <w:t>aatschappelijk werker, casemanager</w:t>
      </w:r>
      <w:r>
        <w:rPr>
          <w:b/>
          <w:bCs/>
        </w:rPr>
        <w:t xml:space="preserve"> en</w:t>
      </w:r>
      <w:r w:rsidR="0053010C">
        <w:rPr>
          <w:b/>
          <w:bCs/>
        </w:rPr>
        <w:t xml:space="preserve"> ervaringsdeskundige</w:t>
      </w:r>
    </w:p>
    <w:p w14:paraId="23060241" w14:textId="43B897A3" w:rsidR="0053010C" w:rsidRDefault="0053010C" w:rsidP="00F03A19">
      <w:pPr>
        <w:pStyle w:val="Geenafstand"/>
        <w:rPr>
          <w:rFonts w:cstheme="minorHAnsi"/>
        </w:rPr>
      </w:pPr>
      <w:r w:rsidRPr="00B55C2F">
        <w:rPr>
          <w:highlight w:val="yellow"/>
        </w:rPr>
        <w:t>Image ID</w:t>
      </w:r>
      <w:r w:rsidR="00B55C2F">
        <w:rPr>
          <w:highlight w:val="yellow"/>
        </w:rPr>
        <w:t xml:space="preserve">: </w:t>
      </w:r>
      <w:r w:rsidR="00C4757C" w:rsidRPr="00B55C2F">
        <w:rPr>
          <w:highlight w:val="yellow"/>
          <w:shd w:val="clear" w:color="auto" w:fill="FFFFFF"/>
        </w:rPr>
        <w:t>529084606</w:t>
      </w:r>
    </w:p>
    <w:p w14:paraId="30D98B9B" w14:textId="49A6945B" w:rsidR="74078A36" w:rsidRDefault="74078A36" w:rsidP="00B55C2F">
      <w:pPr>
        <w:pStyle w:val="Geenafstand"/>
      </w:pPr>
    </w:p>
    <w:p w14:paraId="721AE061" w14:textId="09332F64" w:rsidR="000D1B6D" w:rsidRPr="00A21C5A" w:rsidRDefault="000D1B6D" w:rsidP="000D1B6D">
      <w:pPr>
        <w:spacing w:after="0"/>
        <w:rPr>
          <w:rFonts w:ascii="Calibri" w:eastAsia="Calibri" w:hAnsi="Calibri" w:cs="Calibri"/>
          <w:color w:val="000000" w:themeColor="text1"/>
        </w:rPr>
      </w:pPr>
      <w:r w:rsidRPr="00A21C5A">
        <w:rPr>
          <w:rFonts w:ascii="Calibri" w:eastAsia="Calibri" w:hAnsi="Calibri" w:cs="Calibri"/>
          <w:color w:val="000000" w:themeColor="text1"/>
        </w:rPr>
        <w:t>Som</w:t>
      </w:r>
      <w:r w:rsidR="00A21C5A">
        <w:rPr>
          <w:rFonts w:ascii="Calibri" w:eastAsia="Calibri" w:hAnsi="Calibri" w:cs="Calibri"/>
          <w:color w:val="000000" w:themeColor="text1"/>
        </w:rPr>
        <w:t>s kijk je als</w:t>
      </w:r>
      <w:r w:rsidRPr="00A21C5A">
        <w:rPr>
          <w:rFonts w:ascii="Calibri" w:eastAsia="Calibri" w:hAnsi="Calibri" w:cs="Calibri"/>
          <w:color w:val="000000" w:themeColor="text1"/>
        </w:rPr>
        <w:t xml:space="preserve"> zorgprofessional naar zorg </w:t>
      </w:r>
      <w:r w:rsidR="00A21C5A">
        <w:rPr>
          <w:rFonts w:ascii="Calibri" w:eastAsia="Calibri" w:hAnsi="Calibri" w:cs="Calibri"/>
          <w:color w:val="000000" w:themeColor="text1"/>
        </w:rPr>
        <w:t xml:space="preserve">die een </w:t>
      </w:r>
      <w:r w:rsidR="008A0DDC" w:rsidRPr="00A21C5A">
        <w:rPr>
          <w:rFonts w:ascii="Calibri" w:eastAsia="Calibri" w:hAnsi="Calibri" w:cs="Calibri"/>
          <w:color w:val="000000" w:themeColor="text1"/>
        </w:rPr>
        <w:t>zorgvrager</w:t>
      </w:r>
      <w:r w:rsidR="00A21C5A">
        <w:rPr>
          <w:rFonts w:ascii="Calibri" w:eastAsia="Calibri" w:hAnsi="Calibri" w:cs="Calibri"/>
          <w:color w:val="000000" w:themeColor="text1"/>
        </w:rPr>
        <w:t xml:space="preserve"> krijgt</w:t>
      </w:r>
      <w:r w:rsidR="008A0DDC" w:rsidRPr="00A21C5A">
        <w:rPr>
          <w:rFonts w:ascii="Calibri" w:eastAsia="Calibri" w:hAnsi="Calibri" w:cs="Calibri"/>
          <w:color w:val="000000" w:themeColor="text1"/>
        </w:rPr>
        <w:t>.</w:t>
      </w:r>
      <w:r w:rsidRPr="00A21C5A">
        <w:rPr>
          <w:rFonts w:ascii="Calibri" w:eastAsia="Calibri" w:hAnsi="Calibri" w:cs="Calibri"/>
          <w:color w:val="000000" w:themeColor="text1"/>
        </w:rPr>
        <w:t xml:space="preserve"> Voorbeelden </w:t>
      </w:r>
      <w:r w:rsidR="00A21C5A">
        <w:rPr>
          <w:rFonts w:ascii="Calibri" w:eastAsia="Calibri" w:hAnsi="Calibri" w:cs="Calibri"/>
          <w:color w:val="000000" w:themeColor="text1"/>
        </w:rPr>
        <w:t>van zorgprofessionals die dat doen</w:t>
      </w:r>
      <w:r w:rsidRPr="00A21C5A">
        <w:rPr>
          <w:rFonts w:ascii="Calibri" w:eastAsia="Calibri" w:hAnsi="Calibri" w:cs="Calibri"/>
          <w:color w:val="000000" w:themeColor="text1"/>
        </w:rPr>
        <w:t xml:space="preserve"> zijn een:</w:t>
      </w:r>
    </w:p>
    <w:p w14:paraId="3F848C77" w14:textId="77777777" w:rsidR="000D1B6D" w:rsidRPr="00A21C5A" w:rsidRDefault="000D1B6D" w:rsidP="000D1B6D">
      <w:pPr>
        <w:pStyle w:val="Lijstalinea"/>
        <w:numPr>
          <w:ilvl w:val="0"/>
          <w:numId w:val="8"/>
        </w:numPr>
        <w:spacing w:after="0"/>
        <w:rPr>
          <w:rFonts w:ascii="Calibri" w:eastAsia="Calibri" w:hAnsi="Calibri" w:cs="Calibri"/>
          <w:color w:val="000000" w:themeColor="text1"/>
        </w:rPr>
      </w:pPr>
      <w:r w:rsidRPr="00A21C5A">
        <w:rPr>
          <w:rFonts w:ascii="Calibri" w:eastAsia="Calibri" w:hAnsi="Calibri" w:cs="Calibri"/>
          <w:color w:val="000000" w:themeColor="text1"/>
        </w:rPr>
        <w:t>maatschappelijk werker;</w:t>
      </w:r>
    </w:p>
    <w:p w14:paraId="3D99A5EB" w14:textId="77777777" w:rsidR="000D1B6D" w:rsidRPr="00A21C5A" w:rsidRDefault="000D1B6D" w:rsidP="000D1B6D">
      <w:pPr>
        <w:pStyle w:val="Lijstalinea"/>
        <w:numPr>
          <w:ilvl w:val="0"/>
          <w:numId w:val="8"/>
        </w:numPr>
        <w:spacing w:after="0"/>
        <w:rPr>
          <w:rFonts w:ascii="Calibri" w:eastAsia="Calibri" w:hAnsi="Calibri" w:cs="Calibri"/>
          <w:color w:val="000000" w:themeColor="text1"/>
        </w:rPr>
      </w:pPr>
      <w:r w:rsidRPr="00A21C5A">
        <w:rPr>
          <w:rFonts w:ascii="Calibri" w:eastAsia="Calibri" w:hAnsi="Calibri" w:cs="Calibri"/>
          <w:color w:val="000000" w:themeColor="text1"/>
        </w:rPr>
        <w:t>ervaringsdeskundige;</w:t>
      </w:r>
    </w:p>
    <w:p w14:paraId="18E2CB52" w14:textId="77777777" w:rsidR="000D1B6D" w:rsidRPr="00A21C5A" w:rsidRDefault="000D1B6D" w:rsidP="000D1B6D">
      <w:pPr>
        <w:pStyle w:val="Lijstalinea"/>
        <w:numPr>
          <w:ilvl w:val="0"/>
          <w:numId w:val="8"/>
        </w:numPr>
        <w:spacing w:after="0"/>
        <w:rPr>
          <w:rFonts w:ascii="Calibri" w:eastAsia="Calibri" w:hAnsi="Calibri" w:cs="Calibri"/>
          <w:color w:val="000000" w:themeColor="text1"/>
        </w:rPr>
      </w:pPr>
      <w:r w:rsidRPr="00A21C5A">
        <w:rPr>
          <w:rFonts w:ascii="Calibri" w:eastAsia="Calibri" w:hAnsi="Calibri" w:cs="Calibri"/>
          <w:color w:val="000000" w:themeColor="text1"/>
        </w:rPr>
        <w:t>casemanager.</w:t>
      </w:r>
    </w:p>
    <w:p w14:paraId="0AD5CDD5" w14:textId="4F35456C" w:rsidR="0085107D" w:rsidRDefault="0085107D" w:rsidP="000D1B6D">
      <w:pPr>
        <w:spacing w:after="0"/>
        <w:rPr>
          <w:rFonts w:ascii="Calibri" w:eastAsia="Calibri" w:hAnsi="Calibri" w:cs="Calibri"/>
          <w:color w:val="000000" w:themeColor="text1"/>
        </w:rPr>
      </w:pPr>
    </w:p>
    <w:p w14:paraId="0628B442" w14:textId="58F2C248" w:rsidR="00F328A0" w:rsidRDefault="00A21C5A" w:rsidP="00F328A0">
      <w:pPr>
        <w:spacing w:after="0"/>
        <w:rPr>
          <w:rFonts w:ascii="Calibri" w:eastAsia="Calibri" w:hAnsi="Calibri" w:cs="Calibri"/>
          <w:color w:val="000000" w:themeColor="text1"/>
        </w:rPr>
      </w:pPr>
      <w:r>
        <w:rPr>
          <w:rFonts w:ascii="Calibri" w:eastAsia="Calibri" w:hAnsi="Calibri" w:cs="Calibri"/>
          <w:color w:val="000000" w:themeColor="text1"/>
        </w:rPr>
        <w:lastRenderedPageBreak/>
        <w:t>Als</w:t>
      </w:r>
      <w:r w:rsidR="00DC0D9F">
        <w:rPr>
          <w:rFonts w:ascii="Calibri" w:eastAsia="Calibri" w:hAnsi="Calibri" w:cs="Calibri"/>
          <w:color w:val="000000" w:themeColor="text1"/>
        </w:rPr>
        <w:t xml:space="preserve"> </w:t>
      </w:r>
      <w:r w:rsidR="00DC0D9F" w:rsidRPr="00A21C5A">
        <w:rPr>
          <w:rFonts w:ascii="Calibri" w:eastAsia="Calibri" w:hAnsi="Calibri" w:cs="Calibri"/>
          <w:b/>
          <w:bCs/>
          <w:color w:val="000000" w:themeColor="text1"/>
        </w:rPr>
        <w:t>maatschappelijk werker</w:t>
      </w:r>
      <w:r w:rsidR="00532977">
        <w:rPr>
          <w:rFonts w:ascii="Calibri" w:eastAsia="Calibri" w:hAnsi="Calibri" w:cs="Calibri"/>
          <w:color w:val="000000" w:themeColor="text1"/>
        </w:rPr>
        <w:t xml:space="preserve"> behandel je </w:t>
      </w:r>
      <w:r>
        <w:rPr>
          <w:rFonts w:ascii="Calibri" w:eastAsia="Calibri" w:hAnsi="Calibri" w:cs="Calibri"/>
          <w:color w:val="000000" w:themeColor="text1"/>
        </w:rPr>
        <w:t xml:space="preserve">niet de </w:t>
      </w:r>
      <w:r w:rsidR="00532977">
        <w:rPr>
          <w:rFonts w:ascii="Calibri" w:eastAsia="Calibri" w:hAnsi="Calibri" w:cs="Calibri"/>
          <w:color w:val="000000" w:themeColor="text1"/>
        </w:rPr>
        <w:t xml:space="preserve">psychische problemen </w:t>
      </w:r>
      <w:r>
        <w:rPr>
          <w:rFonts w:ascii="Calibri" w:eastAsia="Calibri" w:hAnsi="Calibri" w:cs="Calibri"/>
          <w:color w:val="000000" w:themeColor="text1"/>
        </w:rPr>
        <w:t>van een zorgvrager</w:t>
      </w:r>
      <w:r w:rsidR="00532977">
        <w:rPr>
          <w:rFonts w:ascii="Calibri" w:eastAsia="Calibri" w:hAnsi="Calibri" w:cs="Calibri"/>
          <w:color w:val="000000" w:themeColor="text1"/>
        </w:rPr>
        <w:t xml:space="preserve">. </w:t>
      </w:r>
      <w:r>
        <w:rPr>
          <w:rFonts w:ascii="Calibri" w:eastAsia="Calibri" w:hAnsi="Calibri" w:cs="Calibri"/>
          <w:color w:val="000000" w:themeColor="text1"/>
        </w:rPr>
        <w:t xml:space="preserve">Je </w:t>
      </w:r>
      <w:r w:rsidR="00532977">
        <w:rPr>
          <w:rFonts w:ascii="Calibri" w:eastAsia="Calibri" w:hAnsi="Calibri" w:cs="Calibri"/>
          <w:color w:val="000000" w:themeColor="text1"/>
        </w:rPr>
        <w:t xml:space="preserve">helpt </w:t>
      </w:r>
      <w:r>
        <w:rPr>
          <w:rFonts w:ascii="Calibri" w:eastAsia="Calibri" w:hAnsi="Calibri" w:cs="Calibri"/>
          <w:color w:val="000000" w:themeColor="text1"/>
        </w:rPr>
        <w:t>met name</w:t>
      </w:r>
      <w:r w:rsidR="0085107D">
        <w:rPr>
          <w:rFonts w:ascii="Calibri" w:eastAsia="Calibri" w:hAnsi="Calibri" w:cs="Calibri"/>
          <w:color w:val="000000" w:themeColor="text1"/>
        </w:rPr>
        <w:t xml:space="preserve"> </w:t>
      </w:r>
      <w:r w:rsidR="00532977">
        <w:rPr>
          <w:rFonts w:ascii="Calibri" w:eastAsia="Calibri" w:hAnsi="Calibri" w:cs="Calibri"/>
          <w:color w:val="000000" w:themeColor="text1"/>
        </w:rPr>
        <w:t xml:space="preserve">bij </w:t>
      </w:r>
      <w:r>
        <w:rPr>
          <w:rFonts w:ascii="Calibri" w:eastAsia="Calibri" w:hAnsi="Calibri" w:cs="Calibri"/>
          <w:color w:val="000000" w:themeColor="text1"/>
        </w:rPr>
        <w:t>het</w:t>
      </w:r>
      <w:r w:rsidR="00532977">
        <w:rPr>
          <w:rFonts w:ascii="Calibri" w:eastAsia="Calibri" w:hAnsi="Calibri" w:cs="Calibri"/>
          <w:color w:val="000000" w:themeColor="text1"/>
        </w:rPr>
        <w:t xml:space="preserve"> dagelijks leven</w:t>
      </w:r>
      <w:r>
        <w:rPr>
          <w:rFonts w:ascii="Calibri" w:eastAsia="Calibri" w:hAnsi="Calibri" w:cs="Calibri"/>
          <w:color w:val="000000" w:themeColor="text1"/>
        </w:rPr>
        <w:t xml:space="preserve"> van de zorgvrager.</w:t>
      </w:r>
      <w:r w:rsidR="00532977">
        <w:rPr>
          <w:rFonts w:ascii="Calibri" w:eastAsia="Calibri" w:hAnsi="Calibri" w:cs="Calibri"/>
          <w:color w:val="000000" w:themeColor="text1"/>
        </w:rPr>
        <w:t xml:space="preserve"> </w:t>
      </w:r>
      <w:r>
        <w:rPr>
          <w:rFonts w:ascii="Calibri" w:eastAsia="Calibri" w:hAnsi="Calibri" w:cs="Calibri"/>
          <w:color w:val="000000" w:themeColor="text1"/>
        </w:rPr>
        <w:t>Je helpt bijvoorbeeld met</w:t>
      </w:r>
      <w:r w:rsidR="00F328A0">
        <w:rPr>
          <w:rFonts w:ascii="Calibri" w:eastAsia="Calibri" w:hAnsi="Calibri" w:cs="Calibri"/>
          <w:color w:val="000000" w:themeColor="text1"/>
        </w:rPr>
        <w:t>:</w:t>
      </w:r>
    </w:p>
    <w:p w14:paraId="5A037002" w14:textId="6F12EB0E" w:rsidR="00F328A0" w:rsidRDefault="00A21C5A" w:rsidP="00F328A0">
      <w:pPr>
        <w:pStyle w:val="Lijstalinea"/>
        <w:numPr>
          <w:ilvl w:val="0"/>
          <w:numId w:val="6"/>
        </w:numPr>
        <w:spacing w:after="0"/>
        <w:rPr>
          <w:rFonts w:ascii="Calibri" w:eastAsia="Calibri" w:hAnsi="Calibri" w:cs="Calibri"/>
          <w:color w:val="000000" w:themeColor="text1"/>
        </w:rPr>
      </w:pPr>
      <w:r>
        <w:rPr>
          <w:rFonts w:ascii="Calibri" w:eastAsia="Calibri" w:hAnsi="Calibri" w:cs="Calibri"/>
          <w:color w:val="000000" w:themeColor="text1"/>
        </w:rPr>
        <w:t xml:space="preserve">de </w:t>
      </w:r>
      <w:r w:rsidR="0069294B">
        <w:rPr>
          <w:rFonts w:ascii="Calibri" w:eastAsia="Calibri" w:hAnsi="Calibri" w:cs="Calibri"/>
          <w:color w:val="000000" w:themeColor="text1"/>
        </w:rPr>
        <w:t>gezinssituatie</w:t>
      </w:r>
      <w:r w:rsidR="00DC0D9F">
        <w:rPr>
          <w:rFonts w:ascii="Calibri" w:eastAsia="Calibri" w:hAnsi="Calibri" w:cs="Calibri"/>
          <w:color w:val="000000" w:themeColor="text1"/>
        </w:rPr>
        <w:t xml:space="preserve">. </w:t>
      </w:r>
      <w:r>
        <w:rPr>
          <w:rFonts w:ascii="Calibri" w:eastAsia="Calibri" w:hAnsi="Calibri" w:cs="Calibri"/>
          <w:color w:val="000000" w:themeColor="text1"/>
        </w:rPr>
        <w:t>Je</w:t>
      </w:r>
      <w:r w:rsidR="00DC0D9F">
        <w:rPr>
          <w:rFonts w:ascii="Calibri" w:eastAsia="Calibri" w:hAnsi="Calibri" w:cs="Calibri"/>
          <w:color w:val="000000" w:themeColor="text1"/>
        </w:rPr>
        <w:t xml:space="preserve"> helpt bijvoorbeeld om de goede zorg aan </w:t>
      </w:r>
      <w:r>
        <w:rPr>
          <w:rFonts w:ascii="Calibri" w:eastAsia="Calibri" w:hAnsi="Calibri" w:cs="Calibri"/>
          <w:color w:val="000000" w:themeColor="text1"/>
        </w:rPr>
        <w:t>de</w:t>
      </w:r>
      <w:r w:rsidR="00DC0D9F">
        <w:rPr>
          <w:rFonts w:ascii="Calibri" w:eastAsia="Calibri" w:hAnsi="Calibri" w:cs="Calibri"/>
          <w:color w:val="000000" w:themeColor="text1"/>
        </w:rPr>
        <w:t xml:space="preserve"> kinderen</w:t>
      </w:r>
      <w:r>
        <w:rPr>
          <w:rFonts w:ascii="Calibri" w:eastAsia="Calibri" w:hAnsi="Calibri" w:cs="Calibri"/>
          <w:color w:val="000000" w:themeColor="text1"/>
        </w:rPr>
        <w:t xml:space="preserve"> van de zorgvrager</w:t>
      </w:r>
      <w:r w:rsidR="00DC0D9F">
        <w:rPr>
          <w:rFonts w:ascii="Calibri" w:eastAsia="Calibri" w:hAnsi="Calibri" w:cs="Calibri"/>
          <w:color w:val="000000" w:themeColor="text1"/>
        </w:rPr>
        <w:t xml:space="preserve"> te geven als </w:t>
      </w:r>
      <w:r>
        <w:rPr>
          <w:rFonts w:ascii="Calibri" w:eastAsia="Calibri" w:hAnsi="Calibri" w:cs="Calibri"/>
          <w:color w:val="000000" w:themeColor="text1"/>
        </w:rPr>
        <w:t>hij of zij</w:t>
      </w:r>
      <w:r w:rsidR="00DC0D9F">
        <w:rPr>
          <w:rFonts w:ascii="Calibri" w:eastAsia="Calibri" w:hAnsi="Calibri" w:cs="Calibri"/>
          <w:color w:val="000000" w:themeColor="text1"/>
        </w:rPr>
        <w:t xml:space="preserve"> die </w:t>
      </w:r>
      <w:r>
        <w:rPr>
          <w:rFonts w:ascii="Calibri" w:eastAsia="Calibri" w:hAnsi="Calibri" w:cs="Calibri"/>
          <w:color w:val="000000" w:themeColor="text1"/>
        </w:rPr>
        <w:t xml:space="preserve">niet </w:t>
      </w:r>
      <w:r w:rsidR="00DC0D9F">
        <w:rPr>
          <w:rFonts w:ascii="Calibri" w:eastAsia="Calibri" w:hAnsi="Calibri" w:cs="Calibri"/>
          <w:color w:val="000000" w:themeColor="text1"/>
        </w:rPr>
        <w:t>he</w:t>
      </w:r>
      <w:r>
        <w:rPr>
          <w:rFonts w:ascii="Calibri" w:eastAsia="Calibri" w:hAnsi="Calibri" w:cs="Calibri"/>
          <w:color w:val="000000" w:themeColor="text1"/>
        </w:rPr>
        <w:t>eft</w:t>
      </w:r>
      <w:r w:rsidR="00F328A0">
        <w:rPr>
          <w:rFonts w:ascii="Calibri" w:eastAsia="Calibri" w:hAnsi="Calibri" w:cs="Calibri"/>
          <w:color w:val="000000" w:themeColor="text1"/>
        </w:rPr>
        <w:t>;</w:t>
      </w:r>
    </w:p>
    <w:p w14:paraId="6BBE6162" w14:textId="252A0982" w:rsidR="00F328A0" w:rsidRDefault="00A21C5A" w:rsidP="00F328A0">
      <w:pPr>
        <w:pStyle w:val="Lijstalinea"/>
        <w:numPr>
          <w:ilvl w:val="0"/>
          <w:numId w:val="6"/>
        </w:numPr>
        <w:spacing w:after="0"/>
        <w:rPr>
          <w:rFonts w:ascii="Calibri" w:eastAsia="Calibri" w:hAnsi="Calibri" w:cs="Calibri"/>
          <w:color w:val="000000" w:themeColor="text1"/>
        </w:rPr>
      </w:pPr>
      <w:r>
        <w:rPr>
          <w:rFonts w:ascii="Calibri" w:eastAsia="Calibri" w:hAnsi="Calibri" w:cs="Calibri"/>
          <w:color w:val="000000" w:themeColor="text1"/>
        </w:rPr>
        <w:t xml:space="preserve">de </w:t>
      </w:r>
      <w:r w:rsidR="0069294B">
        <w:rPr>
          <w:rFonts w:ascii="Calibri" w:eastAsia="Calibri" w:hAnsi="Calibri" w:cs="Calibri"/>
          <w:color w:val="000000" w:themeColor="text1"/>
        </w:rPr>
        <w:t>opleiding</w:t>
      </w:r>
      <w:r w:rsidR="00F328A0">
        <w:rPr>
          <w:rFonts w:ascii="Calibri" w:eastAsia="Calibri" w:hAnsi="Calibri" w:cs="Calibri"/>
          <w:color w:val="000000" w:themeColor="text1"/>
        </w:rPr>
        <w:t>;</w:t>
      </w:r>
    </w:p>
    <w:p w14:paraId="595E542A" w14:textId="432EE3C4" w:rsidR="00F328A0" w:rsidRDefault="00F328A0" w:rsidP="00F328A0">
      <w:pPr>
        <w:pStyle w:val="Lijstalinea"/>
        <w:numPr>
          <w:ilvl w:val="0"/>
          <w:numId w:val="6"/>
        </w:numPr>
        <w:spacing w:after="0"/>
        <w:rPr>
          <w:rFonts w:ascii="Calibri" w:eastAsia="Calibri" w:hAnsi="Calibri" w:cs="Calibri"/>
          <w:color w:val="000000" w:themeColor="text1"/>
        </w:rPr>
      </w:pPr>
      <w:r>
        <w:rPr>
          <w:rFonts w:ascii="Calibri" w:eastAsia="Calibri" w:hAnsi="Calibri" w:cs="Calibri"/>
          <w:color w:val="000000" w:themeColor="text1"/>
        </w:rPr>
        <w:t>werk;</w:t>
      </w:r>
    </w:p>
    <w:p w14:paraId="51D9E9B9" w14:textId="78E4A733" w:rsidR="00F328A0" w:rsidRDefault="00F328A0" w:rsidP="00F328A0">
      <w:pPr>
        <w:pStyle w:val="Lijstalinea"/>
        <w:numPr>
          <w:ilvl w:val="0"/>
          <w:numId w:val="6"/>
        </w:numPr>
        <w:spacing w:after="0"/>
        <w:rPr>
          <w:rFonts w:ascii="Calibri" w:eastAsia="Calibri" w:hAnsi="Calibri" w:cs="Calibri"/>
          <w:color w:val="000000" w:themeColor="text1"/>
        </w:rPr>
      </w:pPr>
      <w:r>
        <w:rPr>
          <w:rFonts w:ascii="Calibri" w:eastAsia="Calibri" w:hAnsi="Calibri" w:cs="Calibri"/>
          <w:color w:val="000000" w:themeColor="text1"/>
        </w:rPr>
        <w:t>geldzaken.</w:t>
      </w:r>
    </w:p>
    <w:p w14:paraId="7D1CDACE" w14:textId="77777777" w:rsidR="00B55C2F" w:rsidRDefault="00B55C2F" w:rsidP="00F328A0">
      <w:pPr>
        <w:spacing w:after="0"/>
        <w:rPr>
          <w:rFonts w:ascii="Calibri" w:eastAsia="Calibri" w:hAnsi="Calibri" w:cs="Calibri"/>
          <w:color w:val="000000" w:themeColor="text1"/>
        </w:rPr>
      </w:pPr>
    </w:p>
    <w:p w14:paraId="36C79F9F" w14:textId="5D0A27A6" w:rsidR="00F328A0" w:rsidRDefault="00A21C5A" w:rsidP="00F328A0">
      <w:pPr>
        <w:spacing w:after="0"/>
        <w:rPr>
          <w:rFonts w:ascii="Calibri" w:eastAsia="Calibri" w:hAnsi="Calibri" w:cs="Calibri"/>
          <w:color w:val="000000" w:themeColor="text1"/>
        </w:rPr>
      </w:pPr>
      <w:r>
        <w:rPr>
          <w:rFonts w:ascii="Calibri" w:eastAsia="Calibri" w:hAnsi="Calibri" w:cs="Calibri"/>
          <w:color w:val="000000" w:themeColor="text1"/>
        </w:rPr>
        <w:t>Je praat met de zorgvrager</w:t>
      </w:r>
      <w:r w:rsidR="00F328A0">
        <w:rPr>
          <w:rFonts w:ascii="Calibri" w:eastAsia="Calibri" w:hAnsi="Calibri" w:cs="Calibri"/>
          <w:color w:val="000000" w:themeColor="text1"/>
        </w:rPr>
        <w:t xml:space="preserve">. </w:t>
      </w:r>
      <w:r>
        <w:rPr>
          <w:rFonts w:ascii="Calibri" w:eastAsia="Calibri" w:hAnsi="Calibri" w:cs="Calibri"/>
          <w:color w:val="000000" w:themeColor="text1"/>
        </w:rPr>
        <w:t>Daarnaast help</w:t>
      </w:r>
      <w:r w:rsidR="00F328A0">
        <w:rPr>
          <w:rFonts w:ascii="Calibri" w:eastAsia="Calibri" w:hAnsi="Calibri" w:cs="Calibri"/>
          <w:color w:val="000000" w:themeColor="text1"/>
        </w:rPr>
        <w:t xml:space="preserve"> </w:t>
      </w:r>
      <w:r w:rsidR="00122437">
        <w:rPr>
          <w:rFonts w:ascii="Calibri" w:eastAsia="Calibri" w:hAnsi="Calibri" w:cs="Calibri"/>
          <w:color w:val="000000" w:themeColor="text1"/>
        </w:rPr>
        <w:t xml:space="preserve">je </w:t>
      </w:r>
      <w:r w:rsidR="00F328A0">
        <w:rPr>
          <w:rFonts w:ascii="Calibri" w:eastAsia="Calibri" w:hAnsi="Calibri" w:cs="Calibri"/>
          <w:color w:val="000000" w:themeColor="text1"/>
        </w:rPr>
        <w:t xml:space="preserve">met het uitvoeren van taken, zoals bijvoorbeeld belastingaangifte. </w:t>
      </w:r>
    </w:p>
    <w:p w14:paraId="37CB6F5C" w14:textId="77777777" w:rsidR="0085107D" w:rsidRDefault="0085107D" w:rsidP="00F328A0">
      <w:pPr>
        <w:spacing w:after="0"/>
        <w:rPr>
          <w:rFonts w:ascii="Calibri" w:eastAsia="Calibri" w:hAnsi="Calibri" w:cs="Calibri"/>
          <w:color w:val="000000" w:themeColor="text1"/>
        </w:rPr>
      </w:pPr>
    </w:p>
    <w:p w14:paraId="2F58EB8C" w14:textId="7CF95A75" w:rsidR="00423878" w:rsidRDefault="00A21C5A" w:rsidP="00F328A0">
      <w:pPr>
        <w:spacing w:after="0"/>
        <w:rPr>
          <w:rFonts w:ascii="Calibri" w:eastAsia="Calibri" w:hAnsi="Calibri" w:cs="Calibri"/>
          <w:color w:val="000000" w:themeColor="text1"/>
        </w:rPr>
      </w:pPr>
      <w:r>
        <w:rPr>
          <w:rFonts w:ascii="Calibri" w:eastAsia="Calibri" w:hAnsi="Calibri" w:cs="Calibri"/>
          <w:color w:val="000000" w:themeColor="text1"/>
        </w:rPr>
        <w:t xml:space="preserve">Als </w:t>
      </w:r>
      <w:r w:rsidR="00F328A0" w:rsidRPr="00A21C5A">
        <w:rPr>
          <w:rFonts w:ascii="Calibri" w:eastAsia="Calibri" w:hAnsi="Calibri" w:cs="Calibri"/>
          <w:b/>
          <w:bCs/>
          <w:color w:val="000000" w:themeColor="text1"/>
        </w:rPr>
        <w:t xml:space="preserve">casemanager </w:t>
      </w:r>
      <w:r w:rsidR="00F328A0" w:rsidRPr="7A5E94BA">
        <w:rPr>
          <w:rFonts w:ascii="Calibri" w:eastAsia="Calibri" w:hAnsi="Calibri" w:cs="Calibri"/>
          <w:color w:val="000000" w:themeColor="text1"/>
        </w:rPr>
        <w:t>zorg</w:t>
      </w:r>
      <w:r>
        <w:rPr>
          <w:rFonts w:ascii="Calibri" w:eastAsia="Calibri" w:hAnsi="Calibri" w:cs="Calibri"/>
          <w:color w:val="000000" w:themeColor="text1"/>
        </w:rPr>
        <w:t xml:space="preserve"> je</w:t>
      </w:r>
      <w:r w:rsidR="00F328A0" w:rsidRPr="7A5E94BA">
        <w:rPr>
          <w:rFonts w:ascii="Calibri" w:eastAsia="Calibri" w:hAnsi="Calibri" w:cs="Calibri"/>
          <w:color w:val="000000" w:themeColor="text1"/>
        </w:rPr>
        <w:t xml:space="preserve"> voor overzicht. Soms he</w:t>
      </w:r>
      <w:r>
        <w:rPr>
          <w:rFonts w:ascii="Calibri" w:eastAsia="Calibri" w:hAnsi="Calibri" w:cs="Calibri"/>
          <w:color w:val="000000" w:themeColor="text1"/>
        </w:rPr>
        <w:t>eft een zorgvrager namelijk</w:t>
      </w:r>
      <w:r w:rsidR="00F328A0" w:rsidRPr="7A5E94BA">
        <w:rPr>
          <w:rFonts w:ascii="Calibri" w:eastAsia="Calibri" w:hAnsi="Calibri" w:cs="Calibri"/>
          <w:color w:val="000000" w:themeColor="text1"/>
        </w:rPr>
        <w:t xml:space="preserve"> veel problemen tegelijk. </w:t>
      </w:r>
      <w:r>
        <w:rPr>
          <w:rFonts w:ascii="Calibri" w:eastAsia="Calibri" w:hAnsi="Calibri" w:cs="Calibri"/>
          <w:color w:val="000000" w:themeColor="text1"/>
        </w:rPr>
        <w:t>Je</w:t>
      </w:r>
      <w:r w:rsidR="00F328A0" w:rsidRPr="7A5E94BA">
        <w:rPr>
          <w:rFonts w:ascii="Calibri" w:eastAsia="Calibri" w:hAnsi="Calibri" w:cs="Calibri"/>
          <w:color w:val="000000" w:themeColor="text1"/>
        </w:rPr>
        <w:t xml:space="preserve"> helpt </w:t>
      </w:r>
      <w:r w:rsidR="49F02DC8" w:rsidRPr="7A5E94BA">
        <w:rPr>
          <w:rFonts w:ascii="Calibri" w:eastAsia="Calibri" w:hAnsi="Calibri" w:cs="Calibri"/>
          <w:color w:val="000000" w:themeColor="text1"/>
        </w:rPr>
        <w:t>door</w:t>
      </w:r>
      <w:r w:rsidR="00F328A0" w:rsidRPr="7A5E94BA">
        <w:rPr>
          <w:rFonts w:ascii="Calibri" w:eastAsia="Calibri" w:hAnsi="Calibri" w:cs="Calibri"/>
          <w:color w:val="000000" w:themeColor="text1"/>
        </w:rPr>
        <w:t xml:space="preserve"> </w:t>
      </w:r>
      <w:r w:rsidR="5E54C089" w:rsidRPr="7A5E94BA">
        <w:rPr>
          <w:rFonts w:ascii="Calibri" w:eastAsia="Calibri" w:hAnsi="Calibri" w:cs="Calibri"/>
          <w:color w:val="000000" w:themeColor="text1"/>
        </w:rPr>
        <w:t xml:space="preserve">overzicht te </w:t>
      </w:r>
      <w:r w:rsidR="75E581EF" w:rsidRPr="7A5E94BA">
        <w:rPr>
          <w:rFonts w:ascii="Calibri" w:eastAsia="Calibri" w:hAnsi="Calibri" w:cs="Calibri"/>
          <w:color w:val="000000" w:themeColor="text1"/>
        </w:rPr>
        <w:t xml:space="preserve">bewaren over </w:t>
      </w:r>
      <w:r>
        <w:rPr>
          <w:rFonts w:ascii="Calibri" w:eastAsia="Calibri" w:hAnsi="Calibri" w:cs="Calibri"/>
          <w:color w:val="000000" w:themeColor="text1"/>
        </w:rPr>
        <w:t>de</w:t>
      </w:r>
      <w:r w:rsidR="75E581EF" w:rsidRPr="7A5E94BA">
        <w:rPr>
          <w:rFonts w:ascii="Calibri" w:eastAsia="Calibri" w:hAnsi="Calibri" w:cs="Calibri"/>
          <w:color w:val="000000" w:themeColor="text1"/>
        </w:rPr>
        <w:t xml:space="preserve"> zorg</w:t>
      </w:r>
      <w:r w:rsidR="47EB8CA8" w:rsidRPr="7A5E94BA">
        <w:rPr>
          <w:rFonts w:ascii="Calibri" w:eastAsia="Calibri" w:hAnsi="Calibri" w:cs="Calibri"/>
          <w:color w:val="000000" w:themeColor="text1"/>
        </w:rPr>
        <w:t xml:space="preserve"> die </w:t>
      </w:r>
      <w:r>
        <w:rPr>
          <w:rFonts w:ascii="Calibri" w:eastAsia="Calibri" w:hAnsi="Calibri" w:cs="Calibri"/>
          <w:color w:val="000000" w:themeColor="text1"/>
        </w:rPr>
        <w:t xml:space="preserve">een zorgvrager </w:t>
      </w:r>
      <w:r w:rsidR="47EB8CA8" w:rsidRPr="7A5E94BA">
        <w:rPr>
          <w:rFonts w:ascii="Calibri" w:eastAsia="Calibri" w:hAnsi="Calibri" w:cs="Calibri"/>
          <w:color w:val="000000" w:themeColor="text1"/>
        </w:rPr>
        <w:t>krijgt</w:t>
      </w:r>
      <w:r w:rsidR="00F328A0" w:rsidRPr="7A5E94BA">
        <w:rPr>
          <w:rFonts w:ascii="Calibri" w:eastAsia="Calibri" w:hAnsi="Calibri" w:cs="Calibri"/>
          <w:color w:val="000000" w:themeColor="text1"/>
        </w:rPr>
        <w:t xml:space="preserve">. </w:t>
      </w:r>
      <w:r>
        <w:rPr>
          <w:rFonts w:ascii="Calibri" w:eastAsia="Calibri" w:hAnsi="Calibri" w:cs="Calibri"/>
          <w:color w:val="000000" w:themeColor="text1"/>
        </w:rPr>
        <w:t>Je</w:t>
      </w:r>
      <w:r w:rsidR="00F328A0" w:rsidRPr="7A5E94BA">
        <w:rPr>
          <w:rFonts w:ascii="Calibri" w:eastAsia="Calibri" w:hAnsi="Calibri" w:cs="Calibri"/>
          <w:color w:val="000000" w:themeColor="text1"/>
        </w:rPr>
        <w:t xml:space="preserve"> praat met verschillende andere zorgprofessionals. </w:t>
      </w:r>
      <w:r>
        <w:rPr>
          <w:rFonts w:ascii="Calibri" w:eastAsia="Calibri" w:hAnsi="Calibri" w:cs="Calibri"/>
          <w:color w:val="000000" w:themeColor="text1"/>
        </w:rPr>
        <w:t xml:space="preserve">Daarnaast vraag je aan de zorgvrager wat hij of zij belangrijk vindt </w:t>
      </w:r>
      <w:r w:rsidR="1015E8ED" w:rsidRPr="7A5E94BA">
        <w:rPr>
          <w:rFonts w:ascii="Calibri" w:eastAsia="Calibri" w:hAnsi="Calibri" w:cs="Calibri"/>
          <w:color w:val="000000" w:themeColor="text1"/>
        </w:rPr>
        <w:t xml:space="preserve">en </w:t>
      </w:r>
      <w:r>
        <w:rPr>
          <w:rFonts w:ascii="Calibri" w:eastAsia="Calibri" w:hAnsi="Calibri" w:cs="Calibri"/>
          <w:color w:val="000000" w:themeColor="text1"/>
        </w:rPr>
        <w:t xml:space="preserve">ben je zijn of haar </w:t>
      </w:r>
      <w:r w:rsidR="1015E8ED" w:rsidRPr="7A5E94BA">
        <w:rPr>
          <w:rFonts w:ascii="Calibri" w:eastAsia="Calibri" w:hAnsi="Calibri" w:cs="Calibri"/>
          <w:color w:val="000000" w:themeColor="text1"/>
        </w:rPr>
        <w:t>contactpersoon</w:t>
      </w:r>
      <w:r w:rsidR="00F328A0" w:rsidRPr="7A5E94BA">
        <w:rPr>
          <w:rFonts w:ascii="Calibri" w:eastAsia="Calibri" w:hAnsi="Calibri" w:cs="Calibri"/>
          <w:color w:val="000000" w:themeColor="text1"/>
        </w:rPr>
        <w:t xml:space="preserve">. </w:t>
      </w:r>
      <w:r w:rsidR="00F03A19" w:rsidRPr="7A5E94BA">
        <w:rPr>
          <w:rFonts w:ascii="Calibri" w:eastAsia="Calibri" w:hAnsi="Calibri" w:cs="Calibri"/>
          <w:color w:val="000000" w:themeColor="text1"/>
        </w:rPr>
        <w:t xml:space="preserve"> </w:t>
      </w:r>
    </w:p>
    <w:p w14:paraId="6D80BB5F" w14:textId="77777777" w:rsidR="00F328A0" w:rsidRDefault="00F328A0" w:rsidP="00F328A0">
      <w:pPr>
        <w:spacing w:after="0"/>
        <w:rPr>
          <w:ins w:id="124" w:author="Natasha" w:date="2020-11-06T14:45:00Z"/>
          <w:rFonts w:ascii="Calibri" w:eastAsia="Calibri" w:hAnsi="Calibri" w:cs="Calibri"/>
          <w:color w:val="000000" w:themeColor="text1"/>
        </w:rPr>
      </w:pPr>
    </w:p>
    <w:p w14:paraId="01D73D8E" w14:textId="04976B2E" w:rsidR="004B4C28" w:rsidRDefault="00A21C5A" w:rsidP="00B55C2F">
      <w:pPr>
        <w:pStyle w:val="Geenafstand"/>
      </w:pPr>
      <w:r>
        <w:t>Als</w:t>
      </w:r>
      <w:r w:rsidR="004B4C28" w:rsidRPr="74078A36">
        <w:t xml:space="preserve"> </w:t>
      </w:r>
      <w:r w:rsidR="004B4C28" w:rsidRPr="00A21C5A">
        <w:rPr>
          <w:b/>
          <w:bCs/>
        </w:rPr>
        <w:t>ervaringsdeskundige</w:t>
      </w:r>
      <w:r w:rsidR="00F328A0">
        <w:t xml:space="preserve"> </w:t>
      </w:r>
      <w:r>
        <w:t xml:space="preserve">ben je een </w:t>
      </w:r>
      <w:r w:rsidR="00F328A0">
        <w:t>zorgprofessional die zelf ook psychische problemen heeft gehad. Daarna he</w:t>
      </w:r>
      <w:r w:rsidR="001469B8">
        <w:t xml:space="preserve">b je </w:t>
      </w:r>
      <w:r w:rsidR="00F328A0">
        <w:t xml:space="preserve">opleiding gevolgd. Hierin </w:t>
      </w:r>
      <w:r w:rsidR="001469B8">
        <w:t xml:space="preserve">heb je geleerd </w:t>
      </w:r>
      <w:r w:rsidR="00F328A0">
        <w:t xml:space="preserve">om met hulp </w:t>
      </w:r>
      <w:r w:rsidR="001469B8">
        <w:t>van je</w:t>
      </w:r>
      <w:r w:rsidR="00C4251C">
        <w:t xml:space="preserve"> eigen</w:t>
      </w:r>
      <w:r w:rsidR="00F328A0">
        <w:t xml:space="preserve"> ervaringen </w:t>
      </w:r>
      <w:r w:rsidR="001469B8">
        <w:t>de zorgvrager</w:t>
      </w:r>
      <w:r w:rsidR="00F328A0">
        <w:t xml:space="preserve"> te helpen. </w:t>
      </w:r>
      <w:r w:rsidR="001469B8">
        <w:t>Hierdoor</w:t>
      </w:r>
      <w:r w:rsidR="00122437">
        <w:t xml:space="preserve"> </w:t>
      </w:r>
      <w:r w:rsidR="00F328A0">
        <w:t>begrijp</w:t>
      </w:r>
      <w:r w:rsidR="001469B8">
        <w:t xml:space="preserve"> je</w:t>
      </w:r>
      <w:r w:rsidR="00F328A0">
        <w:t xml:space="preserve"> goed wat </w:t>
      </w:r>
      <w:r w:rsidR="001469B8">
        <w:t>de zorgvrager</w:t>
      </w:r>
      <w:r w:rsidR="00F328A0">
        <w:t xml:space="preserve"> meemaakt. Dit is vaak een grote steun</w:t>
      </w:r>
      <w:r w:rsidR="001469B8">
        <w:t xml:space="preserve"> voor de zorgvrager. </w:t>
      </w:r>
    </w:p>
    <w:p w14:paraId="7EF1029F" w14:textId="77777777" w:rsidR="001469B8" w:rsidRDefault="001469B8" w:rsidP="00B55C2F">
      <w:pPr>
        <w:pStyle w:val="Geenafstand"/>
      </w:pPr>
    </w:p>
    <w:p w14:paraId="13653973" w14:textId="14D12A30" w:rsidR="00B15E2C" w:rsidRDefault="00B15E2C" w:rsidP="00B15E2C">
      <w:pPr>
        <w:pStyle w:val="Geenafstand"/>
        <w:rPr>
          <w:color w:val="FF0000"/>
          <w:shd w:val="clear" w:color="auto" w:fill="FFFFFF"/>
        </w:rPr>
      </w:pPr>
      <w:r>
        <w:rPr>
          <w:color w:val="FF0000"/>
          <w:shd w:val="clear" w:color="auto" w:fill="FFFFFF"/>
        </w:rPr>
        <w:t xml:space="preserve">Leerdoel: de student weet dat </w:t>
      </w:r>
      <w:r w:rsidR="001469B8">
        <w:rPr>
          <w:color w:val="FF0000"/>
          <w:shd w:val="clear" w:color="auto" w:fill="FFFFFF"/>
        </w:rPr>
        <w:t xml:space="preserve">je als maatschappelijk werken helpt bij het dagelijks leven van de zorgvrager. </w:t>
      </w:r>
    </w:p>
    <w:p w14:paraId="2D59B8EF" w14:textId="77777777" w:rsidR="00B15E2C" w:rsidRDefault="00B15E2C" w:rsidP="00B15E2C">
      <w:pPr>
        <w:pStyle w:val="Geenafstand"/>
        <w:rPr>
          <w:color w:val="FF0000"/>
          <w:shd w:val="clear" w:color="auto" w:fill="FFFFFF"/>
        </w:rPr>
      </w:pPr>
    </w:p>
    <w:p w14:paraId="66187F97" w14:textId="77777777" w:rsidR="00B15E2C" w:rsidRDefault="00B15E2C" w:rsidP="00B15E2C">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54E3AABB" w14:textId="77777777" w:rsidR="00B15E2C" w:rsidRDefault="00B15E2C" w:rsidP="00B15E2C">
      <w:pPr>
        <w:pStyle w:val="Geenafstand"/>
        <w:rPr>
          <w:b/>
          <w:bCs/>
          <w:color w:val="2F5496" w:themeColor="accent1" w:themeShade="BF"/>
          <w:shd w:val="clear" w:color="auto" w:fill="FFFFFF"/>
        </w:rPr>
      </w:pPr>
    </w:p>
    <w:p w14:paraId="3D19B0D5" w14:textId="4C37373A"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D4E77E5" w14:textId="6A5FC964" w:rsidR="00D968DE" w:rsidRDefault="00D968DE" w:rsidP="00B15E2C">
      <w:pPr>
        <w:pStyle w:val="Geenafstand"/>
        <w:rPr>
          <w:color w:val="2F5496" w:themeColor="accent1" w:themeShade="BF"/>
          <w:shd w:val="clear" w:color="auto" w:fill="FFFFFF"/>
        </w:rPr>
      </w:pPr>
      <w:r>
        <w:rPr>
          <w:color w:val="2F5496" w:themeColor="accent1" w:themeShade="BF"/>
          <w:shd w:val="clear" w:color="auto" w:fill="FFFFFF"/>
        </w:rPr>
        <w:t xml:space="preserve">Bepaalde zorgprofessionals helpen vooral bij het dagelijks leven van de zorgvrager. </w:t>
      </w:r>
    </w:p>
    <w:p w14:paraId="1DA1C09C" w14:textId="77777777" w:rsidR="00B15E2C" w:rsidRDefault="00B15E2C" w:rsidP="00B15E2C">
      <w:pPr>
        <w:pStyle w:val="Geenafstand"/>
        <w:rPr>
          <w:color w:val="2F5496" w:themeColor="accent1" w:themeShade="BF"/>
          <w:shd w:val="clear" w:color="auto" w:fill="FFFFFF"/>
        </w:rPr>
      </w:pPr>
    </w:p>
    <w:p w14:paraId="4BC138F2" w14:textId="256847C3" w:rsidR="00D968DE"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2C95D344" w14:textId="1EFAA9DA" w:rsidR="00D968DE" w:rsidRDefault="00D968DE" w:rsidP="00B15E2C">
      <w:pPr>
        <w:pStyle w:val="Geenafstand"/>
        <w:rPr>
          <w:color w:val="2F5496" w:themeColor="accent1" w:themeShade="BF"/>
          <w:shd w:val="clear" w:color="auto" w:fill="FFFFFF"/>
        </w:rPr>
      </w:pPr>
      <w:r>
        <w:rPr>
          <w:color w:val="2F5496" w:themeColor="accent1" w:themeShade="BF"/>
          <w:shd w:val="clear" w:color="auto" w:fill="FFFFFF"/>
        </w:rPr>
        <w:t xml:space="preserve">Welke zorgprofessional </w:t>
      </w:r>
      <w:del w:id="125" w:author="Anne Rorije" w:date="2021-09-08T21:01:00Z">
        <w:r w:rsidDel="00DC56B8">
          <w:rPr>
            <w:color w:val="2F5496" w:themeColor="accent1" w:themeShade="BF"/>
            <w:shd w:val="clear" w:color="auto" w:fill="FFFFFF"/>
          </w:rPr>
          <w:delText xml:space="preserve">is </w:delText>
        </w:r>
      </w:del>
      <w:ins w:id="126" w:author="Anne Rorije" w:date="2021-09-08T21:01:00Z">
        <w:r w:rsidR="00DC56B8">
          <w:rPr>
            <w:color w:val="2F5496" w:themeColor="accent1" w:themeShade="BF"/>
            <w:shd w:val="clear" w:color="auto" w:fill="FFFFFF"/>
          </w:rPr>
          <w:t>doet</w:t>
        </w:r>
        <w:r w:rsidR="00DC56B8">
          <w:rPr>
            <w:color w:val="2F5496" w:themeColor="accent1" w:themeShade="BF"/>
            <w:shd w:val="clear" w:color="auto" w:fill="FFFFFF"/>
          </w:rPr>
          <w:t xml:space="preserve"> </w:t>
        </w:r>
      </w:ins>
      <w:r>
        <w:rPr>
          <w:color w:val="2F5496" w:themeColor="accent1" w:themeShade="BF"/>
          <w:shd w:val="clear" w:color="auto" w:fill="FFFFFF"/>
        </w:rPr>
        <w:t xml:space="preserve">dit? </w:t>
      </w:r>
    </w:p>
    <w:p w14:paraId="1012DADF" w14:textId="3E63613C" w:rsidR="00D968DE" w:rsidRDefault="00D968DE" w:rsidP="00B15E2C">
      <w:pPr>
        <w:pStyle w:val="Geenafstand"/>
        <w:rPr>
          <w:color w:val="2F5496" w:themeColor="accent1" w:themeShade="BF"/>
          <w:shd w:val="clear" w:color="auto" w:fill="FFFFFF"/>
        </w:rPr>
      </w:pPr>
    </w:p>
    <w:p w14:paraId="0596102E" w14:textId="647A3332" w:rsidR="00D968DE" w:rsidRPr="00D968DE" w:rsidRDefault="00D968DE" w:rsidP="00B15E2C">
      <w:pPr>
        <w:pStyle w:val="Geenafstand"/>
        <w:rPr>
          <w:b/>
          <w:bCs/>
          <w:color w:val="2F5496" w:themeColor="accent1" w:themeShade="BF"/>
          <w:shd w:val="clear" w:color="auto" w:fill="FFFFFF"/>
        </w:rPr>
      </w:pPr>
      <w:r w:rsidRPr="00D968DE">
        <w:rPr>
          <w:b/>
          <w:bCs/>
          <w:color w:val="2F5496" w:themeColor="accent1" w:themeShade="BF"/>
          <w:shd w:val="clear" w:color="auto" w:fill="FFFFFF"/>
        </w:rPr>
        <w:t xml:space="preserve">Maatschappelijk werker </w:t>
      </w:r>
    </w:p>
    <w:p w14:paraId="3F0AE599" w14:textId="0F91943B" w:rsidR="00D968DE" w:rsidRDefault="00D968DE" w:rsidP="00B15E2C">
      <w:pPr>
        <w:pStyle w:val="Geenafstand"/>
        <w:rPr>
          <w:color w:val="2F5496" w:themeColor="accent1" w:themeShade="BF"/>
          <w:shd w:val="clear" w:color="auto" w:fill="FFFFFF"/>
        </w:rPr>
      </w:pPr>
      <w:r>
        <w:rPr>
          <w:color w:val="2F5496" w:themeColor="accent1" w:themeShade="BF"/>
          <w:shd w:val="clear" w:color="auto" w:fill="FFFFFF"/>
        </w:rPr>
        <w:t xml:space="preserve">Casemanager </w:t>
      </w:r>
    </w:p>
    <w:p w14:paraId="5EF046BE" w14:textId="5AF5E211" w:rsidR="00D968DE" w:rsidRDefault="00D968DE" w:rsidP="00B15E2C">
      <w:pPr>
        <w:pStyle w:val="Geenafstand"/>
        <w:rPr>
          <w:color w:val="2F5496" w:themeColor="accent1" w:themeShade="BF"/>
          <w:shd w:val="clear" w:color="auto" w:fill="FFFFFF"/>
        </w:rPr>
      </w:pPr>
      <w:r>
        <w:rPr>
          <w:color w:val="2F5496" w:themeColor="accent1" w:themeShade="BF"/>
          <w:shd w:val="clear" w:color="auto" w:fill="FFFFFF"/>
        </w:rPr>
        <w:t xml:space="preserve">Ervaringsdeskundige </w:t>
      </w:r>
    </w:p>
    <w:p w14:paraId="25EE8962" w14:textId="29C7A428" w:rsidR="00D968DE" w:rsidRDefault="00D968DE" w:rsidP="00B15E2C">
      <w:pPr>
        <w:pStyle w:val="Geenafstand"/>
        <w:rPr>
          <w:color w:val="2F5496" w:themeColor="accent1" w:themeShade="BF"/>
          <w:shd w:val="clear" w:color="auto" w:fill="FFFFFF"/>
        </w:rPr>
      </w:pPr>
      <w:r>
        <w:rPr>
          <w:color w:val="2F5496" w:themeColor="accent1" w:themeShade="BF"/>
          <w:shd w:val="clear" w:color="auto" w:fill="FFFFFF"/>
        </w:rPr>
        <w:t xml:space="preserve">Verpleegkundig specialist </w:t>
      </w:r>
    </w:p>
    <w:p w14:paraId="432D0D39" w14:textId="3BFF7AB4" w:rsidR="00B15E2C" w:rsidRDefault="00B15E2C" w:rsidP="00B15E2C">
      <w:pPr>
        <w:pStyle w:val="Geenafstand"/>
        <w:rPr>
          <w:color w:val="2F5496" w:themeColor="accent1" w:themeShade="BF"/>
          <w:shd w:val="clear" w:color="auto" w:fill="FFFFFF"/>
        </w:rPr>
      </w:pPr>
    </w:p>
    <w:p w14:paraId="211213E6"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D9231F3"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Bepaalde zorgprofessionals helpen vooral bij het dagelijks leven van de zorgvrager. </w:t>
      </w:r>
    </w:p>
    <w:p w14:paraId="7C93177B" w14:textId="77777777" w:rsidR="00D968DE" w:rsidRDefault="00D968DE" w:rsidP="00D968DE">
      <w:pPr>
        <w:pStyle w:val="Geenafstand"/>
        <w:rPr>
          <w:color w:val="2F5496" w:themeColor="accent1" w:themeShade="BF"/>
          <w:shd w:val="clear" w:color="auto" w:fill="FFFFFF"/>
        </w:rPr>
      </w:pPr>
    </w:p>
    <w:p w14:paraId="31F8D294" w14:textId="5095DA7A"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31B34C36" w14:textId="5A2D7467" w:rsidR="00D968DE" w:rsidRDefault="00D968DE" w:rsidP="00D968DE">
      <w:pPr>
        <w:pStyle w:val="Geenafstand"/>
        <w:rPr>
          <w:color w:val="2F5496" w:themeColor="accent1" w:themeShade="BF"/>
          <w:shd w:val="clear" w:color="auto" w:fill="FFFFFF"/>
        </w:rPr>
      </w:pPr>
      <w:del w:id="127" w:author="Anne Rorije" w:date="2021-09-08T21:02:00Z">
        <w:r w:rsidDel="00DC56B8">
          <w:rPr>
            <w:color w:val="2F5496" w:themeColor="accent1" w:themeShade="BF"/>
            <w:shd w:val="clear" w:color="auto" w:fill="FFFFFF"/>
          </w:rPr>
          <w:delText>Dit is een</w:delText>
        </w:r>
      </w:del>
      <w:ins w:id="128" w:author="Anne Rorije" w:date="2021-09-08T21:02:00Z">
        <w:r w:rsidR="00DC56B8">
          <w:rPr>
            <w:color w:val="2F5496" w:themeColor="accent1" w:themeShade="BF"/>
            <w:shd w:val="clear" w:color="auto" w:fill="FFFFFF"/>
          </w:rPr>
          <w:t>Het gaat hier over een</w:t>
        </w:r>
      </w:ins>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467F824B" w14:textId="06B717FF" w:rsidR="00D968DE" w:rsidRDefault="00D968DE" w:rsidP="00D968DE">
      <w:pPr>
        <w:pStyle w:val="Geenafstand"/>
        <w:rPr>
          <w:color w:val="2F5496" w:themeColor="accent1" w:themeShade="BF"/>
          <w:shd w:val="clear" w:color="auto" w:fill="FFFFFF"/>
        </w:rPr>
      </w:pPr>
    </w:p>
    <w:p w14:paraId="2419D174" w14:textId="5F8D760F"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Psycholoog </w:t>
      </w:r>
    </w:p>
    <w:p w14:paraId="3920383A" w14:textId="456E5A4A"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Ervaringsdeskundige </w:t>
      </w:r>
    </w:p>
    <w:p w14:paraId="24B64673" w14:textId="77777777" w:rsidR="00D968DE" w:rsidRPr="00D968DE" w:rsidRDefault="00D968DE" w:rsidP="00D968DE">
      <w:pPr>
        <w:pStyle w:val="Geenafstand"/>
        <w:rPr>
          <w:b/>
          <w:bCs/>
          <w:color w:val="2F5496" w:themeColor="accent1" w:themeShade="BF"/>
          <w:shd w:val="clear" w:color="auto" w:fill="FFFFFF"/>
        </w:rPr>
      </w:pPr>
      <w:r w:rsidRPr="00D968DE">
        <w:rPr>
          <w:b/>
          <w:bCs/>
          <w:color w:val="2F5496" w:themeColor="accent1" w:themeShade="BF"/>
          <w:shd w:val="clear" w:color="auto" w:fill="FFFFFF"/>
        </w:rPr>
        <w:t xml:space="preserve">Maatschappelijk werker </w:t>
      </w:r>
    </w:p>
    <w:p w14:paraId="05E38451"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Verpleegkundig specialist </w:t>
      </w:r>
    </w:p>
    <w:p w14:paraId="531328D3" w14:textId="396DFF7D" w:rsidR="00D968DE" w:rsidRDefault="00D968DE" w:rsidP="00B15E2C">
      <w:pPr>
        <w:pStyle w:val="Geenafstand"/>
        <w:rPr>
          <w:color w:val="2F5496" w:themeColor="accent1" w:themeShade="BF"/>
          <w:shd w:val="clear" w:color="auto" w:fill="FFFFFF"/>
        </w:rPr>
      </w:pPr>
    </w:p>
    <w:p w14:paraId="34677440"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FE38068"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Bepaalde zorgprofessionals helpen vooral bij het dagelijks leven van de zorgvrager. </w:t>
      </w:r>
    </w:p>
    <w:p w14:paraId="55C208B8" w14:textId="77777777" w:rsidR="00D968DE" w:rsidRDefault="00D968DE" w:rsidP="00D968DE">
      <w:pPr>
        <w:pStyle w:val="Geenafstand"/>
        <w:rPr>
          <w:color w:val="2F5496" w:themeColor="accent1" w:themeShade="BF"/>
          <w:shd w:val="clear" w:color="auto" w:fill="FFFFFF"/>
        </w:rPr>
      </w:pPr>
    </w:p>
    <w:p w14:paraId="0FD56D43" w14:textId="77777777"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09CD64D5" w14:textId="487031F1" w:rsidR="00D968DE" w:rsidRDefault="007E13BE" w:rsidP="00D968DE">
      <w:pPr>
        <w:pStyle w:val="Geenafstand"/>
        <w:rPr>
          <w:color w:val="2F5496" w:themeColor="accent1" w:themeShade="BF"/>
          <w:shd w:val="clear" w:color="auto" w:fill="FFFFFF"/>
        </w:rPr>
      </w:pPr>
      <w:del w:id="129" w:author="Anne Rorije" w:date="2021-09-08T21:03:00Z">
        <w:r w:rsidDel="00DC56B8">
          <w:rPr>
            <w:color w:val="2F5496" w:themeColor="accent1" w:themeShade="BF"/>
            <w:shd w:val="clear" w:color="auto" w:fill="FFFFFF"/>
          </w:rPr>
          <w:delText>Een …… helpt hierbij</w:delText>
        </w:r>
      </w:del>
      <w:ins w:id="130" w:author="Anne Rorije" w:date="2021-09-08T21:03:00Z">
        <w:r w:rsidR="00DC56B8">
          <w:rPr>
            <w:color w:val="2F5496" w:themeColor="accent1" w:themeShade="BF"/>
            <w:shd w:val="clear" w:color="auto" w:fill="FFFFFF"/>
          </w:rPr>
          <w:t>Dit is een</w:t>
        </w:r>
        <w:proofErr w:type="gramStart"/>
        <w:r w:rsidR="00DC56B8">
          <w:rPr>
            <w:color w:val="2F5496" w:themeColor="accent1" w:themeShade="BF"/>
            <w:shd w:val="clear" w:color="auto" w:fill="FFFFFF"/>
          </w:rPr>
          <w:t xml:space="preserve"> ….</w:t>
        </w:r>
      </w:ins>
      <w:proofErr w:type="gramEnd"/>
      <w:r>
        <w:rPr>
          <w:color w:val="2F5496" w:themeColor="accent1" w:themeShade="BF"/>
          <w:shd w:val="clear" w:color="auto" w:fill="FFFFFF"/>
        </w:rPr>
        <w:t xml:space="preserve">. </w:t>
      </w:r>
    </w:p>
    <w:p w14:paraId="27A1E96A" w14:textId="77777777" w:rsidR="00D968DE" w:rsidRDefault="00D968DE" w:rsidP="00D968DE">
      <w:pPr>
        <w:pStyle w:val="Geenafstand"/>
        <w:rPr>
          <w:color w:val="2F5496" w:themeColor="accent1" w:themeShade="BF"/>
          <w:shd w:val="clear" w:color="auto" w:fill="FFFFFF"/>
        </w:rPr>
      </w:pPr>
    </w:p>
    <w:p w14:paraId="71039854" w14:textId="77777777" w:rsidR="00D968DE" w:rsidRPr="00D968DE" w:rsidRDefault="00D968DE" w:rsidP="00D968DE">
      <w:pPr>
        <w:pStyle w:val="Geenafstand"/>
        <w:rPr>
          <w:b/>
          <w:bCs/>
          <w:color w:val="2F5496" w:themeColor="accent1" w:themeShade="BF"/>
          <w:shd w:val="clear" w:color="auto" w:fill="FFFFFF"/>
        </w:rPr>
      </w:pPr>
      <w:r w:rsidRPr="00D968DE">
        <w:rPr>
          <w:b/>
          <w:bCs/>
          <w:color w:val="2F5496" w:themeColor="accent1" w:themeShade="BF"/>
          <w:shd w:val="clear" w:color="auto" w:fill="FFFFFF"/>
        </w:rPr>
        <w:t xml:space="preserve">Maatschappelijk werker </w:t>
      </w:r>
    </w:p>
    <w:p w14:paraId="31F7B000" w14:textId="47750516" w:rsidR="00D968DE" w:rsidRDefault="00D968DE" w:rsidP="00D968DE">
      <w:pPr>
        <w:pStyle w:val="Geenafstand"/>
        <w:rPr>
          <w:color w:val="2F5496" w:themeColor="accent1" w:themeShade="BF"/>
          <w:shd w:val="clear" w:color="auto" w:fill="FFFFFF"/>
        </w:rPr>
      </w:pPr>
      <w:r>
        <w:rPr>
          <w:color w:val="2F5496" w:themeColor="accent1" w:themeShade="BF"/>
          <w:shd w:val="clear" w:color="auto" w:fill="FFFFFF"/>
        </w:rPr>
        <w:t xml:space="preserve">Verpleegkundig specialist </w:t>
      </w:r>
    </w:p>
    <w:p w14:paraId="6F51024B" w14:textId="7D6BAC01" w:rsidR="007E13BE" w:rsidRDefault="007E13BE" w:rsidP="00D968D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4BEF3F97" w14:textId="3DF693D4" w:rsidR="00D968DE" w:rsidRDefault="007E13BE" w:rsidP="00B15E2C">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53C2A981" w14:textId="77777777" w:rsidR="00B15E2C" w:rsidRDefault="00B15E2C" w:rsidP="00B15E2C">
      <w:pPr>
        <w:pStyle w:val="Geenafstand"/>
        <w:rPr>
          <w:color w:val="2F5496" w:themeColor="accent1" w:themeShade="BF"/>
          <w:shd w:val="clear" w:color="auto" w:fill="FFFFFF"/>
        </w:rPr>
      </w:pPr>
    </w:p>
    <w:p w14:paraId="6DED93A0" w14:textId="1CEC626B" w:rsidR="00B15E2C" w:rsidRDefault="00B15E2C" w:rsidP="00B15E2C">
      <w:pPr>
        <w:pStyle w:val="Geenafstand"/>
        <w:rPr>
          <w:color w:val="FF0000"/>
          <w:shd w:val="clear" w:color="auto" w:fill="FFFFFF"/>
        </w:rPr>
      </w:pPr>
      <w:r>
        <w:rPr>
          <w:color w:val="FF0000"/>
          <w:shd w:val="clear" w:color="auto" w:fill="FFFFFF"/>
        </w:rPr>
        <w:t xml:space="preserve">Leerdoel: de student weet dat </w:t>
      </w:r>
      <w:r w:rsidR="001469B8">
        <w:rPr>
          <w:color w:val="FF0000"/>
          <w:shd w:val="clear" w:color="auto" w:fill="FFFFFF"/>
        </w:rPr>
        <w:t xml:space="preserve">een maatschappelijk werker helpt met bijvoorbeeld de gezinssituatie, de opleiding, werk en geldzaken. </w:t>
      </w:r>
    </w:p>
    <w:p w14:paraId="4E455231" w14:textId="77777777" w:rsidR="00B15E2C" w:rsidRDefault="00B15E2C" w:rsidP="00B15E2C">
      <w:pPr>
        <w:pStyle w:val="Geenafstand"/>
        <w:rPr>
          <w:color w:val="FF0000"/>
          <w:shd w:val="clear" w:color="auto" w:fill="FFFFFF"/>
        </w:rPr>
      </w:pPr>
    </w:p>
    <w:p w14:paraId="546EFF63" w14:textId="77777777" w:rsidR="00B15E2C" w:rsidRDefault="00B15E2C" w:rsidP="00B15E2C">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41484DC9" w14:textId="77777777" w:rsidR="00B15E2C" w:rsidRDefault="00B15E2C" w:rsidP="00B15E2C">
      <w:pPr>
        <w:pStyle w:val="Geenafstand"/>
        <w:rPr>
          <w:b/>
          <w:bCs/>
          <w:color w:val="2F5496" w:themeColor="accent1" w:themeShade="BF"/>
          <w:shd w:val="clear" w:color="auto" w:fill="FFFFFF"/>
        </w:rPr>
      </w:pPr>
    </w:p>
    <w:p w14:paraId="0DDCE32D" w14:textId="37920734"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782B31E6" w14:textId="43EC8611" w:rsidR="007E13BE" w:rsidRDefault="007E13BE" w:rsidP="00B15E2C">
      <w:pPr>
        <w:pStyle w:val="Geenafstand"/>
        <w:rPr>
          <w:color w:val="2F5496" w:themeColor="accent1" w:themeShade="BF"/>
          <w:shd w:val="clear" w:color="auto" w:fill="FFFFFF"/>
        </w:rPr>
      </w:pPr>
      <w:r>
        <w:rPr>
          <w:color w:val="2F5496" w:themeColor="accent1" w:themeShade="BF"/>
          <w:shd w:val="clear" w:color="auto" w:fill="FFFFFF"/>
        </w:rPr>
        <w:t xml:space="preserve">Een maatschappelijk werker helpt zorgvragers bij het dagelijkse leven. </w:t>
      </w:r>
    </w:p>
    <w:p w14:paraId="6E03EFF0" w14:textId="77777777" w:rsidR="00B15E2C" w:rsidRDefault="00B15E2C" w:rsidP="00B15E2C">
      <w:pPr>
        <w:pStyle w:val="Geenafstand"/>
        <w:rPr>
          <w:color w:val="2F5496" w:themeColor="accent1" w:themeShade="BF"/>
          <w:shd w:val="clear" w:color="auto" w:fill="FFFFFF"/>
        </w:rPr>
      </w:pPr>
    </w:p>
    <w:p w14:paraId="2818CC0A" w14:textId="63E012D0"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688812C7" w14:textId="08869CFF" w:rsidR="007E13BE" w:rsidRDefault="007E13BE" w:rsidP="00B15E2C">
      <w:pPr>
        <w:pStyle w:val="Geenafstand"/>
        <w:rPr>
          <w:color w:val="2F5496" w:themeColor="accent1" w:themeShade="BF"/>
          <w:shd w:val="clear" w:color="auto" w:fill="FFFFFF"/>
        </w:rPr>
      </w:pPr>
      <w:del w:id="131" w:author="Anne Rorije" w:date="2021-09-08T21:03:00Z">
        <w:r w:rsidDel="00DC56B8">
          <w:rPr>
            <w:color w:val="2F5496" w:themeColor="accent1" w:themeShade="BF"/>
            <w:shd w:val="clear" w:color="auto" w:fill="FFFFFF"/>
          </w:rPr>
          <w:delText>Wat is een voorbeeld waarbij zij helpen</w:delText>
        </w:r>
      </w:del>
      <w:ins w:id="132" w:author="Anne Rorije" w:date="2021-09-08T21:03:00Z">
        <w:r w:rsidR="00DC56B8">
          <w:rPr>
            <w:color w:val="2F5496" w:themeColor="accent1" w:themeShade="BF"/>
            <w:shd w:val="clear" w:color="auto" w:fill="FFFFFF"/>
          </w:rPr>
          <w:t>Waarbij helpt hij of zij bijvoorbeeld</w:t>
        </w:r>
      </w:ins>
      <w:r>
        <w:rPr>
          <w:color w:val="2F5496" w:themeColor="accent1" w:themeShade="BF"/>
          <w:shd w:val="clear" w:color="auto" w:fill="FFFFFF"/>
        </w:rPr>
        <w:t xml:space="preserve">? </w:t>
      </w:r>
    </w:p>
    <w:p w14:paraId="4A1CEFC4" w14:textId="77777777" w:rsidR="007E13BE" w:rsidRDefault="007E13BE" w:rsidP="00B15E2C">
      <w:pPr>
        <w:pStyle w:val="Geenafstand"/>
        <w:rPr>
          <w:color w:val="2F5496" w:themeColor="accent1" w:themeShade="BF"/>
          <w:shd w:val="clear" w:color="auto" w:fill="FFFFFF"/>
        </w:rPr>
      </w:pPr>
    </w:p>
    <w:p w14:paraId="4C8272CC" w14:textId="77777777" w:rsidR="007E13BE" w:rsidRDefault="007E13BE" w:rsidP="00B15E2C">
      <w:pPr>
        <w:pStyle w:val="Geenafstand"/>
        <w:rPr>
          <w:color w:val="2F5496" w:themeColor="accent1" w:themeShade="BF"/>
          <w:shd w:val="clear" w:color="auto" w:fill="FFFFFF"/>
        </w:rPr>
      </w:pPr>
      <w:r>
        <w:rPr>
          <w:color w:val="2F5496" w:themeColor="accent1" w:themeShade="BF"/>
          <w:shd w:val="clear" w:color="auto" w:fill="FFFFFF"/>
        </w:rPr>
        <w:t xml:space="preserve">Sociale contacten </w:t>
      </w:r>
    </w:p>
    <w:p w14:paraId="263EB132" w14:textId="1ECCEB9C" w:rsidR="007E13BE" w:rsidRDefault="007E13BE" w:rsidP="00B15E2C">
      <w:pPr>
        <w:pStyle w:val="Geenafstand"/>
        <w:rPr>
          <w:color w:val="2F5496" w:themeColor="accent1" w:themeShade="BF"/>
          <w:shd w:val="clear" w:color="auto" w:fill="FFFFFF"/>
        </w:rPr>
      </w:pPr>
      <w:r>
        <w:rPr>
          <w:color w:val="2F5496" w:themeColor="accent1" w:themeShade="BF"/>
          <w:shd w:val="clear" w:color="auto" w:fill="FFFFFF"/>
        </w:rPr>
        <w:t xml:space="preserve">Reizen </w:t>
      </w:r>
    </w:p>
    <w:p w14:paraId="44452887" w14:textId="77777777"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 xml:space="preserve">Opleiding </w:t>
      </w:r>
    </w:p>
    <w:p w14:paraId="2B35A69A" w14:textId="5D467CA3" w:rsidR="007E13BE" w:rsidRDefault="007E13BE" w:rsidP="00B15E2C">
      <w:pPr>
        <w:pStyle w:val="Geenafstand"/>
        <w:rPr>
          <w:color w:val="2F5496" w:themeColor="accent1" w:themeShade="BF"/>
          <w:shd w:val="clear" w:color="auto" w:fill="FFFFFF"/>
        </w:rPr>
      </w:pPr>
      <w:r>
        <w:rPr>
          <w:color w:val="2F5496" w:themeColor="accent1" w:themeShade="BF"/>
          <w:shd w:val="clear" w:color="auto" w:fill="FFFFFF"/>
        </w:rPr>
        <w:t xml:space="preserve">Begrafenis </w:t>
      </w:r>
    </w:p>
    <w:p w14:paraId="5A586D3A" w14:textId="77777777" w:rsidR="00B15E2C" w:rsidRDefault="00B15E2C" w:rsidP="00B15E2C">
      <w:pPr>
        <w:pStyle w:val="Geenafstand"/>
        <w:rPr>
          <w:color w:val="2F5496" w:themeColor="accent1" w:themeShade="BF"/>
          <w:shd w:val="clear" w:color="auto" w:fill="FFFFFF"/>
        </w:rPr>
      </w:pPr>
    </w:p>
    <w:p w14:paraId="0D6342DC" w14:textId="74287478" w:rsidR="00B15E2C" w:rsidRDefault="00B15E2C" w:rsidP="00B15E2C">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4F091814" w14:textId="6E6277FB" w:rsidR="007E13BE" w:rsidRPr="00400277" w:rsidRDefault="007E13BE" w:rsidP="00B15E2C">
      <w:pPr>
        <w:pStyle w:val="Geenafstand"/>
        <w:rPr>
          <w:color w:val="2F5496" w:themeColor="accent1" w:themeShade="BF"/>
          <w:shd w:val="clear" w:color="auto" w:fill="FFFFFF"/>
        </w:rPr>
      </w:pPr>
      <w:r>
        <w:rPr>
          <w:color w:val="2F5496" w:themeColor="accent1" w:themeShade="BF"/>
          <w:shd w:val="clear" w:color="auto" w:fill="FFFFFF"/>
        </w:rPr>
        <w:t xml:space="preserve">Naast opleiding zijn andere voorbeelden de gezinssituatie, werk of geldzaken. </w:t>
      </w:r>
    </w:p>
    <w:p w14:paraId="0C319751" w14:textId="6586C801" w:rsidR="007E13BE" w:rsidRDefault="007E13BE" w:rsidP="00B15E2C">
      <w:pPr>
        <w:pStyle w:val="Geenafstand"/>
        <w:rPr>
          <w:color w:val="2F5496" w:themeColor="accent1" w:themeShade="BF"/>
          <w:shd w:val="clear" w:color="auto" w:fill="FFFFFF"/>
        </w:rPr>
      </w:pPr>
    </w:p>
    <w:p w14:paraId="4F6ACBFD"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F2098ED"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Een maatschappelijk werker helpt zorgvragers bij het dagelijkse leven. </w:t>
      </w:r>
    </w:p>
    <w:p w14:paraId="3097AB25" w14:textId="77777777" w:rsidR="007E13BE" w:rsidRDefault="007E13BE" w:rsidP="007E13BE">
      <w:pPr>
        <w:pStyle w:val="Geenafstand"/>
        <w:rPr>
          <w:color w:val="2F5496" w:themeColor="accent1" w:themeShade="BF"/>
          <w:shd w:val="clear" w:color="auto" w:fill="FFFFFF"/>
        </w:rPr>
      </w:pPr>
    </w:p>
    <w:p w14:paraId="5C72855E" w14:textId="4F045FED"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75E0EBF3" w14:textId="471305C1"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Een voorbeeld waarbij </w:t>
      </w:r>
      <w:del w:id="133" w:author="Anne Rorije" w:date="2021-09-08T21:03:00Z">
        <w:r w:rsidDel="00DC56B8">
          <w:rPr>
            <w:color w:val="2F5496" w:themeColor="accent1" w:themeShade="BF"/>
            <w:shd w:val="clear" w:color="auto" w:fill="FFFFFF"/>
          </w:rPr>
          <w:delText xml:space="preserve">zij </w:delText>
        </w:r>
      </w:del>
      <w:ins w:id="134" w:author="Anne Rorije" w:date="2021-09-08T21:03:00Z">
        <w:r w:rsidR="00DC56B8">
          <w:rPr>
            <w:color w:val="2F5496" w:themeColor="accent1" w:themeShade="BF"/>
            <w:shd w:val="clear" w:color="auto" w:fill="FFFFFF"/>
          </w:rPr>
          <w:t>hij of zij</w:t>
        </w:r>
        <w:r w:rsidR="00DC56B8">
          <w:rPr>
            <w:color w:val="2F5496" w:themeColor="accent1" w:themeShade="BF"/>
            <w:shd w:val="clear" w:color="auto" w:fill="FFFFFF"/>
          </w:rPr>
          <w:t xml:space="preserve"> </w:t>
        </w:r>
      </w:ins>
      <w:r>
        <w:rPr>
          <w:color w:val="2F5496" w:themeColor="accent1" w:themeShade="BF"/>
          <w:shd w:val="clear" w:color="auto" w:fill="FFFFFF"/>
        </w:rPr>
        <w:t>help</w:t>
      </w:r>
      <w:ins w:id="135" w:author="Anne Rorije" w:date="2021-09-08T21:03:00Z">
        <w:r w:rsidR="00DC56B8">
          <w:rPr>
            <w:color w:val="2F5496" w:themeColor="accent1" w:themeShade="BF"/>
            <w:shd w:val="clear" w:color="auto" w:fill="FFFFFF"/>
          </w:rPr>
          <w:t xml:space="preserve">t </w:t>
        </w:r>
      </w:ins>
      <w:del w:id="136" w:author="Anne Rorije" w:date="2021-09-08T21:03:00Z">
        <w:r w:rsidDel="00DC56B8">
          <w:rPr>
            <w:color w:val="2F5496" w:themeColor="accent1" w:themeShade="BF"/>
            <w:shd w:val="clear" w:color="auto" w:fill="FFFFFF"/>
          </w:rPr>
          <w:delText xml:space="preserve">en </w:delText>
        </w:r>
      </w:del>
      <w:r>
        <w:rPr>
          <w:color w:val="2F5496" w:themeColor="accent1" w:themeShade="BF"/>
          <w:shd w:val="clear" w:color="auto" w:fill="FFFFFF"/>
        </w:rPr>
        <w:t>is</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307352AC" w14:textId="5DF4907A" w:rsidR="007E13BE" w:rsidRDefault="007E13BE" w:rsidP="007E13BE">
      <w:pPr>
        <w:pStyle w:val="Geenafstand"/>
        <w:rPr>
          <w:color w:val="2F5496" w:themeColor="accent1" w:themeShade="BF"/>
          <w:shd w:val="clear" w:color="auto" w:fill="FFFFFF"/>
        </w:rPr>
      </w:pPr>
    </w:p>
    <w:p w14:paraId="0A5772EA" w14:textId="4C1C96F9" w:rsidR="007E13BE" w:rsidRPr="007E13BE" w:rsidRDefault="007E13BE" w:rsidP="007E13BE">
      <w:pPr>
        <w:pStyle w:val="Geenafstand"/>
        <w:rPr>
          <w:b/>
          <w:bCs/>
          <w:color w:val="2F5496" w:themeColor="accent1" w:themeShade="BF"/>
          <w:shd w:val="clear" w:color="auto" w:fill="FFFFFF"/>
        </w:rPr>
      </w:pPr>
      <w:r>
        <w:rPr>
          <w:b/>
          <w:bCs/>
          <w:color w:val="2F5496" w:themeColor="accent1" w:themeShade="BF"/>
          <w:shd w:val="clear" w:color="auto" w:fill="FFFFFF"/>
        </w:rPr>
        <w:t xml:space="preserve">Werk </w:t>
      </w:r>
    </w:p>
    <w:p w14:paraId="53375D0F" w14:textId="0F7216C8"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Medische afspraken </w:t>
      </w:r>
    </w:p>
    <w:p w14:paraId="0DF9FAB8"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Reizen </w:t>
      </w:r>
    </w:p>
    <w:p w14:paraId="03049927" w14:textId="2641D8FF"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Huisdieren </w:t>
      </w:r>
    </w:p>
    <w:p w14:paraId="135ED25D" w14:textId="77777777" w:rsidR="007E13BE" w:rsidRDefault="007E13BE" w:rsidP="007E13BE">
      <w:pPr>
        <w:pStyle w:val="Geenafstand"/>
        <w:rPr>
          <w:color w:val="2F5496" w:themeColor="accent1" w:themeShade="BF"/>
          <w:shd w:val="clear" w:color="auto" w:fill="FFFFFF"/>
        </w:rPr>
      </w:pPr>
    </w:p>
    <w:p w14:paraId="6274158D"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1A6BBEC2" w14:textId="0382D11E" w:rsidR="007E13BE" w:rsidRPr="00400277"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Naast werk zijn andere voorbeelden de gezinssituatie, opleiding of geldzaken. </w:t>
      </w:r>
    </w:p>
    <w:p w14:paraId="7EB3B66F" w14:textId="11B88B74" w:rsidR="007E13BE" w:rsidRDefault="007E13BE" w:rsidP="00B15E2C">
      <w:pPr>
        <w:pStyle w:val="Geenafstand"/>
        <w:rPr>
          <w:color w:val="2F5496" w:themeColor="accent1" w:themeShade="BF"/>
          <w:shd w:val="clear" w:color="auto" w:fill="FFFFFF"/>
        </w:rPr>
      </w:pPr>
    </w:p>
    <w:p w14:paraId="481375D3"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2D9BE8DC"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Een maatschappelijk werker helpt zorgvragers bij het dagelijkse leven. </w:t>
      </w:r>
    </w:p>
    <w:p w14:paraId="51410528" w14:textId="77777777" w:rsidR="007E13BE" w:rsidRDefault="007E13BE" w:rsidP="007E13BE">
      <w:pPr>
        <w:pStyle w:val="Geenafstand"/>
        <w:rPr>
          <w:color w:val="2F5496" w:themeColor="accent1" w:themeShade="BF"/>
          <w:shd w:val="clear" w:color="auto" w:fill="FFFFFF"/>
        </w:rPr>
      </w:pPr>
    </w:p>
    <w:p w14:paraId="466FA314"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43CFFE0C" w14:textId="0764C8CF" w:rsidR="007E13BE" w:rsidRDefault="007E13BE" w:rsidP="007E13BE">
      <w:pPr>
        <w:pStyle w:val="Geenafstand"/>
        <w:rPr>
          <w:color w:val="2F5496" w:themeColor="accent1" w:themeShade="BF"/>
          <w:shd w:val="clear" w:color="auto" w:fill="FFFFFF"/>
        </w:rPr>
      </w:pPr>
      <w:del w:id="137" w:author="Anne Rorije" w:date="2021-09-08T21:03:00Z">
        <w:r w:rsidDel="00DC56B8">
          <w:rPr>
            <w:color w:val="2F5496" w:themeColor="accent1" w:themeShade="BF"/>
            <w:shd w:val="clear" w:color="auto" w:fill="FFFFFF"/>
          </w:rPr>
          <w:delText xml:space="preserve">Zij </w:delText>
        </w:r>
      </w:del>
      <w:ins w:id="138" w:author="Anne Rorije" w:date="2021-09-08T21:03:00Z">
        <w:r w:rsidR="00DC56B8">
          <w:rPr>
            <w:color w:val="2F5496" w:themeColor="accent1" w:themeShade="BF"/>
            <w:shd w:val="clear" w:color="auto" w:fill="FFFFFF"/>
          </w:rPr>
          <w:t>Hij of zij</w:t>
        </w:r>
        <w:r w:rsidR="00DC56B8">
          <w:rPr>
            <w:color w:val="2F5496" w:themeColor="accent1" w:themeShade="BF"/>
            <w:shd w:val="clear" w:color="auto" w:fill="FFFFFF"/>
          </w:rPr>
          <w:t xml:space="preserve"> </w:t>
        </w:r>
      </w:ins>
      <w:r>
        <w:rPr>
          <w:color w:val="2F5496" w:themeColor="accent1" w:themeShade="BF"/>
          <w:shd w:val="clear" w:color="auto" w:fill="FFFFFF"/>
        </w:rPr>
        <w:t>help</w:t>
      </w:r>
      <w:del w:id="139" w:author="Anne Rorije" w:date="2021-09-08T21:04:00Z">
        <w:r w:rsidDel="00DC56B8">
          <w:rPr>
            <w:color w:val="2F5496" w:themeColor="accent1" w:themeShade="BF"/>
            <w:shd w:val="clear" w:color="auto" w:fill="FFFFFF"/>
          </w:rPr>
          <w:delText>e</w:delText>
        </w:r>
      </w:del>
      <w:ins w:id="140" w:author="Anne Rorije" w:date="2021-09-08T21:04:00Z">
        <w:r w:rsidR="00DC56B8">
          <w:rPr>
            <w:color w:val="2F5496" w:themeColor="accent1" w:themeShade="BF"/>
            <w:shd w:val="clear" w:color="auto" w:fill="FFFFFF"/>
          </w:rPr>
          <w:t>t</w:t>
        </w:r>
      </w:ins>
      <w:del w:id="141" w:author="Anne Rorije" w:date="2021-09-08T21:04:00Z">
        <w:r w:rsidDel="00DC56B8">
          <w:rPr>
            <w:color w:val="2F5496" w:themeColor="accent1" w:themeShade="BF"/>
            <w:shd w:val="clear" w:color="auto" w:fill="FFFFFF"/>
          </w:rPr>
          <w:delText>n</w:delText>
        </w:r>
      </w:del>
      <w:r>
        <w:rPr>
          <w:color w:val="2F5496" w:themeColor="accent1" w:themeShade="BF"/>
          <w:shd w:val="clear" w:color="auto" w:fill="FFFFFF"/>
        </w:rPr>
        <w:t xml:space="preserve"> bij bijvoorbeeld</w:t>
      </w:r>
      <w:proofErr w:type="gramStart"/>
      <w:r>
        <w:rPr>
          <w:color w:val="2F5496" w:themeColor="accent1" w:themeShade="BF"/>
          <w:shd w:val="clear" w:color="auto" w:fill="FFFFFF"/>
        </w:rPr>
        <w:t xml:space="preserve"> ….</w:t>
      </w:r>
      <w:proofErr w:type="gramEnd"/>
      <w:r>
        <w:rPr>
          <w:color w:val="2F5496" w:themeColor="accent1" w:themeShade="BF"/>
          <w:shd w:val="clear" w:color="auto" w:fill="FFFFFF"/>
        </w:rPr>
        <w:t xml:space="preserve">. </w:t>
      </w:r>
    </w:p>
    <w:p w14:paraId="1D51ECA7" w14:textId="77777777" w:rsidR="007E13BE" w:rsidRDefault="007E13BE" w:rsidP="007E13BE">
      <w:pPr>
        <w:pStyle w:val="Geenafstand"/>
        <w:rPr>
          <w:color w:val="2F5496" w:themeColor="accent1" w:themeShade="BF"/>
          <w:shd w:val="clear" w:color="auto" w:fill="FFFFFF"/>
        </w:rPr>
      </w:pPr>
    </w:p>
    <w:p w14:paraId="6AF0716C" w14:textId="5A5EA7CD" w:rsidR="007E13BE" w:rsidRP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Geldzaken </w:t>
      </w:r>
    </w:p>
    <w:p w14:paraId="7C58580F" w14:textId="35FF778A" w:rsidR="007E13BE" w:rsidRP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De gezinssituatie </w:t>
      </w:r>
    </w:p>
    <w:p w14:paraId="49FF0F8C" w14:textId="23237BF4"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 xml:space="preserve">Beide bovenstaande </w:t>
      </w:r>
    </w:p>
    <w:p w14:paraId="2356FEE2" w14:textId="72FA585E"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lastRenderedPageBreak/>
        <w:t xml:space="preserve">Geen van bovenstaande </w:t>
      </w:r>
    </w:p>
    <w:p w14:paraId="091D11F3" w14:textId="77777777" w:rsidR="007E13BE" w:rsidRDefault="007E13BE" w:rsidP="007E13BE">
      <w:pPr>
        <w:pStyle w:val="Geenafstand"/>
        <w:rPr>
          <w:color w:val="2F5496" w:themeColor="accent1" w:themeShade="BF"/>
          <w:shd w:val="clear" w:color="auto" w:fill="FFFFFF"/>
        </w:rPr>
      </w:pPr>
    </w:p>
    <w:p w14:paraId="59045A5B"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Extra info: </w:t>
      </w:r>
    </w:p>
    <w:p w14:paraId="170B2F80" w14:textId="591C9B7B" w:rsidR="007E13BE" w:rsidRPr="00400277"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Naast geldzaken en de gezinssituatie zijn andere voorbeelden de opleiding en werk. </w:t>
      </w:r>
    </w:p>
    <w:p w14:paraId="6FCA89C0" w14:textId="77777777" w:rsidR="007E13BE" w:rsidRPr="00400277" w:rsidRDefault="007E13BE" w:rsidP="00B15E2C">
      <w:pPr>
        <w:pStyle w:val="Geenafstand"/>
        <w:rPr>
          <w:color w:val="2F5496" w:themeColor="accent1" w:themeShade="BF"/>
          <w:shd w:val="clear" w:color="auto" w:fill="FFFFFF"/>
        </w:rPr>
      </w:pPr>
    </w:p>
    <w:p w14:paraId="499E98A9" w14:textId="70D2A490" w:rsidR="00B15E2C" w:rsidRDefault="00B15E2C" w:rsidP="00B15E2C">
      <w:pPr>
        <w:pStyle w:val="Geenafstand"/>
        <w:rPr>
          <w:color w:val="FF0000"/>
          <w:shd w:val="clear" w:color="auto" w:fill="FFFFFF"/>
        </w:rPr>
      </w:pPr>
      <w:r>
        <w:rPr>
          <w:color w:val="FF0000"/>
          <w:shd w:val="clear" w:color="auto" w:fill="FFFFFF"/>
        </w:rPr>
        <w:t xml:space="preserve">Leerdoel: de student weet dat </w:t>
      </w:r>
      <w:r w:rsidR="001469B8">
        <w:rPr>
          <w:color w:val="FF0000"/>
          <w:shd w:val="clear" w:color="auto" w:fill="FFFFFF"/>
        </w:rPr>
        <w:t xml:space="preserve">een casemanager het overzicht heeft van alle zorg die een zorgvrager krijgt. </w:t>
      </w:r>
    </w:p>
    <w:p w14:paraId="64535AE4" w14:textId="77777777" w:rsidR="00B15E2C" w:rsidRDefault="00B15E2C" w:rsidP="00B15E2C">
      <w:pPr>
        <w:pStyle w:val="Geenafstand"/>
        <w:rPr>
          <w:color w:val="FF0000"/>
          <w:shd w:val="clear" w:color="auto" w:fill="FFFFFF"/>
        </w:rPr>
      </w:pPr>
    </w:p>
    <w:p w14:paraId="4B075BFA" w14:textId="77777777" w:rsidR="007E13BE" w:rsidRDefault="007E13BE" w:rsidP="007E13B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74606DBE" w14:textId="77777777" w:rsidR="007E13BE" w:rsidRDefault="007E13BE" w:rsidP="007E13BE">
      <w:pPr>
        <w:pStyle w:val="Geenafstand"/>
        <w:rPr>
          <w:b/>
          <w:bCs/>
          <w:color w:val="2F5496" w:themeColor="accent1" w:themeShade="BF"/>
          <w:shd w:val="clear" w:color="auto" w:fill="FFFFFF"/>
        </w:rPr>
      </w:pPr>
    </w:p>
    <w:p w14:paraId="325F0FC1"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03EC312A" w14:textId="68A01D0E" w:rsidR="007E13BE" w:rsidRDefault="007E13BE" w:rsidP="007E13BE">
      <w:pPr>
        <w:pStyle w:val="Geenafstand"/>
        <w:rPr>
          <w:color w:val="2F5496" w:themeColor="accent1" w:themeShade="BF"/>
          <w:shd w:val="clear" w:color="auto" w:fill="FFFFFF"/>
        </w:rPr>
      </w:pPr>
      <w:del w:id="142" w:author="Anne Rorije" w:date="2021-09-08T21:06:00Z">
        <w:r w:rsidDel="00AF3BD3">
          <w:rPr>
            <w:color w:val="2F5496" w:themeColor="accent1" w:themeShade="BF"/>
            <w:shd w:val="clear" w:color="auto" w:fill="FFFFFF"/>
          </w:rPr>
          <w:delText>Bepaalde zorgprofessionals hebben</w:delText>
        </w:r>
      </w:del>
      <w:ins w:id="143" w:author="Anne Rorije" w:date="2021-09-08T21:06:00Z">
        <w:r w:rsidR="00AF3BD3">
          <w:rPr>
            <w:color w:val="2F5496" w:themeColor="accent1" w:themeShade="BF"/>
            <w:shd w:val="clear" w:color="auto" w:fill="FFFFFF"/>
          </w:rPr>
          <w:t>Een bepaalde zorgprofessional houdt</w:t>
        </w:r>
      </w:ins>
      <w:r>
        <w:rPr>
          <w:color w:val="2F5496" w:themeColor="accent1" w:themeShade="BF"/>
          <w:shd w:val="clear" w:color="auto" w:fill="FFFFFF"/>
        </w:rPr>
        <w:t xml:space="preserve"> een overzicht </w:t>
      </w:r>
      <w:del w:id="144" w:author="Anne Rorije" w:date="2021-09-08T21:06:00Z">
        <w:r w:rsidDel="00AF3BD3">
          <w:rPr>
            <w:color w:val="2F5496" w:themeColor="accent1" w:themeShade="BF"/>
            <w:shd w:val="clear" w:color="auto" w:fill="FFFFFF"/>
          </w:rPr>
          <w:delText xml:space="preserve">van </w:delText>
        </w:r>
      </w:del>
      <w:ins w:id="145" w:author="Anne Rorije" w:date="2021-09-08T21:06:00Z">
        <w:r w:rsidR="00AF3BD3">
          <w:rPr>
            <w:color w:val="2F5496" w:themeColor="accent1" w:themeShade="BF"/>
            <w:shd w:val="clear" w:color="auto" w:fill="FFFFFF"/>
          </w:rPr>
          <w:t>over</w:t>
        </w:r>
        <w:r w:rsidR="00AF3BD3">
          <w:rPr>
            <w:color w:val="2F5496" w:themeColor="accent1" w:themeShade="BF"/>
            <w:shd w:val="clear" w:color="auto" w:fill="FFFFFF"/>
          </w:rPr>
          <w:t xml:space="preserve"> </w:t>
        </w:r>
      </w:ins>
      <w:r>
        <w:rPr>
          <w:color w:val="2F5496" w:themeColor="accent1" w:themeShade="BF"/>
          <w:shd w:val="clear" w:color="auto" w:fill="FFFFFF"/>
        </w:rPr>
        <w:t xml:space="preserve">alle zorg die een zorgvrager krijgt.  </w:t>
      </w:r>
    </w:p>
    <w:p w14:paraId="1726C7C4" w14:textId="77777777" w:rsidR="007E13BE" w:rsidRDefault="007E13BE" w:rsidP="007E13BE">
      <w:pPr>
        <w:pStyle w:val="Geenafstand"/>
        <w:rPr>
          <w:color w:val="2F5496" w:themeColor="accent1" w:themeShade="BF"/>
          <w:shd w:val="clear" w:color="auto" w:fill="FFFFFF"/>
        </w:rPr>
      </w:pPr>
    </w:p>
    <w:p w14:paraId="45CA63D3"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00646348" w14:textId="02C15E8F" w:rsidR="007E13BE" w:rsidRDefault="007E13BE" w:rsidP="007E13BE">
      <w:pPr>
        <w:pStyle w:val="Geenafstand"/>
        <w:rPr>
          <w:color w:val="2F5496" w:themeColor="accent1" w:themeShade="BF"/>
          <w:shd w:val="clear" w:color="auto" w:fill="FFFFFF"/>
        </w:rPr>
      </w:pPr>
      <w:del w:id="146" w:author="Anne Rorije" w:date="2021-09-08T21:07:00Z">
        <w:r w:rsidDel="00AF3BD3">
          <w:rPr>
            <w:color w:val="2F5496" w:themeColor="accent1" w:themeShade="BF"/>
            <w:shd w:val="clear" w:color="auto" w:fill="FFFFFF"/>
          </w:rPr>
          <w:delText xml:space="preserve">Welke </w:delText>
        </w:r>
      </w:del>
      <w:ins w:id="147" w:author="Anne Rorije" w:date="2021-09-08T21:07:00Z">
        <w:r w:rsidR="00AF3BD3">
          <w:rPr>
            <w:color w:val="2F5496" w:themeColor="accent1" w:themeShade="BF"/>
            <w:shd w:val="clear" w:color="auto" w:fill="FFFFFF"/>
          </w:rPr>
          <w:t>Over</w:t>
        </w:r>
        <w:r w:rsidR="00AF3BD3">
          <w:rPr>
            <w:color w:val="2F5496" w:themeColor="accent1" w:themeShade="BF"/>
            <w:shd w:val="clear" w:color="auto" w:fill="FFFFFF"/>
          </w:rPr>
          <w:t xml:space="preserve"> </w:t>
        </w:r>
      </w:ins>
      <w:r>
        <w:rPr>
          <w:color w:val="2F5496" w:themeColor="accent1" w:themeShade="BF"/>
          <w:shd w:val="clear" w:color="auto" w:fill="FFFFFF"/>
        </w:rPr>
        <w:t xml:space="preserve">zorgprofessional </w:t>
      </w:r>
      <w:del w:id="148" w:author="Anne Rorije" w:date="2021-09-08T21:07:00Z">
        <w:r w:rsidDel="00AF3BD3">
          <w:rPr>
            <w:color w:val="2F5496" w:themeColor="accent1" w:themeShade="BF"/>
            <w:shd w:val="clear" w:color="auto" w:fill="FFFFFF"/>
          </w:rPr>
          <w:delText xml:space="preserve">is </w:delText>
        </w:r>
      </w:del>
      <w:ins w:id="149" w:author="Anne Rorije" w:date="2021-09-08T21:07:00Z">
        <w:r w:rsidR="00AF3BD3">
          <w:rPr>
            <w:color w:val="2F5496" w:themeColor="accent1" w:themeShade="BF"/>
            <w:shd w:val="clear" w:color="auto" w:fill="FFFFFF"/>
          </w:rPr>
          <w:t>gaat</w:t>
        </w:r>
        <w:r w:rsidR="00AF3BD3">
          <w:rPr>
            <w:color w:val="2F5496" w:themeColor="accent1" w:themeShade="BF"/>
            <w:shd w:val="clear" w:color="auto" w:fill="FFFFFF"/>
          </w:rPr>
          <w:t xml:space="preserve"> </w:t>
        </w:r>
      </w:ins>
      <w:r>
        <w:rPr>
          <w:color w:val="2F5496" w:themeColor="accent1" w:themeShade="BF"/>
          <w:shd w:val="clear" w:color="auto" w:fill="FFFFFF"/>
        </w:rPr>
        <w:t xml:space="preserve">dit? </w:t>
      </w:r>
    </w:p>
    <w:p w14:paraId="26417B87" w14:textId="77777777" w:rsidR="007E13BE" w:rsidRDefault="007E13BE" w:rsidP="007E13BE">
      <w:pPr>
        <w:pStyle w:val="Geenafstand"/>
        <w:rPr>
          <w:color w:val="2F5496" w:themeColor="accent1" w:themeShade="BF"/>
          <w:shd w:val="clear" w:color="auto" w:fill="FFFFFF"/>
        </w:rPr>
      </w:pPr>
    </w:p>
    <w:p w14:paraId="392CB0A1" w14:textId="77777777" w:rsidR="007E13BE" w:rsidRP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Maatschappelijk werker </w:t>
      </w:r>
    </w:p>
    <w:p w14:paraId="0280D667" w14:textId="77777777"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 xml:space="preserve">Casemanager </w:t>
      </w:r>
    </w:p>
    <w:p w14:paraId="23ADCC97"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Ervaringsdeskundige </w:t>
      </w:r>
    </w:p>
    <w:p w14:paraId="5D8E85E9" w14:textId="251DD8D4"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Psychiater </w:t>
      </w:r>
    </w:p>
    <w:p w14:paraId="3FB4304F" w14:textId="77777777" w:rsidR="007E13BE" w:rsidRDefault="007E13BE" w:rsidP="007E13BE">
      <w:pPr>
        <w:pStyle w:val="Geenafstand"/>
        <w:rPr>
          <w:color w:val="2F5496" w:themeColor="accent1" w:themeShade="BF"/>
          <w:shd w:val="clear" w:color="auto" w:fill="FFFFFF"/>
        </w:rPr>
      </w:pPr>
    </w:p>
    <w:p w14:paraId="7EAE196B"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44D1034" w14:textId="77777777" w:rsidR="00AF3BD3" w:rsidRDefault="00AF3BD3" w:rsidP="00AF3BD3">
      <w:pPr>
        <w:pStyle w:val="Geenafstand"/>
        <w:rPr>
          <w:ins w:id="150" w:author="Anne Rorije" w:date="2021-09-08T21:06:00Z"/>
          <w:color w:val="2F5496" w:themeColor="accent1" w:themeShade="BF"/>
          <w:shd w:val="clear" w:color="auto" w:fill="FFFFFF"/>
        </w:rPr>
      </w:pPr>
      <w:ins w:id="151" w:author="Anne Rorije" w:date="2021-09-08T21:06:00Z">
        <w:r>
          <w:rPr>
            <w:color w:val="2F5496" w:themeColor="accent1" w:themeShade="BF"/>
            <w:shd w:val="clear" w:color="auto" w:fill="FFFFFF"/>
          </w:rPr>
          <w:t>Een bepaalde zorgprofessional houdt een overzicht over</w:t>
        </w:r>
        <w:r>
          <w:rPr>
            <w:color w:val="2F5496" w:themeColor="accent1" w:themeShade="BF"/>
            <w:shd w:val="clear" w:color="auto" w:fill="FFFFFF"/>
          </w:rPr>
          <w:t xml:space="preserve"> </w:t>
        </w:r>
        <w:r>
          <w:rPr>
            <w:color w:val="2F5496" w:themeColor="accent1" w:themeShade="BF"/>
            <w:shd w:val="clear" w:color="auto" w:fill="FFFFFF"/>
          </w:rPr>
          <w:t xml:space="preserve">alle zorg die een zorgvrager krijgt.  </w:t>
        </w:r>
      </w:ins>
    </w:p>
    <w:p w14:paraId="6BE0A235" w14:textId="75AE8C66" w:rsidR="007E13BE" w:rsidDel="00AF3BD3" w:rsidRDefault="007E13BE" w:rsidP="007E13BE">
      <w:pPr>
        <w:pStyle w:val="Geenafstand"/>
        <w:rPr>
          <w:del w:id="152" w:author="Anne Rorije" w:date="2021-09-08T21:06:00Z"/>
          <w:color w:val="2F5496" w:themeColor="accent1" w:themeShade="BF"/>
          <w:shd w:val="clear" w:color="auto" w:fill="FFFFFF"/>
        </w:rPr>
      </w:pPr>
      <w:del w:id="153" w:author="Anne Rorije" w:date="2021-09-08T21:06:00Z">
        <w:r w:rsidDel="00AF3BD3">
          <w:rPr>
            <w:color w:val="2F5496" w:themeColor="accent1" w:themeShade="BF"/>
            <w:shd w:val="clear" w:color="auto" w:fill="FFFFFF"/>
          </w:rPr>
          <w:delText xml:space="preserve">Bepaalde zorgprofessionals hebben een overzicht van alle zorg die een zorgvrager krijgt.  </w:delText>
        </w:r>
      </w:del>
    </w:p>
    <w:p w14:paraId="6766AFAF" w14:textId="77777777" w:rsidR="007E13BE" w:rsidRDefault="007E13BE" w:rsidP="007E13BE">
      <w:pPr>
        <w:pStyle w:val="Geenafstand"/>
        <w:rPr>
          <w:color w:val="2F5496" w:themeColor="accent1" w:themeShade="BF"/>
          <w:shd w:val="clear" w:color="auto" w:fill="FFFFFF"/>
        </w:rPr>
      </w:pPr>
    </w:p>
    <w:p w14:paraId="696ECAFA"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A6DC311"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Dit is een ….. </w:t>
      </w:r>
    </w:p>
    <w:p w14:paraId="3FE152BF" w14:textId="77777777" w:rsidR="007E13BE" w:rsidRDefault="007E13BE" w:rsidP="007E13BE">
      <w:pPr>
        <w:pStyle w:val="Geenafstand"/>
        <w:rPr>
          <w:color w:val="2F5496" w:themeColor="accent1" w:themeShade="BF"/>
          <w:shd w:val="clear" w:color="auto" w:fill="FFFFFF"/>
        </w:rPr>
      </w:pPr>
    </w:p>
    <w:p w14:paraId="4D795D4E" w14:textId="7CC09836"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Casemanager</w:t>
      </w:r>
    </w:p>
    <w:p w14:paraId="43FD677B" w14:textId="1A09F25C" w:rsidR="007E13BE" w:rsidRP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Ervaringsdeskundige </w:t>
      </w:r>
    </w:p>
    <w:p w14:paraId="1D0E2FDE" w14:textId="32C29E22"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POH-GGZ </w:t>
      </w:r>
    </w:p>
    <w:p w14:paraId="6F394455" w14:textId="0C97015C"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Psycholoog </w:t>
      </w:r>
    </w:p>
    <w:p w14:paraId="6A402C93" w14:textId="77777777" w:rsidR="007E13BE" w:rsidRDefault="007E13BE" w:rsidP="007E13BE">
      <w:pPr>
        <w:pStyle w:val="Geenafstand"/>
        <w:rPr>
          <w:color w:val="2F5496" w:themeColor="accent1" w:themeShade="BF"/>
          <w:shd w:val="clear" w:color="auto" w:fill="FFFFFF"/>
        </w:rPr>
      </w:pPr>
    </w:p>
    <w:p w14:paraId="3AFAEA6E"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7004E6F" w14:textId="27F3F961" w:rsidR="007E13BE" w:rsidRDefault="00AF3BD3" w:rsidP="007E13BE">
      <w:pPr>
        <w:pStyle w:val="Geenafstand"/>
        <w:rPr>
          <w:color w:val="2F5496" w:themeColor="accent1" w:themeShade="BF"/>
          <w:shd w:val="clear" w:color="auto" w:fill="FFFFFF"/>
        </w:rPr>
      </w:pPr>
      <w:ins w:id="154" w:author="Anne Rorije" w:date="2021-09-08T21:06:00Z">
        <w:r>
          <w:rPr>
            <w:color w:val="2F5496" w:themeColor="accent1" w:themeShade="BF"/>
            <w:shd w:val="clear" w:color="auto" w:fill="FFFFFF"/>
          </w:rPr>
          <w:t>Een bepaalde zorgprofessional houdt een overzicht over</w:t>
        </w:r>
        <w:r>
          <w:rPr>
            <w:color w:val="2F5496" w:themeColor="accent1" w:themeShade="BF"/>
            <w:shd w:val="clear" w:color="auto" w:fill="FFFFFF"/>
          </w:rPr>
          <w:t xml:space="preserve"> </w:t>
        </w:r>
        <w:r>
          <w:rPr>
            <w:color w:val="2F5496" w:themeColor="accent1" w:themeShade="BF"/>
            <w:shd w:val="clear" w:color="auto" w:fill="FFFFFF"/>
          </w:rPr>
          <w:t xml:space="preserve">alle zorg die een zorgvrager krijgt. </w:t>
        </w:r>
      </w:ins>
      <w:del w:id="155" w:author="Anne Rorije" w:date="2021-09-08T21:06:00Z">
        <w:r w:rsidR="007E13BE" w:rsidDel="00AF3BD3">
          <w:rPr>
            <w:color w:val="2F5496" w:themeColor="accent1" w:themeShade="BF"/>
            <w:shd w:val="clear" w:color="auto" w:fill="FFFFFF"/>
          </w:rPr>
          <w:delText xml:space="preserve">Bepaalde zorgprofessionals helpen vooral bij het dagelijks leven van de zorgvrager. </w:delText>
        </w:r>
      </w:del>
    </w:p>
    <w:p w14:paraId="71CDD54F" w14:textId="77777777" w:rsidR="007E13BE" w:rsidRDefault="007E13BE" w:rsidP="007E13BE">
      <w:pPr>
        <w:pStyle w:val="Geenafstand"/>
        <w:rPr>
          <w:color w:val="2F5496" w:themeColor="accent1" w:themeShade="BF"/>
          <w:shd w:val="clear" w:color="auto" w:fill="FFFFFF"/>
        </w:rPr>
      </w:pPr>
    </w:p>
    <w:p w14:paraId="007D2181"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B7AF142" w14:textId="110F462B" w:rsidR="007E13BE" w:rsidRDefault="007E13BE" w:rsidP="007E13BE">
      <w:pPr>
        <w:pStyle w:val="Geenafstand"/>
        <w:rPr>
          <w:color w:val="2F5496" w:themeColor="accent1" w:themeShade="BF"/>
          <w:shd w:val="clear" w:color="auto" w:fill="FFFFFF"/>
        </w:rPr>
      </w:pPr>
      <w:del w:id="156" w:author="Anne Rorije" w:date="2021-09-08T21:06:00Z">
        <w:r w:rsidDel="00AF3BD3">
          <w:rPr>
            <w:color w:val="2F5496" w:themeColor="accent1" w:themeShade="BF"/>
            <w:shd w:val="clear" w:color="auto" w:fill="FFFFFF"/>
          </w:rPr>
          <w:delText xml:space="preserve">Een …… helpt hierbij. </w:delText>
        </w:r>
      </w:del>
      <w:ins w:id="157" w:author="Anne Rorije" w:date="2021-09-08T21:06:00Z">
        <w:r w:rsidR="00AF3BD3">
          <w:rPr>
            <w:color w:val="2F5496" w:themeColor="accent1" w:themeShade="BF"/>
            <w:shd w:val="clear" w:color="auto" w:fill="FFFFFF"/>
          </w:rPr>
          <w:t>Het gaat hier over een …...</w:t>
        </w:r>
      </w:ins>
    </w:p>
    <w:p w14:paraId="16864EF1" w14:textId="77777777" w:rsidR="007E13BE" w:rsidRDefault="007E13BE" w:rsidP="007E13BE">
      <w:pPr>
        <w:pStyle w:val="Geenafstand"/>
        <w:rPr>
          <w:color w:val="2F5496" w:themeColor="accent1" w:themeShade="BF"/>
          <w:shd w:val="clear" w:color="auto" w:fill="FFFFFF"/>
        </w:rPr>
      </w:pPr>
    </w:p>
    <w:p w14:paraId="71DCD2E1" w14:textId="419B30A0" w:rsid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Psycholoog </w:t>
      </w:r>
    </w:p>
    <w:p w14:paraId="79A533B4" w14:textId="6A5D829B" w:rsidR="007E13BE" w:rsidRPr="007E13BE" w:rsidRDefault="007E13BE" w:rsidP="007E13BE">
      <w:pPr>
        <w:pStyle w:val="Geenafstand"/>
        <w:rPr>
          <w:b/>
          <w:bCs/>
          <w:color w:val="2F5496" w:themeColor="accent1" w:themeShade="BF"/>
          <w:shd w:val="clear" w:color="auto" w:fill="FFFFFF"/>
        </w:rPr>
      </w:pPr>
      <w:r>
        <w:rPr>
          <w:b/>
          <w:bCs/>
          <w:color w:val="2F5496" w:themeColor="accent1" w:themeShade="BF"/>
          <w:shd w:val="clear" w:color="auto" w:fill="FFFFFF"/>
        </w:rPr>
        <w:t xml:space="preserve">Casemanager </w:t>
      </w:r>
    </w:p>
    <w:p w14:paraId="44FD7E1B"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4BDBAEA5"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044F96CB" w14:textId="77777777" w:rsidR="001469B8" w:rsidRDefault="001469B8" w:rsidP="00B15E2C">
      <w:pPr>
        <w:pStyle w:val="Geenafstand"/>
        <w:rPr>
          <w:color w:val="2F5496" w:themeColor="accent1" w:themeShade="BF"/>
          <w:shd w:val="clear" w:color="auto" w:fill="FFFFFF"/>
        </w:rPr>
      </w:pPr>
    </w:p>
    <w:p w14:paraId="23B2D794" w14:textId="5F8EFF0E" w:rsidR="00B15E2C" w:rsidRDefault="00B15E2C" w:rsidP="00B15E2C">
      <w:pPr>
        <w:pStyle w:val="Geenafstand"/>
        <w:rPr>
          <w:color w:val="FF0000"/>
          <w:shd w:val="clear" w:color="auto" w:fill="FFFFFF"/>
        </w:rPr>
      </w:pPr>
      <w:r>
        <w:rPr>
          <w:color w:val="FF0000"/>
          <w:shd w:val="clear" w:color="auto" w:fill="FFFFFF"/>
        </w:rPr>
        <w:t xml:space="preserve">Leerdoel: de student weet dat </w:t>
      </w:r>
      <w:r w:rsidR="001469B8">
        <w:rPr>
          <w:color w:val="FF0000"/>
          <w:shd w:val="clear" w:color="auto" w:fill="FFFFFF"/>
        </w:rPr>
        <w:t xml:space="preserve">je als ervaringsdeskundige je eigen ervaringen met psychische problemen gebruikt om zorgvragers te helpen. </w:t>
      </w:r>
    </w:p>
    <w:p w14:paraId="1F0519FD" w14:textId="77777777" w:rsidR="00B15E2C" w:rsidRDefault="00B15E2C" w:rsidP="00B15E2C">
      <w:pPr>
        <w:pStyle w:val="Geenafstand"/>
        <w:rPr>
          <w:color w:val="FF0000"/>
          <w:shd w:val="clear" w:color="auto" w:fill="FFFFFF"/>
        </w:rPr>
      </w:pPr>
    </w:p>
    <w:p w14:paraId="5C75D969" w14:textId="77777777" w:rsidR="007E13BE" w:rsidRDefault="007E13BE" w:rsidP="007E13BE">
      <w:pPr>
        <w:pStyle w:val="Geenafstand"/>
        <w:rPr>
          <w:b/>
          <w:bCs/>
          <w:color w:val="2F5496" w:themeColor="accent1" w:themeShade="BF"/>
          <w:shd w:val="clear" w:color="auto" w:fill="FFFFFF"/>
        </w:rPr>
      </w:pPr>
      <w:r>
        <w:rPr>
          <w:b/>
          <w:bCs/>
          <w:color w:val="2F5496" w:themeColor="accent1" w:themeShade="BF"/>
          <w:shd w:val="clear" w:color="auto" w:fill="FFFFFF"/>
        </w:rPr>
        <w:t xml:space="preserve">Fluster </w:t>
      </w:r>
    </w:p>
    <w:p w14:paraId="74B9EAC9" w14:textId="77777777" w:rsidR="007E13BE" w:rsidRDefault="007E13BE" w:rsidP="007E13BE">
      <w:pPr>
        <w:pStyle w:val="Geenafstand"/>
        <w:rPr>
          <w:color w:val="2F5496" w:themeColor="accent1" w:themeShade="BF"/>
          <w:shd w:val="clear" w:color="auto" w:fill="FFFFFF"/>
        </w:rPr>
      </w:pPr>
    </w:p>
    <w:p w14:paraId="1B710B58"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5ACCFF37" w14:textId="34CCEE8A" w:rsidR="007E13BE" w:rsidRDefault="007E13BE" w:rsidP="007E13BE">
      <w:pPr>
        <w:pStyle w:val="Geenafstand"/>
        <w:rPr>
          <w:color w:val="2F5496" w:themeColor="accent1" w:themeShade="BF"/>
          <w:shd w:val="clear" w:color="auto" w:fill="FFFFFF"/>
        </w:rPr>
      </w:pPr>
      <w:del w:id="158" w:author="Anne Rorije" w:date="2021-09-08T21:07:00Z">
        <w:r w:rsidDel="00AF3BD3">
          <w:rPr>
            <w:color w:val="2F5496" w:themeColor="accent1" w:themeShade="BF"/>
            <w:shd w:val="clear" w:color="auto" w:fill="FFFFFF"/>
          </w:rPr>
          <w:delText>Bepaalde zorgprofessionals gebruiken</w:delText>
        </w:r>
      </w:del>
      <w:ins w:id="159" w:author="Anne Rorije" w:date="2021-09-08T21:07:00Z">
        <w:r w:rsidR="00AF3BD3">
          <w:rPr>
            <w:color w:val="2F5496" w:themeColor="accent1" w:themeShade="BF"/>
            <w:shd w:val="clear" w:color="auto" w:fill="FFFFFF"/>
          </w:rPr>
          <w:t>Een bepaalde zorgprofessional gebruikt</w:t>
        </w:r>
      </w:ins>
      <w:r>
        <w:rPr>
          <w:color w:val="2F5496" w:themeColor="accent1" w:themeShade="BF"/>
          <w:shd w:val="clear" w:color="auto" w:fill="FFFFFF"/>
        </w:rPr>
        <w:t xml:space="preserve"> </w:t>
      </w:r>
      <w:del w:id="160" w:author="Anne Rorije" w:date="2021-09-08T21:07:00Z">
        <w:r w:rsidDel="00AF3BD3">
          <w:rPr>
            <w:color w:val="2F5496" w:themeColor="accent1" w:themeShade="BF"/>
            <w:shd w:val="clear" w:color="auto" w:fill="FFFFFF"/>
          </w:rPr>
          <w:delText xml:space="preserve">hun </w:delText>
        </w:r>
      </w:del>
      <w:ins w:id="161" w:author="Anne Rorije" w:date="2021-09-08T21:07:00Z">
        <w:r w:rsidR="00AF3BD3">
          <w:rPr>
            <w:color w:val="2F5496" w:themeColor="accent1" w:themeShade="BF"/>
            <w:shd w:val="clear" w:color="auto" w:fill="FFFFFF"/>
          </w:rPr>
          <w:t>zijn of haar eigen voorgeschiedenis</w:t>
        </w:r>
        <w:r w:rsidR="00AF3BD3">
          <w:rPr>
            <w:color w:val="2F5496" w:themeColor="accent1" w:themeShade="BF"/>
            <w:shd w:val="clear" w:color="auto" w:fill="FFFFFF"/>
          </w:rPr>
          <w:t xml:space="preserve"> </w:t>
        </w:r>
      </w:ins>
      <w:del w:id="162" w:author="Anne Rorije" w:date="2021-09-08T21:07:00Z">
        <w:r w:rsidDel="00AF3BD3">
          <w:rPr>
            <w:color w:val="2F5496" w:themeColor="accent1" w:themeShade="BF"/>
            <w:shd w:val="clear" w:color="auto" w:fill="FFFFFF"/>
          </w:rPr>
          <w:delText xml:space="preserve">eigen ervaringen </w:delText>
        </w:r>
      </w:del>
      <w:r>
        <w:rPr>
          <w:color w:val="2F5496" w:themeColor="accent1" w:themeShade="BF"/>
          <w:shd w:val="clear" w:color="auto" w:fill="FFFFFF"/>
        </w:rPr>
        <w:t xml:space="preserve">met psychische problemen om zorgvragers te helpen.   </w:t>
      </w:r>
    </w:p>
    <w:p w14:paraId="0567CF6E" w14:textId="77777777" w:rsidR="007E13BE" w:rsidRDefault="007E13BE" w:rsidP="007E13BE">
      <w:pPr>
        <w:pStyle w:val="Geenafstand"/>
        <w:rPr>
          <w:color w:val="2F5496" w:themeColor="accent1" w:themeShade="BF"/>
          <w:shd w:val="clear" w:color="auto" w:fill="FFFFFF"/>
        </w:rPr>
      </w:pPr>
    </w:p>
    <w:p w14:paraId="7A8D5865"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1B8505B1" w14:textId="7917AEEB" w:rsidR="007E13BE" w:rsidRDefault="007E13BE" w:rsidP="007E13BE">
      <w:pPr>
        <w:pStyle w:val="Geenafstand"/>
        <w:rPr>
          <w:color w:val="2F5496" w:themeColor="accent1" w:themeShade="BF"/>
          <w:shd w:val="clear" w:color="auto" w:fill="FFFFFF"/>
        </w:rPr>
      </w:pPr>
      <w:del w:id="163" w:author="Anne Rorije" w:date="2021-09-08T21:08:00Z">
        <w:r w:rsidDel="00AF3BD3">
          <w:rPr>
            <w:color w:val="2F5496" w:themeColor="accent1" w:themeShade="BF"/>
            <w:shd w:val="clear" w:color="auto" w:fill="FFFFFF"/>
          </w:rPr>
          <w:delText xml:space="preserve">Dit is een ….. </w:delText>
        </w:r>
      </w:del>
      <w:ins w:id="164" w:author="Anne Rorije" w:date="2021-09-08T21:08:00Z">
        <w:r w:rsidR="00AF3BD3">
          <w:rPr>
            <w:color w:val="2F5496" w:themeColor="accent1" w:themeShade="BF"/>
            <w:shd w:val="clear" w:color="auto" w:fill="FFFFFF"/>
          </w:rPr>
          <w:t>Dit gaat over een</w:t>
        </w:r>
        <w:proofErr w:type="gramStart"/>
        <w:r w:rsidR="00AF3BD3">
          <w:rPr>
            <w:color w:val="2F5496" w:themeColor="accent1" w:themeShade="BF"/>
            <w:shd w:val="clear" w:color="auto" w:fill="FFFFFF"/>
          </w:rPr>
          <w:t xml:space="preserve"> ….</w:t>
        </w:r>
        <w:proofErr w:type="gramEnd"/>
        <w:r w:rsidR="00AF3BD3">
          <w:rPr>
            <w:color w:val="2F5496" w:themeColor="accent1" w:themeShade="BF"/>
            <w:shd w:val="clear" w:color="auto" w:fill="FFFFFF"/>
          </w:rPr>
          <w:t>.</w:t>
        </w:r>
      </w:ins>
    </w:p>
    <w:p w14:paraId="59381976" w14:textId="77777777" w:rsidR="007E13BE" w:rsidRDefault="007E13BE" w:rsidP="007E13BE">
      <w:pPr>
        <w:pStyle w:val="Geenafstand"/>
        <w:rPr>
          <w:color w:val="2F5496" w:themeColor="accent1" w:themeShade="BF"/>
          <w:shd w:val="clear" w:color="auto" w:fill="FFFFFF"/>
        </w:rPr>
      </w:pPr>
    </w:p>
    <w:p w14:paraId="5751AE1D" w14:textId="77777777" w:rsidR="007E13BE" w:rsidRP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Psychiater </w:t>
      </w:r>
    </w:p>
    <w:p w14:paraId="1923513B"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POH-GGZ </w:t>
      </w:r>
    </w:p>
    <w:p w14:paraId="7AF0107C" w14:textId="22BB0811"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Verpleegkundig specialist </w:t>
      </w:r>
    </w:p>
    <w:p w14:paraId="208A593A" w14:textId="385B8747"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 xml:space="preserve">Ervaringsdeskundige </w:t>
      </w:r>
    </w:p>
    <w:p w14:paraId="66B54CE5" w14:textId="679DA849" w:rsidR="007E13BE" w:rsidRDefault="007E13BE" w:rsidP="007E13BE">
      <w:pPr>
        <w:pStyle w:val="Geenafstand"/>
        <w:rPr>
          <w:color w:val="2F5496" w:themeColor="accent1" w:themeShade="BF"/>
          <w:shd w:val="clear" w:color="auto" w:fill="FFFFFF"/>
        </w:rPr>
      </w:pPr>
    </w:p>
    <w:p w14:paraId="1748EE85"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4E2DB6D4" w14:textId="3E674A49" w:rsidR="00AF3BD3" w:rsidRDefault="00AF3BD3" w:rsidP="00AF3BD3">
      <w:pPr>
        <w:pStyle w:val="Geenafstand"/>
        <w:rPr>
          <w:ins w:id="165" w:author="Anne Rorije" w:date="2021-09-08T21:07:00Z"/>
          <w:color w:val="2F5496" w:themeColor="accent1" w:themeShade="BF"/>
          <w:shd w:val="clear" w:color="auto" w:fill="FFFFFF"/>
        </w:rPr>
      </w:pPr>
      <w:ins w:id="166" w:author="Anne Rorije" w:date="2021-09-08T21:07:00Z">
        <w:r>
          <w:rPr>
            <w:color w:val="2F5496" w:themeColor="accent1" w:themeShade="BF"/>
            <w:shd w:val="clear" w:color="auto" w:fill="FFFFFF"/>
          </w:rPr>
          <w:t xml:space="preserve">Een bepaalde </w:t>
        </w:r>
        <w:r>
          <w:rPr>
            <w:color w:val="2F5496" w:themeColor="accent1" w:themeShade="BF"/>
            <w:shd w:val="clear" w:color="auto" w:fill="FFFFFF"/>
          </w:rPr>
          <w:t>zorgprofessional</w:t>
        </w:r>
        <w:r>
          <w:rPr>
            <w:color w:val="2F5496" w:themeColor="accent1" w:themeShade="BF"/>
            <w:shd w:val="clear" w:color="auto" w:fill="FFFFFF"/>
          </w:rPr>
          <w:t xml:space="preserve"> gebruikt zijn of haar eigen voorgeschiedenis</w:t>
        </w:r>
        <w:r>
          <w:rPr>
            <w:color w:val="2F5496" w:themeColor="accent1" w:themeShade="BF"/>
            <w:shd w:val="clear" w:color="auto" w:fill="FFFFFF"/>
          </w:rPr>
          <w:t xml:space="preserve"> </w:t>
        </w:r>
        <w:r>
          <w:rPr>
            <w:color w:val="2F5496" w:themeColor="accent1" w:themeShade="BF"/>
            <w:shd w:val="clear" w:color="auto" w:fill="FFFFFF"/>
          </w:rPr>
          <w:t xml:space="preserve">met psychische </w:t>
        </w:r>
        <w:proofErr w:type="gramStart"/>
        <w:r>
          <w:rPr>
            <w:color w:val="2F5496" w:themeColor="accent1" w:themeShade="BF"/>
            <w:shd w:val="clear" w:color="auto" w:fill="FFFFFF"/>
          </w:rPr>
          <w:t>problemen</w:t>
        </w:r>
        <w:proofErr w:type="gramEnd"/>
        <w:r>
          <w:rPr>
            <w:color w:val="2F5496" w:themeColor="accent1" w:themeShade="BF"/>
            <w:shd w:val="clear" w:color="auto" w:fill="FFFFFF"/>
          </w:rPr>
          <w:t xml:space="preserve"> om zorgvragers te helpen.   </w:t>
        </w:r>
      </w:ins>
    </w:p>
    <w:p w14:paraId="63F330F7" w14:textId="7DAF6E77" w:rsidR="007E13BE" w:rsidDel="00AF3BD3" w:rsidRDefault="007E13BE" w:rsidP="007E13BE">
      <w:pPr>
        <w:pStyle w:val="Geenafstand"/>
        <w:rPr>
          <w:del w:id="167" w:author="Anne Rorije" w:date="2021-09-08T21:07:00Z"/>
          <w:color w:val="2F5496" w:themeColor="accent1" w:themeShade="BF"/>
          <w:shd w:val="clear" w:color="auto" w:fill="FFFFFF"/>
        </w:rPr>
      </w:pPr>
      <w:del w:id="168" w:author="Anne Rorije" w:date="2021-09-08T21:07:00Z">
        <w:r w:rsidDel="00AF3BD3">
          <w:rPr>
            <w:color w:val="2F5496" w:themeColor="accent1" w:themeShade="BF"/>
            <w:shd w:val="clear" w:color="auto" w:fill="FFFFFF"/>
          </w:rPr>
          <w:delText xml:space="preserve">Bepaalde zorgprofessionals gebruiken hun eigen ervaringen met psychische problemen om zorgvragers te helpen.   </w:delText>
        </w:r>
      </w:del>
    </w:p>
    <w:p w14:paraId="03AA6CF8" w14:textId="77777777" w:rsidR="007E13BE" w:rsidRDefault="007E13BE" w:rsidP="007E13BE">
      <w:pPr>
        <w:pStyle w:val="Geenafstand"/>
        <w:rPr>
          <w:color w:val="2F5496" w:themeColor="accent1" w:themeShade="BF"/>
          <w:shd w:val="clear" w:color="auto" w:fill="FFFFFF"/>
        </w:rPr>
      </w:pPr>
    </w:p>
    <w:p w14:paraId="3C231586"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Vraag: </w:t>
      </w:r>
    </w:p>
    <w:p w14:paraId="28FD8EB2"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Welke zorgprofessional is dit? </w:t>
      </w:r>
    </w:p>
    <w:p w14:paraId="2258146A" w14:textId="77777777" w:rsidR="007E13BE" w:rsidRDefault="007E13BE" w:rsidP="007E13BE">
      <w:pPr>
        <w:pStyle w:val="Geenafstand"/>
        <w:rPr>
          <w:color w:val="2F5496" w:themeColor="accent1" w:themeShade="BF"/>
          <w:shd w:val="clear" w:color="auto" w:fill="FFFFFF"/>
        </w:rPr>
      </w:pPr>
    </w:p>
    <w:p w14:paraId="2813E081" w14:textId="77777777" w:rsidR="007E13BE" w:rsidRPr="007E13BE" w:rsidRDefault="007E13BE" w:rsidP="007E13BE">
      <w:pPr>
        <w:pStyle w:val="Geenafstand"/>
        <w:rPr>
          <w:color w:val="2F5496" w:themeColor="accent1" w:themeShade="BF"/>
          <w:shd w:val="clear" w:color="auto" w:fill="FFFFFF"/>
        </w:rPr>
      </w:pPr>
      <w:proofErr w:type="spellStart"/>
      <w:r>
        <w:rPr>
          <w:color w:val="2F5496" w:themeColor="accent1" w:themeShade="BF"/>
          <w:shd w:val="clear" w:color="auto" w:fill="FFFFFF"/>
        </w:rPr>
        <w:t>Psychotrainer</w:t>
      </w:r>
      <w:proofErr w:type="spellEnd"/>
      <w:r>
        <w:rPr>
          <w:color w:val="2F5496" w:themeColor="accent1" w:themeShade="BF"/>
          <w:shd w:val="clear" w:color="auto" w:fill="FFFFFF"/>
        </w:rPr>
        <w:t xml:space="preserve"> </w:t>
      </w:r>
    </w:p>
    <w:p w14:paraId="1D987EF8" w14:textId="77777777" w:rsidR="007E13BE" w:rsidRP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Casemanager </w:t>
      </w:r>
    </w:p>
    <w:p w14:paraId="7E4BBC38" w14:textId="77777777"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 xml:space="preserve">Ervaringsdeskundige </w:t>
      </w:r>
    </w:p>
    <w:p w14:paraId="3A809F2A"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Psycholoog  </w:t>
      </w:r>
    </w:p>
    <w:p w14:paraId="264DF1FB" w14:textId="77777777" w:rsidR="007E13BE" w:rsidRDefault="007E13BE" w:rsidP="007E13BE">
      <w:pPr>
        <w:pStyle w:val="Geenafstand"/>
        <w:rPr>
          <w:color w:val="2F5496" w:themeColor="accent1" w:themeShade="BF"/>
          <w:shd w:val="clear" w:color="auto" w:fill="FFFFFF"/>
        </w:rPr>
      </w:pPr>
    </w:p>
    <w:p w14:paraId="5453E41A"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Theorie: </w:t>
      </w:r>
    </w:p>
    <w:p w14:paraId="32C42954" w14:textId="0BCD7437" w:rsidR="00AF3BD3" w:rsidRDefault="00AF3BD3" w:rsidP="00AF3BD3">
      <w:pPr>
        <w:pStyle w:val="Geenafstand"/>
        <w:rPr>
          <w:ins w:id="169" w:author="Anne Rorije" w:date="2021-09-08T21:07:00Z"/>
          <w:color w:val="2F5496" w:themeColor="accent1" w:themeShade="BF"/>
          <w:shd w:val="clear" w:color="auto" w:fill="FFFFFF"/>
        </w:rPr>
      </w:pPr>
      <w:ins w:id="170" w:author="Anne Rorije" w:date="2021-09-08T21:07:00Z">
        <w:r>
          <w:rPr>
            <w:color w:val="2F5496" w:themeColor="accent1" w:themeShade="BF"/>
            <w:shd w:val="clear" w:color="auto" w:fill="FFFFFF"/>
          </w:rPr>
          <w:t xml:space="preserve">Een bepaalde </w:t>
        </w:r>
        <w:r>
          <w:rPr>
            <w:color w:val="2F5496" w:themeColor="accent1" w:themeShade="BF"/>
            <w:shd w:val="clear" w:color="auto" w:fill="FFFFFF"/>
          </w:rPr>
          <w:t>zorgprofessional</w:t>
        </w:r>
        <w:r>
          <w:rPr>
            <w:color w:val="2F5496" w:themeColor="accent1" w:themeShade="BF"/>
            <w:shd w:val="clear" w:color="auto" w:fill="FFFFFF"/>
          </w:rPr>
          <w:t xml:space="preserve"> gebruikt zijn of haar eigen voorgeschiedenis</w:t>
        </w:r>
        <w:r>
          <w:rPr>
            <w:color w:val="2F5496" w:themeColor="accent1" w:themeShade="BF"/>
            <w:shd w:val="clear" w:color="auto" w:fill="FFFFFF"/>
          </w:rPr>
          <w:t xml:space="preserve"> </w:t>
        </w:r>
        <w:r>
          <w:rPr>
            <w:color w:val="2F5496" w:themeColor="accent1" w:themeShade="BF"/>
            <w:shd w:val="clear" w:color="auto" w:fill="FFFFFF"/>
          </w:rPr>
          <w:t xml:space="preserve">met psychische problemen om zorgvragers te helpen.   </w:t>
        </w:r>
      </w:ins>
    </w:p>
    <w:p w14:paraId="2952A725" w14:textId="382D0922" w:rsidR="007E13BE" w:rsidDel="00AF3BD3" w:rsidRDefault="007E13BE" w:rsidP="007E13BE">
      <w:pPr>
        <w:pStyle w:val="Geenafstand"/>
        <w:rPr>
          <w:del w:id="171" w:author="Anne Rorije" w:date="2021-09-08T21:07:00Z"/>
          <w:color w:val="2F5496" w:themeColor="accent1" w:themeShade="BF"/>
          <w:shd w:val="clear" w:color="auto" w:fill="FFFFFF"/>
        </w:rPr>
      </w:pPr>
      <w:del w:id="172" w:author="Anne Rorije" w:date="2021-09-08T21:07:00Z">
        <w:r w:rsidDel="00AF3BD3">
          <w:rPr>
            <w:color w:val="2F5496" w:themeColor="accent1" w:themeShade="BF"/>
            <w:shd w:val="clear" w:color="auto" w:fill="FFFFFF"/>
          </w:rPr>
          <w:delText xml:space="preserve">Bepaalde zorgprofessionals gebruiken hun eigen ervaringen met psychische problemen om zorgvragers te helpen.   </w:delText>
        </w:r>
      </w:del>
    </w:p>
    <w:p w14:paraId="2F3D37BC" w14:textId="77777777" w:rsidR="007E13BE" w:rsidRDefault="007E13BE" w:rsidP="007E13BE">
      <w:pPr>
        <w:pStyle w:val="Geenafstand"/>
        <w:rPr>
          <w:color w:val="2F5496" w:themeColor="accent1" w:themeShade="BF"/>
          <w:shd w:val="clear" w:color="auto" w:fill="FFFFFF"/>
        </w:rPr>
      </w:pPr>
    </w:p>
    <w:p w14:paraId="5A8FED6E"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Stelling: </w:t>
      </w:r>
    </w:p>
    <w:p w14:paraId="5E946F66" w14:textId="03567603" w:rsidR="007E13BE" w:rsidRDefault="007E13BE" w:rsidP="007E13BE">
      <w:pPr>
        <w:pStyle w:val="Geenafstand"/>
        <w:rPr>
          <w:color w:val="2F5496" w:themeColor="accent1" w:themeShade="BF"/>
          <w:shd w:val="clear" w:color="auto" w:fill="FFFFFF"/>
        </w:rPr>
      </w:pPr>
      <w:del w:id="173" w:author="Anne Rorije" w:date="2021-09-08T21:08:00Z">
        <w:r w:rsidDel="00AF3BD3">
          <w:rPr>
            <w:color w:val="2F5496" w:themeColor="accent1" w:themeShade="BF"/>
            <w:shd w:val="clear" w:color="auto" w:fill="FFFFFF"/>
          </w:rPr>
          <w:delText xml:space="preserve">Een …… helpt hierbij. </w:delText>
        </w:r>
      </w:del>
      <w:ins w:id="174" w:author="Anne Rorije" w:date="2021-09-08T21:08:00Z">
        <w:r w:rsidR="00AF3BD3">
          <w:rPr>
            <w:color w:val="2F5496" w:themeColor="accent1" w:themeShade="BF"/>
            <w:shd w:val="clear" w:color="auto" w:fill="FFFFFF"/>
          </w:rPr>
          <w:t>Dit is een</w:t>
        </w:r>
        <w:proofErr w:type="gramStart"/>
        <w:r w:rsidR="00AF3BD3">
          <w:rPr>
            <w:color w:val="2F5496" w:themeColor="accent1" w:themeShade="BF"/>
            <w:shd w:val="clear" w:color="auto" w:fill="FFFFFF"/>
          </w:rPr>
          <w:t xml:space="preserve"> ….</w:t>
        </w:r>
        <w:proofErr w:type="gramEnd"/>
        <w:r w:rsidR="00AF3BD3">
          <w:rPr>
            <w:color w:val="2F5496" w:themeColor="accent1" w:themeShade="BF"/>
            <w:shd w:val="clear" w:color="auto" w:fill="FFFFFF"/>
          </w:rPr>
          <w:t>.</w:t>
        </w:r>
      </w:ins>
    </w:p>
    <w:p w14:paraId="7F827F1B" w14:textId="77777777" w:rsidR="007E13BE" w:rsidRDefault="007E13BE" w:rsidP="007E13BE">
      <w:pPr>
        <w:pStyle w:val="Geenafstand"/>
        <w:rPr>
          <w:color w:val="2F5496" w:themeColor="accent1" w:themeShade="BF"/>
          <w:shd w:val="clear" w:color="auto" w:fill="FFFFFF"/>
        </w:rPr>
      </w:pPr>
    </w:p>
    <w:p w14:paraId="4C5333F5" w14:textId="194F9E31" w:rsidR="007E13BE" w:rsidRPr="007E13BE" w:rsidRDefault="007E13BE" w:rsidP="007E13BE">
      <w:pPr>
        <w:pStyle w:val="Geenafstand"/>
        <w:rPr>
          <w:b/>
          <w:bCs/>
          <w:color w:val="2F5496" w:themeColor="accent1" w:themeShade="BF"/>
          <w:shd w:val="clear" w:color="auto" w:fill="FFFFFF"/>
        </w:rPr>
      </w:pPr>
      <w:r w:rsidRPr="007E13BE">
        <w:rPr>
          <w:b/>
          <w:bCs/>
          <w:color w:val="2F5496" w:themeColor="accent1" w:themeShade="BF"/>
          <w:shd w:val="clear" w:color="auto" w:fill="FFFFFF"/>
        </w:rPr>
        <w:t>Ervaringsdeskundige</w:t>
      </w:r>
    </w:p>
    <w:p w14:paraId="2EFD0F4D" w14:textId="77777777" w:rsidR="007E13BE" w:rsidRPr="007E13BE" w:rsidRDefault="007E13BE" w:rsidP="007E13BE">
      <w:pPr>
        <w:pStyle w:val="Geenafstand"/>
        <w:rPr>
          <w:color w:val="2F5496" w:themeColor="accent1" w:themeShade="BF"/>
          <w:shd w:val="clear" w:color="auto" w:fill="FFFFFF"/>
        </w:rPr>
      </w:pPr>
      <w:r w:rsidRPr="007E13BE">
        <w:rPr>
          <w:color w:val="2F5496" w:themeColor="accent1" w:themeShade="BF"/>
          <w:shd w:val="clear" w:color="auto" w:fill="FFFFFF"/>
        </w:rPr>
        <w:t xml:space="preserve">Casemanager </w:t>
      </w:r>
    </w:p>
    <w:p w14:paraId="3D40D9E2"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Beide bovenstaande </w:t>
      </w:r>
    </w:p>
    <w:p w14:paraId="7BF395EE" w14:textId="77777777" w:rsidR="007E13BE" w:rsidRDefault="007E13BE" w:rsidP="007E13BE">
      <w:pPr>
        <w:pStyle w:val="Geenafstand"/>
        <w:rPr>
          <w:color w:val="2F5496" w:themeColor="accent1" w:themeShade="BF"/>
          <w:shd w:val="clear" w:color="auto" w:fill="FFFFFF"/>
        </w:rPr>
      </w:pPr>
      <w:r>
        <w:rPr>
          <w:color w:val="2F5496" w:themeColor="accent1" w:themeShade="BF"/>
          <w:shd w:val="clear" w:color="auto" w:fill="FFFFFF"/>
        </w:rPr>
        <w:t xml:space="preserve">Geen van bovenstaande </w:t>
      </w:r>
    </w:p>
    <w:p w14:paraId="6CABBC57" w14:textId="77777777" w:rsidR="00B15E2C" w:rsidRDefault="00B15E2C" w:rsidP="00B55C2F">
      <w:pPr>
        <w:pStyle w:val="Geenafstand"/>
      </w:pPr>
    </w:p>
    <w:p w14:paraId="1EBE1448" w14:textId="77777777" w:rsidR="00B55C2F" w:rsidRPr="00B55C2F" w:rsidRDefault="00B55C2F" w:rsidP="00B55C2F">
      <w:pPr>
        <w:pStyle w:val="Geenafstand"/>
        <w:rPr>
          <w:i/>
        </w:rPr>
      </w:pPr>
    </w:p>
    <w:p w14:paraId="4624B87F" w14:textId="34106F86" w:rsidR="00F328A0" w:rsidRPr="004B4C28" w:rsidRDefault="00F328A0" w:rsidP="004B4C28">
      <w:pPr>
        <w:rPr>
          <w:rFonts w:ascii="Calibri" w:eastAsia="Calibri" w:hAnsi="Calibri" w:cs="Calibri"/>
          <w:color w:val="000000" w:themeColor="text1"/>
        </w:rPr>
      </w:pPr>
    </w:p>
    <w:p w14:paraId="7B5CAEB5" w14:textId="2437CFEE" w:rsidR="00951530" w:rsidRDefault="00951530" w:rsidP="42BD76CD"/>
    <w:sectPr w:rsidR="0095153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Anne Rorije" w:date="2021-09-08T15:55:00Z" w:initials="AR">
    <w:p w14:paraId="4FAABD30" w14:textId="7CCECA95" w:rsidR="00711C24" w:rsidRDefault="00711C24">
      <w:pPr>
        <w:pStyle w:val="Tekstopmerking"/>
      </w:pPr>
      <w:r>
        <w:rPr>
          <w:rStyle w:val="Verwijzingopmerking"/>
        </w:rPr>
        <w:annotationRef/>
      </w:r>
      <w:r>
        <w:t>Knap dat je allemaal verschillende namen hebt bedacht ;)</w:t>
      </w:r>
    </w:p>
  </w:comment>
  <w:comment w:id="32" w:author="Anne Rorije" w:date="2021-09-08T15:53:00Z" w:initials="AR">
    <w:p w14:paraId="50D0BEC5" w14:textId="5A3F913E" w:rsidR="00711C24" w:rsidRDefault="00711C24">
      <w:pPr>
        <w:pStyle w:val="Tekstopmerking"/>
      </w:pPr>
      <w:r>
        <w:rPr>
          <w:rStyle w:val="Verwijzingopmerking"/>
        </w:rPr>
        <w:annotationRef/>
      </w:r>
      <w:r>
        <w:t>Ik zou dit in de theorie zetten (als een soort inleiding), zodat je in de extra info kunt benoemen:</w:t>
      </w:r>
    </w:p>
    <w:p w14:paraId="53B3D45C" w14:textId="34E6A949" w:rsidR="00711C24" w:rsidRDefault="00711C24">
      <w:pPr>
        <w:pStyle w:val="Tekstopmerking"/>
      </w:pPr>
    </w:p>
    <w:p w14:paraId="0FF92386" w14:textId="3BB499ED" w:rsidR="00711C24" w:rsidRDefault="00711C24">
      <w:pPr>
        <w:pStyle w:val="Tekstopmerking"/>
      </w:pPr>
      <w:r>
        <w:t>Als POG-GGZ help je de huisarts door zorgvragers met psychische problemen te ondersteunen.</w:t>
      </w:r>
    </w:p>
    <w:p w14:paraId="29C64204" w14:textId="77777777" w:rsidR="00711C24" w:rsidRDefault="00711C24">
      <w:pPr>
        <w:pStyle w:val="Tekstopmerking"/>
      </w:pPr>
    </w:p>
    <w:p w14:paraId="4C93F395" w14:textId="0258F546" w:rsidR="00711C24" w:rsidRDefault="00711C24">
      <w:pPr>
        <w:pStyle w:val="Tekstopmerking"/>
      </w:pPr>
    </w:p>
  </w:comment>
  <w:comment w:id="34" w:author="Anne Rorije" w:date="2021-09-08T16:12:00Z" w:initials="AR">
    <w:p w14:paraId="2953508E" w14:textId="6E3C40D4" w:rsidR="00FD6AFE" w:rsidRDefault="00FD6AFE">
      <w:pPr>
        <w:pStyle w:val="Tekstopmerking"/>
      </w:pPr>
      <w:r>
        <w:rPr>
          <w:rStyle w:val="Verwijzingopmerking"/>
        </w:rPr>
        <w:annotationRef/>
      </w:r>
      <w:r>
        <w:t>Kan je hier iets voor verzinnen dat ook op ‘kunde’ eindigt? Nu springt deze optie er een beetje uit.</w:t>
      </w:r>
    </w:p>
  </w:comment>
  <w:comment w:id="35" w:author="Anne Rorije" w:date="2021-09-08T17:15:00Z" w:initials="AR">
    <w:p w14:paraId="719D5B1E" w14:textId="72E593E2" w:rsidR="000E7724" w:rsidRDefault="000E7724">
      <w:pPr>
        <w:pStyle w:val="Tekstopmerking"/>
      </w:pPr>
      <w:r>
        <w:rPr>
          <w:rStyle w:val="Verwijzingopmerking"/>
        </w:rPr>
        <w:annotationRef/>
      </w:r>
      <w:r>
        <w:t xml:space="preserve">Dit is niet 100% fout. Het komt voor dat doktersassistentes zich vervolgens specialiseren en </w:t>
      </w:r>
      <w:proofErr w:type="spellStart"/>
      <w:r>
        <w:t>poh</w:t>
      </w:r>
      <w:proofErr w:type="spellEnd"/>
      <w:r>
        <w:t xml:space="preserve"> worden, kan je iets anders hiervoor verzinnen?</w:t>
      </w:r>
    </w:p>
  </w:comment>
  <w:comment w:id="36" w:author="Anne Rorije" w:date="2021-09-08T17:19:00Z" w:initials="AR">
    <w:p w14:paraId="5A653278" w14:textId="596B697B" w:rsidR="000E7724" w:rsidRDefault="000E7724">
      <w:pPr>
        <w:pStyle w:val="Tekstopmerking"/>
      </w:pPr>
      <w:r>
        <w:rPr>
          <w:rStyle w:val="Verwijzingopmerking"/>
        </w:rPr>
        <w:annotationRef/>
      </w:r>
      <w:r>
        <w:t>Mooie extra info!</w:t>
      </w:r>
    </w:p>
  </w:comment>
  <w:comment w:id="37" w:author="Anne Rorije" w:date="2021-09-08T17:17:00Z" w:initials="AR">
    <w:p w14:paraId="1D2733EC" w14:textId="77777777" w:rsidR="000E7724" w:rsidRDefault="000E7724">
      <w:pPr>
        <w:pStyle w:val="Tekstopmerking"/>
      </w:pPr>
      <w:r>
        <w:rPr>
          <w:rStyle w:val="Verwijzingopmerking"/>
        </w:rPr>
        <w:annotationRef/>
      </w:r>
      <w:r>
        <w:t xml:space="preserve">Je toetst hier eigenlijk een ander leerdoel dan in de vorige vraag. </w:t>
      </w:r>
    </w:p>
    <w:p w14:paraId="59B70331" w14:textId="77777777" w:rsidR="000E7724" w:rsidRDefault="000E7724">
      <w:pPr>
        <w:pStyle w:val="Tekstopmerking"/>
      </w:pPr>
      <w:r>
        <w:t>In de vorige vraag ging het om het soort problemen, terwijl het hier gaat om de ernst van de psychische problemen.</w:t>
      </w:r>
    </w:p>
    <w:p w14:paraId="75CDB975" w14:textId="1E2DF0ED" w:rsidR="000E7724" w:rsidRDefault="000E7724">
      <w:pPr>
        <w:pStyle w:val="Tekstopmerking"/>
      </w:pPr>
      <w:r>
        <w:t xml:space="preserve">Aangezien een </w:t>
      </w:r>
      <w:proofErr w:type="spellStart"/>
      <w:r>
        <w:t>fluster</w:t>
      </w:r>
      <w:proofErr w:type="spellEnd"/>
      <w:r>
        <w:t xml:space="preserve"> om constant dezelfde (soort) kennis vraagt, zou ik ook het leerdoel hetzelfde houden.</w:t>
      </w:r>
    </w:p>
  </w:comment>
  <w:comment w:id="38" w:author="Anne Rorije" w:date="2021-09-08T17:18:00Z" w:initials="AR">
    <w:p w14:paraId="39CD9AC0" w14:textId="2AC6F67D" w:rsidR="000E7724" w:rsidRDefault="000E7724">
      <w:pPr>
        <w:pStyle w:val="Tekstopmerking"/>
      </w:pPr>
      <w:r>
        <w:rPr>
          <w:rStyle w:val="Verwijzingopmerking"/>
        </w:rPr>
        <w:annotationRef/>
      </w:r>
      <w:r>
        <w:t>Verkeerde antwoordoptie dikgedrukt gemaakt</w:t>
      </w:r>
    </w:p>
  </w:comment>
  <w:comment w:id="68" w:author="Anne Rorije" w:date="2021-09-08T18:27:00Z" w:initials="AR">
    <w:p w14:paraId="549B4F26" w14:textId="369982A2" w:rsidR="004F35B0" w:rsidRDefault="004F35B0">
      <w:pPr>
        <w:pStyle w:val="Tekstopmerking"/>
      </w:pPr>
      <w:r>
        <w:rPr>
          <w:rStyle w:val="Verwijzingopmerking"/>
        </w:rPr>
        <w:annotationRef/>
      </w:r>
      <w:r>
        <w:t xml:space="preserve">Ik vraag me af hoe nuttig dit </w:t>
      </w:r>
      <w:proofErr w:type="spellStart"/>
      <w:r>
        <w:t>fluster</w:t>
      </w:r>
      <w:proofErr w:type="spellEnd"/>
      <w:r>
        <w:t xml:space="preserve"> is, aangezien het antwoord erg voor de hand liggend is. Misschien is het beter te vragen welk niveau de opleiding psychologie heeft.</w:t>
      </w:r>
    </w:p>
  </w:comment>
  <w:comment w:id="69" w:author="Anne Rorije" w:date="2021-09-08T18:33:00Z" w:initials="AR">
    <w:p w14:paraId="469CC6C9" w14:textId="77777777" w:rsidR="004F35B0" w:rsidRDefault="004F35B0">
      <w:pPr>
        <w:pStyle w:val="Tekstopmerking"/>
      </w:pPr>
      <w:r>
        <w:rPr>
          <w:rStyle w:val="Verwijzingopmerking"/>
        </w:rPr>
        <w:annotationRef/>
      </w:r>
      <w:r>
        <w:t>Ik zou de vraag anders stellen:</w:t>
      </w:r>
    </w:p>
    <w:p w14:paraId="45D38117" w14:textId="77777777" w:rsidR="004F35B0" w:rsidRDefault="004F35B0">
      <w:pPr>
        <w:pStyle w:val="Tekstopmerking"/>
      </w:pPr>
    </w:p>
    <w:p w14:paraId="5AF8B98E" w14:textId="77777777" w:rsidR="004F35B0" w:rsidRDefault="004F35B0">
      <w:pPr>
        <w:pStyle w:val="Tekstopmerking"/>
      </w:pPr>
      <w:r>
        <w:t>Wat is hier een voorbeeld van?</w:t>
      </w:r>
    </w:p>
    <w:p w14:paraId="20B3F251" w14:textId="77777777" w:rsidR="004F35B0" w:rsidRDefault="004F35B0">
      <w:pPr>
        <w:pStyle w:val="Tekstopmerking"/>
      </w:pPr>
    </w:p>
    <w:p w14:paraId="483652CB" w14:textId="1899F5DC" w:rsidR="004F35B0" w:rsidRDefault="004F35B0">
      <w:pPr>
        <w:pStyle w:val="Tekstopmerking"/>
      </w:pPr>
      <w:r>
        <w:t>Anders maak je in de theorie duidelijk dat er meerdere soorten zijn, terwijl je de vraag in het enkelvoud houdt.</w:t>
      </w:r>
    </w:p>
  </w:comment>
  <w:comment w:id="70" w:author="Anne Rorije" w:date="2021-09-08T18:34:00Z" w:initials="AR">
    <w:p w14:paraId="7E54823B" w14:textId="3F614DD8" w:rsidR="004F35B0" w:rsidRDefault="004F35B0">
      <w:pPr>
        <w:pStyle w:val="Tekstopmerking"/>
      </w:pPr>
      <w:r>
        <w:rPr>
          <w:rStyle w:val="Verwijzingopmerking"/>
        </w:rPr>
        <w:annotationRef/>
      </w:r>
      <w:r>
        <w:t>Idem</w:t>
      </w:r>
    </w:p>
    <w:p w14:paraId="045B30D9" w14:textId="02697CEA" w:rsidR="004F35B0" w:rsidRDefault="004F35B0">
      <w:pPr>
        <w:pStyle w:val="Tekstopmerking"/>
      </w:pPr>
      <w:r>
        <w:t>Een voorbeeld is een</w:t>
      </w:r>
      <w:proofErr w:type="gramStart"/>
      <w:r>
        <w:t xml:space="preserve"> ….</w:t>
      </w:r>
      <w:proofErr w:type="gramEnd"/>
      <w:r>
        <w:t xml:space="preserve">. </w:t>
      </w:r>
      <w:proofErr w:type="gramStart"/>
      <w:r>
        <w:t>psycholoog</w:t>
      </w:r>
      <w:proofErr w:type="gramEnd"/>
      <w:r>
        <w:t>.</w:t>
      </w:r>
    </w:p>
  </w:comment>
  <w:comment w:id="71" w:author="Anne Rorije" w:date="2021-09-08T18:34:00Z" w:initials="AR">
    <w:p w14:paraId="75B4245A" w14:textId="58BDD0D2" w:rsidR="004F35B0" w:rsidRDefault="004F35B0">
      <w:pPr>
        <w:pStyle w:val="Tekstopmerking"/>
      </w:pPr>
      <w:r>
        <w:rPr>
          <w:rStyle w:val="Verwijzingopmerking"/>
        </w:rPr>
        <w:annotationRef/>
      </w:r>
      <w:r>
        <w:t>Idem.</w:t>
      </w:r>
    </w:p>
  </w:comment>
  <w:comment w:id="72" w:author="Anne Rorije" w:date="2021-09-08T18:35:00Z" w:initials="AR">
    <w:p w14:paraId="671E944E" w14:textId="77777777" w:rsidR="004F35B0" w:rsidRDefault="004F35B0">
      <w:pPr>
        <w:pStyle w:val="Tekstopmerking"/>
      </w:pPr>
      <w:r>
        <w:rPr>
          <w:rStyle w:val="Verwijzingopmerking"/>
        </w:rPr>
        <w:annotationRef/>
      </w:r>
      <w:r>
        <w:t>Om ervoor te zorgen dat 1 antwoord juist is, zou ik de vraag aanpassen:</w:t>
      </w:r>
    </w:p>
    <w:p w14:paraId="129F6DE5" w14:textId="77777777" w:rsidR="004F35B0" w:rsidRDefault="004F35B0">
      <w:pPr>
        <w:pStyle w:val="Tekstopmerking"/>
      </w:pPr>
    </w:p>
    <w:p w14:paraId="6F72BBE2" w14:textId="77777777" w:rsidR="004F35B0" w:rsidRDefault="004F35B0">
      <w:pPr>
        <w:pStyle w:val="Tekstopmerking"/>
      </w:pPr>
      <w:r>
        <w:t xml:space="preserve">Waar let je </w:t>
      </w:r>
      <w:r>
        <w:rPr>
          <w:b/>
          <w:bCs/>
        </w:rPr>
        <w:t>vooral</w:t>
      </w:r>
      <w:r>
        <w:t xml:space="preserve"> op?</w:t>
      </w:r>
    </w:p>
    <w:p w14:paraId="27EC9578" w14:textId="77777777" w:rsidR="004F35B0" w:rsidRDefault="004F35B0">
      <w:pPr>
        <w:pStyle w:val="Tekstopmerking"/>
      </w:pPr>
    </w:p>
    <w:p w14:paraId="13CE3B6E" w14:textId="7FC19A3A" w:rsidR="004F35B0" w:rsidRPr="004F35B0" w:rsidRDefault="004F35B0">
      <w:pPr>
        <w:pStyle w:val="Tekstopmerking"/>
      </w:pPr>
      <w:r>
        <w:t>De foute antwoorden zijn namelijk niet 100% fout.</w:t>
      </w:r>
    </w:p>
  </w:comment>
  <w:comment w:id="73" w:author="Anne Rorije" w:date="2021-09-08T18:36:00Z" w:initials="AR">
    <w:p w14:paraId="3BD60A5B" w14:textId="093CC662" w:rsidR="004F35B0" w:rsidRDefault="004F35B0">
      <w:pPr>
        <w:pStyle w:val="Tekstopmerking"/>
      </w:pPr>
      <w:r>
        <w:rPr>
          <w:rStyle w:val="Verwijzingopmerking"/>
        </w:rPr>
        <w:annotationRef/>
      </w:r>
      <w:r>
        <w:t xml:space="preserve">Idem. </w:t>
      </w:r>
      <w:proofErr w:type="gramStart"/>
      <w:r>
        <w:t>vooral</w:t>
      </w:r>
      <w:proofErr w:type="gramEnd"/>
      <w:r>
        <w:t>.</w:t>
      </w:r>
    </w:p>
  </w:comment>
  <w:comment w:id="74" w:author="Anne Rorije" w:date="2021-09-08T18:36:00Z" w:initials="AR">
    <w:p w14:paraId="37CF58C4" w14:textId="0AF44B44" w:rsidR="004F35B0" w:rsidRDefault="004F35B0">
      <w:pPr>
        <w:pStyle w:val="Tekstopmerking"/>
      </w:pPr>
      <w:r>
        <w:rPr>
          <w:rStyle w:val="Verwijzingopmerking"/>
        </w:rPr>
        <w:annotationRef/>
      </w:r>
      <w:r>
        <w:t xml:space="preserve">Idem. </w:t>
      </w:r>
      <w:proofErr w:type="gramStart"/>
      <w:r>
        <w:t>vooral</w:t>
      </w:r>
      <w:proofErr w:type="gramEnd"/>
      <w:r>
        <w:t>.</w:t>
      </w:r>
    </w:p>
  </w:comment>
  <w:comment w:id="76" w:author="Anne Rorije" w:date="2021-09-08T18:37:00Z" w:initials="AR">
    <w:p w14:paraId="442579BA" w14:textId="1607EA9C" w:rsidR="00916CF8" w:rsidRDefault="00916CF8">
      <w:pPr>
        <w:pStyle w:val="Tekstopmerking"/>
      </w:pPr>
      <w:r>
        <w:rPr>
          <w:rStyle w:val="Verwijzingopmerking"/>
        </w:rPr>
        <w:annotationRef/>
      </w:r>
      <w:r>
        <w:t>Ik zou hier ‘vervolgens’ van maken, de zin van de vraag begint namelijk ook met ‘daarna’. (</w:t>
      </w:r>
      <w:proofErr w:type="gramStart"/>
      <w:r>
        <w:t>of</w:t>
      </w:r>
      <w:proofErr w:type="gramEnd"/>
      <w:r>
        <w:t xml:space="preserve"> je kunt de zin van de vraag veranderen).</w:t>
      </w:r>
    </w:p>
  </w:comment>
  <w:comment w:id="75" w:author="Anne Rorije" w:date="2021-09-08T18:38:00Z" w:initials="AR">
    <w:p w14:paraId="3A8D21B4" w14:textId="380A8CD7" w:rsidR="00916CF8" w:rsidRDefault="00916CF8">
      <w:pPr>
        <w:pStyle w:val="Tekstopmerking"/>
      </w:pPr>
      <w:r>
        <w:rPr>
          <w:rStyle w:val="Verwijzingopmerking"/>
        </w:rPr>
        <w:annotationRef/>
      </w:r>
      <w:r>
        <w:t>Ik zou in de theorie nog wel duidelijk maken dat het hier een psycholoog betreft.</w:t>
      </w:r>
    </w:p>
  </w:comment>
  <w:comment w:id="77" w:author="Anne Rorije" w:date="2021-09-08T18:40:00Z" w:initials="AR">
    <w:p w14:paraId="194640A8" w14:textId="0F008E46" w:rsidR="00916CF8" w:rsidRDefault="00916CF8">
      <w:pPr>
        <w:pStyle w:val="Tekstopmerking"/>
      </w:pPr>
      <w:r>
        <w:rPr>
          <w:rStyle w:val="Verwijzingopmerking"/>
        </w:rPr>
        <w:annotationRef/>
      </w:r>
      <w:r>
        <w:t>Ik denk dat deze te duidelijk fout is. Kan je iets anders verzinnen?</w:t>
      </w:r>
    </w:p>
  </w:comment>
  <w:comment w:id="88" w:author="Anne Rorije" w:date="2021-09-08T18:48:00Z" w:initials="AR">
    <w:p w14:paraId="26A8A7E2" w14:textId="0D21409A" w:rsidR="00A544FC" w:rsidRDefault="00A544FC">
      <w:pPr>
        <w:pStyle w:val="Tekstopmerking"/>
      </w:pPr>
      <w:r>
        <w:rPr>
          <w:rStyle w:val="Verwijzingopmerking"/>
        </w:rPr>
        <w:annotationRef/>
      </w:r>
      <w:r>
        <w:t>Het is gek dat in de theorie over meervoud (problemen) wordt gesproken en in de vraag over enkelvoud (probleem).</w:t>
      </w:r>
    </w:p>
    <w:p w14:paraId="5EBC43BC" w14:textId="77777777" w:rsidR="00A544FC" w:rsidRDefault="00A544FC">
      <w:pPr>
        <w:pStyle w:val="Tekstopmerking"/>
      </w:pPr>
    </w:p>
    <w:p w14:paraId="10822463" w14:textId="77777777" w:rsidR="00A544FC" w:rsidRDefault="00A544FC">
      <w:pPr>
        <w:pStyle w:val="Tekstopmerking"/>
      </w:pPr>
      <w:r>
        <w:t>Suggestie:</w:t>
      </w:r>
    </w:p>
    <w:p w14:paraId="68E47CFC" w14:textId="77777777" w:rsidR="00A544FC" w:rsidRDefault="00A544FC">
      <w:pPr>
        <w:pStyle w:val="Tekstopmerking"/>
      </w:pPr>
      <w:r>
        <w:t>Stelling:</w:t>
      </w:r>
    </w:p>
    <w:p w14:paraId="05FDEF75" w14:textId="4DB43CD6" w:rsidR="00A544FC" w:rsidRDefault="00A544FC">
      <w:pPr>
        <w:pStyle w:val="Tekstopmerking"/>
      </w:pPr>
      <w:r>
        <w:t>Een voorbeeld hiervan is een</w:t>
      </w:r>
      <w:proofErr w:type="gramStart"/>
      <w:r>
        <w:t xml:space="preserve"> ….</w:t>
      </w:r>
      <w:proofErr w:type="gramEnd"/>
      <w:r>
        <w:t xml:space="preserve">. </w:t>
      </w:r>
      <w:proofErr w:type="gramStart"/>
      <w:r>
        <w:t>probleem</w:t>
      </w:r>
      <w:proofErr w:type="gramEnd"/>
      <w:r>
        <w:t>.</w:t>
      </w:r>
    </w:p>
  </w:comment>
  <w:comment w:id="89" w:author="Anne Rorije" w:date="2021-09-08T18:49:00Z" w:initials="AR">
    <w:p w14:paraId="08520EA2" w14:textId="74ADE363" w:rsidR="00A544FC" w:rsidRDefault="00A544FC">
      <w:pPr>
        <w:pStyle w:val="Tekstopmerking"/>
      </w:pPr>
      <w:r>
        <w:rPr>
          <w:rStyle w:val="Verwijzingopmerking"/>
        </w:rPr>
        <w:annotationRef/>
      </w:r>
      <w:r>
        <w:t>Lijkt me niet geheel fout. Misschien dat een woordje als ‘vooral’ in de stelling helpt om 1 antwoord goed te laten zijn.</w:t>
      </w:r>
    </w:p>
  </w:comment>
  <w:comment w:id="90" w:author="Anne Rorije" w:date="2021-09-08T18:50:00Z" w:initials="AR">
    <w:p w14:paraId="4C9A3DBA" w14:textId="77777777" w:rsidR="00A544FC" w:rsidRDefault="00A544FC">
      <w:pPr>
        <w:pStyle w:val="Tekstopmerking"/>
      </w:pPr>
      <w:r>
        <w:rPr>
          <w:rStyle w:val="Verwijzingopmerking"/>
        </w:rPr>
        <w:annotationRef/>
      </w:r>
      <w:r>
        <w:t>Ik zou de stelling veranderen, zodat hij duidelijker fout is.</w:t>
      </w:r>
    </w:p>
    <w:p w14:paraId="0AD9EF52" w14:textId="77777777" w:rsidR="00A544FC" w:rsidRDefault="00A544FC">
      <w:pPr>
        <w:pStyle w:val="Tekstopmerking"/>
      </w:pPr>
    </w:p>
    <w:p w14:paraId="3674D204" w14:textId="182E8353" w:rsidR="00A544FC" w:rsidRDefault="00A544FC">
      <w:pPr>
        <w:pStyle w:val="Tekstopmerking"/>
      </w:pPr>
      <w:r>
        <w:t>Psychische problemen hebben vooral te maken met de lichamelijke klachten van een zorgvrager.</w:t>
      </w:r>
    </w:p>
  </w:comment>
  <w:comment w:id="91" w:author="Anne Rorije" w:date="2021-09-08T17:21:00Z" w:initials="AR">
    <w:p w14:paraId="6852E193" w14:textId="77777777" w:rsidR="000E7724" w:rsidRDefault="000E7724">
      <w:pPr>
        <w:pStyle w:val="Tekstopmerking"/>
      </w:pPr>
      <w:r>
        <w:rPr>
          <w:rStyle w:val="Verwijzingopmerking"/>
        </w:rPr>
        <w:annotationRef/>
      </w:r>
      <w:r>
        <w:t>Informatie die vanuit ‘ons’ komt, moeten we in de ‘we’ vorm zetten.</w:t>
      </w:r>
    </w:p>
    <w:p w14:paraId="3661590F" w14:textId="77777777" w:rsidR="000E7724" w:rsidRDefault="000E7724">
      <w:pPr>
        <w:pStyle w:val="Tekstopmerking"/>
      </w:pPr>
    </w:p>
    <w:p w14:paraId="471279A2" w14:textId="78AE6939" w:rsidR="000E7724" w:rsidRDefault="000E7724">
      <w:pPr>
        <w:pStyle w:val="Tekstopmerking"/>
      </w:pPr>
      <w:r>
        <w:t>Hoe noemen we deze combinatie ook wel?</w:t>
      </w:r>
    </w:p>
  </w:comment>
  <w:comment w:id="97" w:author="Anne Rorije" w:date="2021-09-08T17:34:00Z" w:initials="AR">
    <w:p w14:paraId="68D522CD" w14:textId="77777777" w:rsidR="005F725A" w:rsidRDefault="005F725A">
      <w:pPr>
        <w:pStyle w:val="Tekstopmerking"/>
      </w:pPr>
      <w:r>
        <w:rPr>
          <w:rStyle w:val="Verwijzingopmerking"/>
        </w:rPr>
        <w:annotationRef/>
      </w:r>
      <w:r>
        <w:t>Idem. We noemen.</w:t>
      </w:r>
    </w:p>
    <w:p w14:paraId="5BCCB406" w14:textId="0A4C45FB" w:rsidR="005F725A" w:rsidRDefault="005F725A">
      <w:pPr>
        <w:pStyle w:val="Tekstopmerking"/>
      </w:pPr>
      <w:r>
        <w:t xml:space="preserve">Pas het gehele </w:t>
      </w:r>
      <w:proofErr w:type="spellStart"/>
      <w:r>
        <w:t>fluster</w:t>
      </w:r>
      <w:proofErr w:type="spellEnd"/>
      <w:r>
        <w:t xml:space="preserve"> aan.</w:t>
      </w:r>
    </w:p>
  </w:comment>
  <w:comment w:id="99" w:author="Anne Rorije" w:date="2021-09-08T17:22:00Z" w:initials="AR">
    <w:p w14:paraId="1F396D76" w14:textId="77777777" w:rsidR="000E7724" w:rsidRDefault="000E7724">
      <w:pPr>
        <w:pStyle w:val="Tekstopmerking"/>
      </w:pPr>
      <w:r>
        <w:rPr>
          <w:rStyle w:val="Verwijzingopmerking"/>
        </w:rPr>
        <w:annotationRef/>
      </w:r>
      <w:r>
        <w:t>Noemen we</w:t>
      </w:r>
    </w:p>
    <w:p w14:paraId="1B4A68DB" w14:textId="4E1126C4" w:rsidR="000E7724" w:rsidRDefault="000E7724">
      <w:pPr>
        <w:pStyle w:val="Tekstopmerking"/>
      </w:pPr>
      <w:r>
        <w:t xml:space="preserve">Pas het gehele </w:t>
      </w:r>
      <w:proofErr w:type="spellStart"/>
      <w:r>
        <w:t>fluster</w:t>
      </w:r>
      <w:proofErr w:type="spellEnd"/>
      <w:r>
        <w:t xml:space="preserve"> aan.</w:t>
      </w:r>
    </w:p>
  </w:comment>
  <w:comment w:id="107" w:author="Anne Rorije" w:date="2021-09-08T20:39:00Z" w:initials="AR">
    <w:p w14:paraId="68B6B46F" w14:textId="7A462B3A" w:rsidR="00256500" w:rsidRDefault="00256500">
      <w:pPr>
        <w:pStyle w:val="Tekstopmerking"/>
      </w:pPr>
      <w:r>
        <w:rPr>
          <w:rStyle w:val="Verwijzingopmerking"/>
        </w:rPr>
        <w:annotationRef/>
      </w:r>
      <w:r>
        <w:t>Je mist een zin die verwijst naar ‘hiervan’</w:t>
      </w:r>
    </w:p>
  </w:comment>
  <w:comment w:id="108" w:author="Anne Rorije" w:date="2021-09-08T20:40:00Z" w:initials="AR">
    <w:p w14:paraId="36C230E9" w14:textId="3FFFEEE6" w:rsidR="00256500" w:rsidRDefault="00256500">
      <w:pPr>
        <w:pStyle w:val="Tekstopmerking"/>
      </w:pPr>
      <w:r>
        <w:rPr>
          <w:rStyle w:val="Verwijzingopmerking"/>
        </w:rPr>
        <w:annotationRef/>
      </w:r>
      <w:r>
        <w:t>Ik zou het in enkelvoud houden – een waan.</w:t>
      </w:r>
    </w:p>
  </w:comment>
  <w:comment w:id="109" w:author="Anne Rorije" w:date="2021-09-08T20:43:00Z" w:initials="AR">
    <w:p w14:paraId="73DFA9AE" w14:textId="308C2967" w:rsidR="00256500" w:rsidRDefault="00256500">
      <w:pPr>
        <w:pStyle w:val="Tekstopmerking"/>
      </w:pPr>
      <w:r>
        <w:rPr>
          <w:rStyle w:val="Verwijzingopmerking"/>
        </w:rPr>
        <w:annotationRef/>
      </w:r>
      <w:r>
        <w:t xml:space="preserve">Ik vind deze vraagvorm minder goed passen bij dit </w:t>
      </w:r>
      <w:proofErr w:type="spellStart"/>
      <w:r>
        <w:t>fluster</w:t>
      </w:r>
      <w:proofErr w:type="spellEnd"/>
      <w:r>
        <w:t>, omdat het waarschijnlijkste is dat de zorgvrager maar 1 aandoening heeft. De optie ‘beide bovenstaande’ is dus heel onwaarschijnlijk.</w:t>
      </w:r>
    </w:p>
  </w:comment>
  <w:comment w:id="110" w:author="Anne Rorije" w:date="2021-09-08T20:44:00Z" w:initials="AR">
    <w:p w14:paraId="000C5A25" w14:textId="4C1C5E8B" w:rsidR="00256500" w:rsidRDefault="00256500">
      <w:pPr>
        <w:pStyle w:val="Tekstopmerking"/>
      </w:pPr>
      <w:r>
        <w:rPr>
          <w:rStyle w:val="Verwijzingopmerking"/>
        </w:rPr>
        <w:annotationRef/>
      </w:r>
      <w:r>
        <w:t>Deze antwoordoptie springt er te veel uit, omdat dit de enige is met een afkorting. Misschien dat je meerdere afkortingen kan noemen in de ‘foute’ antwoorden.</w:t>
      </w:r>
    </w:p>
  </w:comment>
  <w:comment w:id="111" w:author="Anne Rorije" w:date="2021-09-08T20:44:00Z" w:initials="AR">
    <w:p w14:paraId="26EC76FA" w14:textId="3ABF5EBB" w:rsidR="00256500" w:rsidRDefault="00256500">
      <w:pPr>
        <w:pStyle w:val="Tekstopmerking"/>
      </w:pPr>
      <w:r>
        <w:rPr>
          <w:rStyle w:val="Verwijzingopmerking"/>
        </w:rPr>
        <w:annotationRef/>
      </w:r>
      <w:r>
        <w:t>Leg uit wat de afkorting SPV betekent.</w:t>
      </w:r>
    </w:p>
  </w:comment>
  <w:comment w:id="113" w:author="Anne Rorije" w:date="2021-09-08T20:46:00Z" w:initials="AR">
    <w:p w14:paraId="445F61C7" w14:textId="5B52DF9F" w:rsidR="00C47976" w:rsidRDefault="00C47976">
      <w:pPr>
        <w:pStyle w:val="Tekstopmerking"/>
      </w:pPr>
      <w:r>
        <w:rPr>
          <w:rStyle w:val="Verwijzingopmerking"/>
        </w:rPr>
        <w:annotationRef/>
      </w:r>
      <w:r>
        <w:t xml:space="preserve">MBO- en </w:t>
      </w:r>
      <w:proofErr w:type="gramStart"/>
      <w:r>
        <w:t>HBO verpleegkundige</w:t>
      </w:r>
      <w:proofErr w:type="gramEnd"/>
      <w:r>
        <w:t xml:space="preserve"> hebben te veel overlap, kan je iets anders verzinnen voor 1 van de twee antwoorden?</w:t>
      </w:r>
    </w:p>
  </w:comment>
  <w:comment w:id="114" w:author="Anne Rorije" w:date="2021-09-08T20:48:00Z" w:initials="AR">
    <w:p w14:paraId="163F41AF" w14:textId="4584DC8E" w:rsidR="00C47976" w:rsidRDefault="00C47976">
      <w:pPr>
        <w:pStyle w:val="Tekstopmerking"/>
      </w:pPr>
      <w:r>
        <w:rPr>
          <w:rStyle w:val="Verwijzingopmerking"/>
        </w:rPr>
        <w:annotationRef/>
      </w:r>
      <w:r>
        <w:t>Lijkt me niet helemaal 100% fout. Misschien dat eetbuien beter is.</w:t>
      </w:r>
    </w:p>
  </w:comment>
  <w:comment w:id="115" w:author="Anne Rorije" w:date="2021-09-08T20:50:00Z" w:initials="AR">
    <w:p w14:paraId="620A81C0" w14:textId="0AF78885" w:rsidR="00C47976" w:rsidRDefault="00C47976">
      <w:pPr>
        <w:pStyle w:val="Tekstopmerking"/>
      </w:pPr>
      <w:r>
        <w:rPr>
          <w:rStyle w:val="Verwijzingopmerking"/>
        </w:rPr>
        <w:annotationRef/>
      </w:r>
      <w:r>
        <w:t xml:space="preserve">Deze antwoordoptie lijkt me te overduidelijk fout. Kan je iets anders </w:t>
      </w:r>
      <w:proofErr w:type="spellStart"/>
      <w:r>
        <w:t>hievoor</w:t>
      </w:r>
      <w:proofErr w:type="spellEnd"/>
      <w:r>
        <w:t xml:space="preserve"> verzinnen?</w:t>
      </w:r>
    </w:p>
  </w:comment>
  <w:comment w:id="116" w:author="Anne Rorije" w:date="2021-09-08T20:51:00Z" w:initials="AR">
    <w:p w14:paraId="07A0FD3E" w14:textId="09FBE300" w:rsidR="00C47976" w:rsidRDefault="00C47976">
      <w:pPr>
        <w:pStyle w:val="Tekstopmerking"/>
      </w:pPr>
      <w:r>
        <w:rPr>
          <w:rStyle w:val="Verwijzingopmerking"/>
        </w:rPr>
        <w:annotationRef/>
      </w:r>
      <w:r>
        <w:t>Zou je hier ook een vraag met vier verschillende antwoordopties kunnen maken?</w:t>
      </w:r>
    </w:p>
  </w:comment>
  <w:comment w:id="119" w:author="Anne Rorije" w:date="2021-09-08T20:51:00Z" w:initials="AR">
    <w:p w14:paraId="5F0355EA" w14:textId="77777777" w:rsidR="00C47976" w:rsidRDefault="00C47976">
      <w:pPr>
        <w:pStyle w:val="Tekstopmerking"/>
      </w:pPr>
      <w:r>
        <w:rPr>
          <w:rStyle w:val="Verwijzingopmerking"/>
        </w:rPr>
        <w:annotationRef/>
      </w:r>
      <w:r>
        <w:t>Als je een vraag hebt met vier antwoordopties mag je de getallen ook in cijfers noemen.</w:t>
      </w:r>
    </w:p>
    <w:p w14:paraId="3EBC9CB6" w14:textId="77777777" w:rsidR="00C47976" w:rsidRDefault="00C47976">
      <w:pPr>
        <w:pStyle w:val="Tekstopmerking"/>
      </w:pPr>
    </w:p>
    <w:p w14:paraId="0A6728E1" w14:textId="77777777" w:rsidR="00C47976" w:rsidRDefault="00C47976">
      <w:pPr>
        <w:pStyle w:val="Tekstopmerking"/>
      </w:pPr>
      <w:r>
        <w:t>1</w:t>
      </w:r>
    </w:p>
    <w:p w14:paraId="563078C8" w14:textId="77777777" w:rsidR="00C47976" w:rsidRDefault="00C47976">
      <w:pPr>
        <w:pStyle w:val="Tekstopmerking"/>
      </w:pPr>
      <w:r>
        <w:t>2</w:t>
      </w:r>
    </w:p>
    <w:p w14:paraId="3ADD1B10" w14:textId="77777777" w:rsidR="00C47976" w:rsidRDefault="00C47976">
      <w:pPr>
        <w:pStyle w:val="Tekstopmerking"/>
      </w:pPr>
      <w:r>
        <w:t>3</w:t>
      </w:r>
    </w:p>
    <w:p w14:paraId="65B0E00B" w14:textId="77777777" w:rsidR="00C47976" w:rsidRDefault="00C47976">
      <w:pPr>
        <w:pStyle w:val="Tekstopmerking"/>
      </w:pPr>
      <w:r>
        <w:t>4</w:t>
      </w:r>
    </w:p>
    <w:p w14:paraId="0608B3CD" w14:textId="49629311" w:rsidR="00C47976" w:rsidRDefault="00C47976">
      <w:pPr>
        <w:pStyle w:val="Tekstopmerking"/>
      </w:pPr>
    </w:p>
  </w:comment>
  <w:comment w:id="120" w:author="Anne Rorije" w:date="2021-09-08T20:53:00Z" w:initials="AR">
    <w:p w14:paraId="6817BBB1" w14:textId="765CFBE5" w:rsidR="00C47976" w:rsidRDefault="00C47976">
      <w:pPr>
        <w:pStyle w:val="Tekstopmerking"/>
      </w:pPr>
      <w:r>
        <w:rPr>
          <w:rStyle w:val="Verwijzingopmerking"/>
        </w:rPr>
        <w:annotationRef/>
      </w:r>
      <w:r>
        <w:t>‘</w:t>
      </w:r>
      <w:proofErr w:type="gramStart"/>
      <w:r>
        <w:t>een</w:t>
      </w:r>
      <w:proofErr w:type="gramEnd"/>
      <w:r>
        <w:t>’ is niet nodig hier, je mag het bij alle antwoordopties weghalen.</w:t>
      </w:r>
    </w:p>
  </w:comment>
  <w:comment w:id="121" w:author="Anne Rorije" w:date="2021-09-08T20:53:00Z" w:initials="AR">
    <w:p w14:paraId="69A31656" w14:textId="0647E62E" w:rsidR="00C47976" w:rsidRDefault="00C47976">
      <w:pPr>
        <w:pStyle w:val="Tekstopmerking"/>
      </w:pPr>
      <w:r>
        <w:rPr>
          <w:rStyle w:val="Verwijzingopmerking"/>
        </w:rPr>
        <w:annotationRef/>
      </w:r>
      <w:r>
        <w:t>Idem.</w:t>
      </w:r>
    </w:p>
  </w:comment>
  <w:comment w:id="122" w:author="Anne Rorije" w:date="2021-09-08T20:54:00Z" w:initials="AR">
    <w:p w14:paraId="3BD00F2E" w14:textId="77777777" w:rsidR="00C47976" w:rsidRDefault="00C47976">
      <w:pPr>
        <w:pStyle w:val="Tekstopmerking"/>
      </w:pPr>
      <w:r>
        <w:rPr>
          <w:rStyle w:val="Verwijzingopmerking"/>
        </w:rPr>
        <w:annotationRef/>
      </w:r>
      <w:r>
        <w:t>Maak hier overal dezelfde vorm antwoorden van.</w:t>
      </w:r>
    </w:p>
    <w:p w14:paraId="1E840757" w14:textId="77777777" w:rsidR="00C47976" w:rsidRDefault="00C47976">
      <w:pPr>
        <w:pStyle w:val="Tekstopmerking"/>
      </w:pPr>
    </w:p>
    <w:p w14:paraId="38FBB72F" w14:textId="77777777" w:rsidR="00C47976" w:rsidRDefault="00C47976">
      <w:pPr>
        <w:pStyle w:val="Tekstopmerking"/>
      </w:pPr>
      <w:r>
        <w:t>Een tot twee</w:t>
      </w:r>
    </w:p>
    <w:p w14:paraId="33E8878F" w14:textId="77777777" w:rsidR="00C47976" w:rsidRDefault="00C47976">
      <w:pPr>
        <w:pStyle w:val="Tekstopmerking"/>
      </w:pPr>
      <w:r>
        <w:t>Twee tot drie</w:t>
      </w:r>
    </w:p>
    <w:p w14:paraId="5129B61A" w14:textId="77777777" w:rsidR="00C47976" w:rsidRDefault="00C47976">
      <w:pPr>
        <w:pStyle w:val="Tekstopmerking"/>
      </w:pPr>
      <w:r>
        <w:t>Drie tot vier</w:t>
      </w:r>
    </w:p>
    <w:p w14:paraId="1EDEAB9C" w14:textId="78ABE27C" w:rsidR="00C47976" w:rsidRDefault="00C47976">
      <w:pPr>
        <w:pStyle w:val="Tekstopmerking"/>
      </w:pPr>
      <w:r>
        <w:t>Vier tot vijf</w:t>
      </w:r>
    </w:p>
  </w:comment>
  <w:comment w:id="123" w:author="Anne Rorije" w:date="2021-09-08T20:55:00Z" w:initials="AR">
    <w:p w14:paraId="1DE6D872" w14:textId="6B3C5CB9" w:rsidR="00DC56B8" w:rsidRDefault="00DC56B8">
      <w:pPr>
        <w:pStyle w:val="Tekstopmerking"/>
      </w:pPr>
      <w:r>
        <w:rPr>
          <w:rStyle w:val="Verwijzingopmerking"/>
        </w:rPr>
        <w:annotationRef/>
      </w:r>
      <w:r>
        <w:t>Kan je hier ook een vraag met vier verschillende antwoordoptie verzinnen?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AABD30" w15:done="0"/>
  <w15:commentEx w15:paraId="4C93F395" w15:done="0"/>
  <w15:commentEx w15:paraId="2953508E" w15:done="0"/>
  <w15:commentEx w15:paraId="719D5B1E" w15:done="0"/>
  <w15:commentEx w15:paraId="5A653278" w15:done="0"/>
  <w15:commentEx w15:paraId="75CDB975" w15:done="0"/>
  <w15:commentEx w15:paraId="39CD9AC0" w15:done="0"/>
  <w15:commentEx w15:paraId="549B4F26" w15:done="0"/>
  <w15:commentEx w15:paraId="483652CB" w15:done="0"/>
  <w15:commentEx w15:paraId="045B30D9" w15:done="0"/>
  <w15:commentEx w15:paraId="75B4245A" w15:done="0"/>
  <w15:commentEx w15:paraId="13CE3B6E" w15:done="0"/>
  <w15:commentEx w15:paraId="3BD60A5B" w15:done="0"/>
  <w15:commentEx w15:paraId="37CF58C4" w15:done="0"/>
  <w15:commentEx w15:paraId="442579BA" w15:done="0"/>
  <w15:commentEx w15:paraId="3A8D21B4" w15:done="0"/>
  <w15:commentEx w15:paraId="194640A8" w15:done="0"/>
  <w15:commentEx w15:paraId="05FDEF75" w15:done="0"/>
  <w15:commentEx w15:paraId="08520EA2" w15:done="0"/>
  <w15:commentEx w15:paraId="3674D204" w15:done="0"/>
  <w15:commentEx w15:paraId="471279A2" w15:done="0"/>
  <w15:commentEx w15:paraId="5BCCB406" w15:done="0"/>
  <w15:commentEx w15:paraId="1B4A68DB" w15:done="0"/>
  <w15:commentEx w15:paraId="68B6B46F" w15:done="0"/>
  <w15:commentEx w15:paraId="36C230E9" w15:done="0"/>
  <w15:commentEx w15:paraId="73DFA9AE" w15:done="0"/>
  <w15:commentEx w15:paraId="000C5A25" w15:done="0"/>
  <w15:commentEx w15:paraId="26EC76FA" w15:done="0"/>
  <w15:commentEx w15:paraId="445F61C7" w15:done="0"/>
  <w15:commentEx w15:paraId="163F41AF" w15:done="0"/>
  <w15:commentEx w15:paraId="620A81C0" w15:done="0"/>
  <w15:commentEx w15:paraId="07A0FD3E" w15:done="0"/>
  <w15:commentEx w15:paraId="0608B3CD" w15:done="0"/>
  <w15:commentEx w15:paraId="6817BBB1" w15:done="0"/>
  <w15:commentEx w15:paraId="69A31656" w15:done="0"/>
  <w15:commentEx w15:paraId="1EDEAB9C" w15:done="0"/>
  <w15:commentEx w15:paraId="1DE6D8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E35B6F" w16cex:dateUtc="2021-09-08T13:55:00Z"/>
  <w16cex:commentExtensible w16cex:durableId="24E35AE8" w16cex:dateUtc="2021-09-08T13:53:00Z"/>
  <w16cex:commentExtensible w16cex:durableId="24E35F71" w16cex:dateUtc="2021-09-08T14:12:00Z"/>
  <w16cex:commentExtensible w16cex:durableId="24E36E30" w16cex:dateUtc="2021-09-08T15:15:00Z"/>
  <w16cex:commentExtensible w16cex:durableId="24E36F1B" w16cex:dateUtc="2021-09-08T15:19:00Z"/>
  <w16cex:commentExtensible w16cex:durableId="24E36E91" w16cex:dateUtc="2021-09-08T15:17:00Z"/>
  <w16cex:commentExtensible w16cex:durableId="24E36EFF" w16cex:dateUtc="2021-09-08T15:18:00Z"/>
  <w16cex:commentExtensible w16cex:durableId="24E37F03" w16cex:dateUtc="2021-09-08T16:27:00Z"/>
  <w16cex:commentExtensible w16cex:durableId="24E38090" w16cex:dateUtc="2021-09-08T16:33:00Z"/>
  <w16cex:commentExtensible w16cex:durableId="24E380C4" w16cex:dateUtc="2021-09-08T16:34:00Z"/>
  <w16cex:commentExtensible w16cex:durableId="24E380CE" w16cex:dateUtc="2021-09-08T16:34:00Z"/>
  <w16cex:commentExtensible w16cex:durableId="24E38103" w16cex:dateUtc="2021-09-08T16:35:00Z"/>
  <w16cex:commentExtensible w16cex:durableId="24E38143" w16cex:dateUtc="2021-09-08T16:36:00Z"/>
  <w16cex:commentExtensible w16cex:durableId="24E38149" w16cex:dateUtc="2021-09-08T16:36:00Z"/>
  <w16cex:commentExtensible w16cex:durableId="24E3816E" w16cex:dateUtc="2021-09-08T16:37:00Z"/>
  <w16cex:commentExtensible w16cex:durableId="24E381C3" w16cex:dateUtc="2021-09-08T16:38:00Z"/>
  <w16cex:commentExtensible w16cex:durableId="24E3822D" w16cex:dateUtc="2021-09-08T16:40:00Z"/>
  <w16cex:commentExtensible w16cex:durableId="24E383F7" w16cex:dateUtc="2021-09-08T16:48:00Z"/>
  <w16cex:commentExtensible w16cex:durableId="24E38449" w16cex:dateUtc="2021-09-08T16:49:00Z"/>
  <w16cex:commentExtensible w16cex:durableId="24E38474" w16cex:dateUtc="2021-09-08T16:50:00Z"/>
  <w16cex:commentExtensible w16cex:durableId="24E36F8D" w16cex:dateUtc="2021-09-08T15:21:00Z"/>
  <w16cex:commentExtensible w16cex:durableId="24E372B7" w16cex:dateUtc="2021-09-08T15:34:00Z"/>
  <w16cex:commentExtensible w16cex:durableId="24E36FD6" w16cex:dateUtc="2021-09-08T15:22:00Z"/>
  <w16cex:commentExtensible w16cex:durableId="24E39E17" w16cex:dateUtc="2021-09-08T18:39:00Z"/>
  <w16cex:commentExtensible w16cex:durableId="24E39E3B" w16cex:dateUtc="2021-09-08T18:40:00Z"/>
  <w16cex:commentExtensible w16cex:durableId="24E39EDA" w16cex:dateUtc="2021-09-08T18:43:00Z"/>
  <w16cex:commentExtensible w16cex:durableId="24E39F1A" w16cex:dateUtc="2021-09-08T18:44:00Z"/>
  <w16cex:commentExtensible w16cex:durableId="24E39F3D" w16cex:dateUtc="2021-09-08T18:44:00Z"/>
  <w16cex:commentExtensible w16cex:durableId="24E39F89" w16cex:dateUtc="2021-09-08T18:46:00Z"/>
  <w16cex:commentExtensible w16cex:durableId="24E3A003" w16cex:dateUtc="2021-09-08T18:48:00Z"/>
  <w16cex:commentExtensible w16cex:durableId="24E3A0A7" w16cex:dateUtc="2021-09-08T18:50:00Z"/>
  <w16cex:commentExtensible w16cex:durableId="24E3A0C6" w16cex:dateUtc="2021-09-08T18:51:00Z"/>
  <w16cex:commentExtensible w16cex:durableId="24E3A0ED" w16cex:dateUtc="2021-09-08T18:51:00Z"/>
  <w16cex:commentExtensible w16cex:durableId="24E3A132" w16cex:dateUtc="2021-09-08T18:53:00Z"/>
  <w16cex:commentExtensible w16cex:durableId="24E3A161" w16cex:dateUtc="2021-09-08T18:53:00Z"/>
  <w16cex:commentExtensible w16cex:durableId="24E3A16D" w16cex:dateUtc="2021-09-08T18:54:00Z"/>
  <w16cex:commentExtensible w16cex:durableId="24E3A1DF" w16cex:dateUtc="2021-09-08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AABD30" w16cid:durableId="24E35B6F"/>
  <w16cid:commentId w16cid:paraId="4C93F395" w16cid:durableId="24E35AE8"/>
  <w16cid:commentId w16cid:paraId="2953508E" w16cid:durableId="24E35F71"/>
  <w16cid:commentId w16cid:paraId="719D5B1E" w16cid:durableId="24E36E30"/>
  <w16cid:commentId w16cid:paraId="5A653278" w16cid:durableId="24E36F1B"/>
  <w16cid:commentId w16cid:paraId="75CDB975" w16cid:durableId="24E36E91"/>
  <w16cid:commentId w16cid:paraId="39CD9AC0" w16cid:durableId="24E36EFF"/>
  <w16cid:commentId w16cid:paraId="549B4F26" w16cid:durableId="24E37F03"/>
  <w16cid:commentId w16cid:paraId="483652CB" w16cid:durableId="24E38090"/>
  <w16cid:commentId w16cid:paraId="045B30D9" w16cid:durableId="24E380C4"/>
  <w16cid:commentId w16cid:paraId="75B4245A" w16cid:durableId="24E380CE"/>
  <w16cid:commentId w16cid:paraId="13CE3B6E" w16cid:durableId="24E38103"/>
  <w16cid:commentId w16cid:paraId="3BD60A5B" w16cid:durableId="24E38143"/>
  <w16cid:commentId w16cid:paraId="37CF58C4" w16cid:durableId="24E38149"/>
  <w16cid:commentId w16cid:paraId="442579BA" w16cid:durableId="24E3816E"/>
  <w16cid:commentId w16cid:paraId="3A8D21B4" w16cid:durableId="24E381C3"/>
  <w16cid:commentId w16cid:paraId="194640A8" w16cid:durableId="24E3822D"/>
  <w16cid:commentId w16cid:paraId="05FDEF75" w16cid:durableId="24E383F7"/>
  <w16cid:commentId w16cid:paraId="08520EA2" w16cid:durableId="24E38449"/>
  <w16cid:commentId w16cid:paraId="3674D204" w16cid:durableId="24E38474"/>
  <w16cid:commentId w16cid:paraId="471279A2" w16cid:durableId="24E36F8D"/>
  <w16cid:commentId w16cid:paraId="5BCCB406" w16cid:durableId="24E372B7"/>
  <w16cid:commentId w16cid:paraId="1B4A68DB" w16cid:durableId="24E36FD6"/>
  <w16cid:commentId w16cid:paraId="68B6B46F" w16cid:durableId="24E39E17"/>
  <w16cid:commentId w16cid:paraId="36C230E9" w16cid:durableId="24E39E3B"/>
  <w16cid:commentId w16cid:paraId="73DFA9AE" w16cid:durableId="24E39EDA"/>
  <w16cid:commentId w16cid:paraId="000C5A25" w16cid:durableId="24E39F1A"/>
  <w16cid:commentId w16cid:paraId="26EC76FA" w16cid:durableId="24E39F3D"/>
  <w16cid:commentId w16cid:paraId="445F61C7" w16cid:durableId="24E39F89"/>
  <w16cid:commentId w16cid:paraId="163F41AF" w16cid:durableId="24E3A003"/>
  <w16cid:commentId w16cid:paraId="620A81C0" w16cid:durableId="24E3A0A7"/>
  <w16cid:commentId w16cid:paraId="07A0FD3E" w16cid:durableId="24E3A0C6"/>
  <w16cid:commentId w16cid:paraId="0608B3CD" w16cid:durableId="24E3A0ED"/>
  <w16cid:commentId w16cid:paraId="6817BBB1" w16cid:durableId="24E3A132"/>
  <w16cid:commentId w16cid:paraId="69A31656" w16cid:durableId="24E3A161"/>
  <w16cid:commentId w16cid:paraId="1EDEAB9C" w16cid:durableId="24E3A16D"/>
  <w16cid:commentId w16cid:paraId="1DE6D872" w16cid:durableId="24E3A1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F3B"/>
    <w:multiLevelType w:val="hybridMultilevel"/>
    <w:tmpl w:val="277075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AB1249D"/>
    <w:multiLevelType w:val="hybridMultilevel"/>
    <w:tmpl w:val="83C00152"/>
    <w:lvl w:ilvl="0" w:tplc="B6427E4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484699"/>
    <w:multiLevelType w:val="hybridMultilevel"/>
    <w:tmpl w:val="4F7EFE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0272EB5"/>
    <w:multiLevelType w:val="hybridMultilevel"/>
    <w:tmpl w:val="AE9AF102"/>
    <w:lvl w:ilvl="0" w:tplc="DD800464">
      <w:start w:val="3"/>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94B5FE3"/>
    <w:multiLevelType w:val="hybridMultilevel"/>
    <w:tmpl w:val="25DE30FC"/>
    <w:lvl w:ilvl="0" w:tplc="1FFA19A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BD410B0"/>
    <w:multiLevelType w:val="hybridMultilevel"/>
    <w:tmpl w:val="C0EA646C"/>
    <w:lvl w:ilvl="0" w:tplc="FFFFFFFF">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F8E6496"/>
    <w:multiLevelType w:val="hybridMultilevel"/>
    <w:tmpl w:val="277075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2F15E16"/>
    <w:multiLevelType w:val="hybridMultilevel"/>
    <w:tmpl w:val="4C92D946"/>
    <w:lvl w:ilvl="0" w:tplc="E88837F6">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9670398"/>
    <w:multiLevelType w:val="hybridMultilevel"/>
    <w:tmpl w:val="FC06402E"/>
    <w:lvl w:ilvl="0" w:tplc="89CE09A2">
      <w:start w:val="6"/>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2C74970"/>
    <w:multiLevelType w:val="hybridMultilevel"/>
    <w:tmpl w:val="5D62EC36"/>
    <w:lvl w:ilvl="0" w:tplc="DED2D56E">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DA23FF"/>
    <w:multiLevelType w:val="hybridMultilevel"/>
    <w:tmpl w:val="603EA7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D24476A"/>
    <w:multiLevelType w:val="hybridMultilevel"/>
    <w:tmpl w:val="277075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D504126"/>
    <w:multiLevelType w:val="hybridMultilevel"/>
    <w:tmpl w:val="B310DEC0"/>
    <w:lvl w:ilvl="0" w:tplc="04A209FE">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9"/>
  </w:num>
  <w:num w:numId="4">
    <w:abstractNumId w:val="8"/>
  </w:num>
  <w:num w:numId="5">
    <w:abstractNumId w:val="12"/>
  </w:num>
  <w:num w:numId="6">
    <w:abstractNumId w:val="10"/>
  </w:num>
  <w:num w:numId="7">
    <w:abstractNumId w:val="2"/>
  </w:num>
  <w:num w:numId="8">
    <w:abstractNumId w:val="5"/>
  </w:num>
  <w:num w:numId="9">
    <w:abstractNumId w:val="6"/>
  </w:num>
  <w:num w:numId="10">
    <w:abstractNumId w:val="11"/>
  </w:num>
  <w:num w:numId="11">
    <w:abstractNumId w:val="0"/>
  </w:num>
  <w:num w:numId="12">
    <w:abstractNumId w:val="4"/>
  </w:num>
  <w:num w:numId="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e Rorije">
    <w15:presenceInfo w15:providerId="Windows Live" w15:userId="24aa1b7d2fe909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360E7F"/>
    <w:rsid w:val="00001639"/>
    <w:rsid w:val="00002822"/>
    <w:rsid w:val="000041AE"/>
    <w:rsid w:val="0001251C"/>
    <w:rsid w:val="00026411"/>
    <w:rsid w:val="000338B8"/>
    <w:rsid w:val="0004387E"/>
    <w:rsid w:val="000C5CF1"/>
    <w:rsid w:val="000D1B6D"/>
    <w:rsid w:val="000D25BA"/>
    <w:rsid w:val="000E7724"/>
    <w:rsid w:val="00104C4B"/>
    <w:rsid w:val="00122437"/>
    <w:rsid w:val="00125299"/>
    <w:rsid w:val="001469B8"/>
    <w:rsid w:val="00192CB3"/>
    <w:rsid w:val="00256500"/>
    <w:rsid w:val="0026103F"/>
    <w:rsid w:val="00262AE2"/>
    <w:rsid w:val="00296461"/>
    <w:rsid w:val="002E0E23"/>
    <w:rsid w:val="00316CAE"/>
    <w:rsid w:val="00317004"/>
    <w:rsid w:val="00334B61"/>
    <w:rsid w:val="003538F4"/>
    <w:rsid w:val="00377041"/>
    <w:rsid w:val="003927CC"/>
    <w:rsid w:val="003950AC"/>
    <w:rsid w:val="003D3001"/>
    <w:rsid w:val="003D37B5"/>
    <w:rsid w:val="003F08CB"/>
    <w:rsid w:val="00400277"/>
    <w:rsid w:val="00400DD3"/>
    <w:rsid w:val="004122C5"/>
    <w:rsid w:val="00423878"/>
    <w:rsid w:val="00432468"/>
    <w:rsid w:val="00471FEA"/>
    <w:rsid w:val="004921C5"/>
    <w:rsid w:val="004957E5"/>
    <w:rsid w:val="004B4C28"/>
    <w:rsid w:val="004C040E"/>
    <w:rsid w:val="004E6539"/>
    <w:rsid w:val="004F35B0"/>
    <w:rsid w:val="004F6D09"/>
    <w:rsid w:val="00511C64"/>
    <w:rsid w:val="0053010C"/>
    <w:rsid w:val="00532977"/>
    <w:rsid w:val="00562673"/>
    <w:rsid w:val="0057695F"/>
    <w:rsid w:val="00585B4B"/>
    <w:rsid w:val="005B2783"/>
    <w:rsid w:val="005C02E4"/>
    <w:rsid w:val="005D13BA"/>
    <w:rsid w:val="005F725A"/>
    <w:rsid w:val="0060080D"/>
    <w:rsid w:val="00625603"/>
    <w:rsid w:val="00631EC8"/>
    <w:rsid w:val="006423E4"/>
    <w:rsid w:val="00646556"/>
    <w:rsid w:val="006722E8"/>
    <w:rsid w:val="0069294B"/>
    <w:rsid w:val="006931DD"/>
    <w:rsid w:val="006A6802"/>
    <w:rsid w:val="006F3DD4"/>
    <w:rsid w:val="006F5A93"/>
    <w:rsid w:val="00711C24"/>
    <w:rsid w:val="00714689"/>
    <w:rsid w:val="00726B19"/>
    <w:rsid w:val="00733515"/>
    <w:rsid w:val="007359FE"/>
    <w:rsid w:val="007379FF"/>
    <w:rsid w:val="0074E69E"/>
    <w:rsid w:val="007569EE"/>
    <w:rsid w:val="007626AE"/>
    <w:rsid w:val="00794A89"/>
    <w:rsid w:val="007A0ECF"/>
    <w:rsid w:val="007C001F"/>
    <w:rsid w:val="007E13BE"/>
    <w:rsid w:val="007E3DBF"/>
    <w:rsid w:val="007F2CB8"/>
    <w:rsid w:val="00800624"/>
    <w:rsid w:val="008035A7"/>
    <w:rsid w:val="00827FCE"/>
    <w:rsid w:val="0084109B"/>
    <w:rsid w:val="0085107D"/>
    <w:rsid w:val="008553A8"/>
    <w:rsid w:val="00864A78"/>
    <w:rsid w:val="008A0DDC"/>
    <w:rsid w:val="008A149E"/>
    <w:rsid w:val="008E1215"/>
    <w:rsid w:val="008E62D3"/>
    <w:rsid w:val="00907B91"/>
    <w:rsid w:val="009127E6"/>
    <w:rsid w:val="00916CF8"/>
    <w:rsid w:val="00921B9C"/>
    <w:rsid w:val="00934451"/>
    <w:rsid w:val="00935701"/>
    <w:rsid w:val="00941FA2"/>
    <w:rsid w:val="0094268B"/>
    <w:rsid w:val="009470FB"/>
    <w:rsid w:val="00951530"/>
    <w:rsid w:val="00995308"/>
    <w:rsid w:val="00995734"/>
    <w:rsid w:val="009A471B"/>
    <w:rsid w:val="009B1A74"/>
    <w:rsid w:val="009B2E30"/>
    <w:rsid w:val="009D1226"/>
    <w:rsid w:val="009D5ECF"/>
    <w:rsid w:val="00A03FFF"/>
    <w:rsid w:val="00A1663A"/>
    <w:rsid w:val="00A21C5A"/>
    <w:rsid w:val="00A22322"/>
    <w:rsid w:val="00A23749"/>
    <w:rsid w:val="00A445A9"/>
    <w:rsid w:val="00A544FC"/>
    <w:rsid w:val="00A86A41"/>
    <w:rsid w:val="00AB1CFD"/>
    <w:rsid w:val="00AF3BD3"/>
    <w:rsid w:val="00B15E2C"/>
    <w:rsid w:val="00B238CE"/>
    <w:rsid w:val="00B27A49"/>
    <w:rsid w:val="00B322E5"/>
    <w:rsid w:val="00B35492"/>
    <w:rsid w:val="00B44116"/>
    <w:rsid w:val="00B55C2F"/>
    <w:rsid w:val="00B6014C"/>
    <w:rsid w:val="00B830D1"/>
    <w:rsid w:val="00BB2A10"/>
    <w:rsid w:val="00BC3842"/>
    <w:rsid w:val="00BD2CD2"/>
    <w:rsid w:val="00BF7470"/>
    <w:rsid w:val="00C03A7A"/>
    <w:rsid w:val="00C0753F"/>
    <w:rsid w:val="00C10970"/>
    <w:rsid w:val="00C305E7"/>
    <w:rsid w:val="00C36CA1"/>
    <w:rsid w:val="00C4251C"/>
    <w:rsid w:val="00C4757C"/>
    <w:rsid w:val="00C47976"/>
    <w:rsid w:val="00C61E8F"/>
    <w:rsid w:val="00CA0ABC"/>
    <w:rsid w:val="00CA1848"/>
    <w:rsid w:val="00CA72A3"/>
    <w:rsid w:val="00CF4874"/>
    <w:rsid w:val="00D10774"/>
    <w:rsid w:val="00D355A0"/>
    <w:rsid w:val="00D35EE7"/>
    <w:rsid w:val="00D56127"/>
    <w:rsid w:val="00D61975"/>
    <w:rsid w:val="00D77024"/>
    <w:rsid w:val="00D86894"/>
    <w:rsid w:val="00D968DE"/>
    <w:rsid w:val="00DC0D9F"/>
    <w:rsid w:val="00DC56B8"/>
    <w:rsid w:val="00DE2F8A"/>
    <w:rsid w:val="00DE58ED"/>
    <w:rsid w:val="00E60558"/>
    <w:rsid w:val="00E833D9"/>
    <w:rsid w:val="00E8677F"/>
    <w:rsid w:val="00E916DB"/>
    <w:rsid w:val="00EB6734"/>
    <w:rsid w:val="00EC6CF4"/>
    <w:rsid w:val="00EF576A"/>
    <w:rsid w:val="00F03A19"/>
    <w:rsid w:val="00F328A0"/>
    <w:rsid w:val="00F45766"/>
    <w:rsid w:val="00FB03D5"/>
    <w:rsid w:val="00FC0D1E"/>
    <w:rsid w:val="00FD1F83"/>
    <w:rsid w:val="00FD6AFE"/>
    <w:rsid w:val="00FD7117"/>
    <w:rsid w:val="00FE6213"/>
    <w:rsid w:val="00FF564E"/>
    <w:rsid w:val="00FF691D"/>
    <w:rsid w:val="021FC54D"/>
    <w:rsid w:val="024A2AAA"/>
    <w:rsid w:val="0334FC9E"/>
    <w:rsid w:val="03522C80"/>
    <w:rsid w:val="0352DBDB"/>
    <w:rsid w:val="03558CEB"/>
    <w:rsid w:val="0479CAD1"/>
    <w:rsid w:val="05142AE8"/>
    <w:rsid w:val="06AFFB49"/>
    <w:rsid w:val="07C7D345"/>
    <w:rsid w:val="07D5941C"/>
    <w:rsid w:val="0832A34D"/>
    <w:rsid w:val="0A2041F0"/>
    <w:rsid w:val="0A2E2DFF"/>
    <w:rsid w:val="0A78EBC5"/>
    <w:rsid w:val="0ACF9C7D"/>
    <w:rsid w:val="0AE10BE4"/>
    <w:rsid w:val="0CBBDB09"/>
    <w:rsid w:val="0F5F92E1"/>
    <w:rsid w:val="0FADBB5D"/>
    <w:rsid w:val="0FB23C26"/>
    <w:rsid w:val="1015E8ED"/>
    <w:rsid w:val="1349C6DB"/>
    <w:rsid w:val="13E3CDA1"/>
    <w:rsid w:val="14903E4B"/>
    <w:rsid w:val="14B1FDB1"/>
    <w:rsid w:val="153AD241"/>
    <w:rsid w:val="154F16D4"/>
    <w:rsid w:val="15B1A3CF"/>
    <w:rsid w:val="17385223"/>
    <w:rsid w:val="179CAF7F"/>
    <w:rsid w:val="18DA16D1"/>
    <w:rsid w:val="19EC84FE"/>
    <w:rsid w:val="19ED3120"/>
    <w:rsid w:val="1B88555F"/>
    <w:rsid w:val="1C323995"/>
    <w:rsid w:val="1E0DADC6"/>
    <w:rsid w:val="1E16FB40"/>
    <w:rsid w:val="1FD6E032"/>
    <w:rsid w:val="2085055E"/>
    <w:rsid w:val="20A0DFF0"/>
    <w:rsid w:val="20BB80D3"/>
    <w:rsid w:val="23101F86"/>
    <w:rsid w:val="231CE9E4"/>
    <w:rsid w:val="2396D349"/>
    <w:rsid w:val="24BE75BB"/>
    <w:rsid w:val="26CE33ED"/>
    <w:rsid w:val="26D302AF"/>
    <w:rsid w:val="26D30FA2"/>
    <w:rsid w:val="27E4BE33"/>
    <w:rsid w:val="29681156"/>
    <w:rsid w:val="2CEA5E10"/>
    <w:rsid w:val="2D0326AA"/>
    <w:rsid w:val="2E6EDF24"/>
    <w:rsid w:val="2F084848"/>
    <w:rsid w:val="300ABF19"/>
    <w:rsid w:val="310692A2"/>
    <w:rsid w:val="32385A4F"/>
    <w:rsid w:val="32BF91BF"/>
    <w:rsid w:val="3321050D"/>
    <w:rsid w:val="349FC858"/>
    <w:rsid w:val="35640DB7"/>
    <w:rsid w:val="360CF998"/>
    <w:rsid w:val="38347963"/>
    <w:rsid w:val="38EF2F41"/>
    <w:rsid w:val="391980AD"/>
    <w:rsid w:val="395F3E48"/>
    <w:rsid w:val="3B360E7F"/>
    <w:rsid w:val="3BD537FC"/>
    <w:rsid w:val="3C7EF4FC"/>
    <w:rsid w:val="3EDB02DE"/>
    <w:rsid w:val="4068B78A"/>
    <w:rsid w:val="414A3E00"/>
    <w:rsid w:val="424FBF3C"/>
    <w:rsid w:val="42BD76CD"/>
    <w:rsid w:val="4346131E"/>
    <w:rsid w:val="444FDDEA"/>
    <w:rsid w:val="44985CE0"/>
    <w:rsid w:val="44B0C61F"/>
    <w:rsid w:val="452B9928"/>
    <w:rsid w:val="457DFCB1"/>
    <w:rsid w:val="461CF172"/>
    <w:rsid w:val="47B265AE"/>
    <w:rsid w:val="47DAD15B"/>
    <w:rsid w:val="47EB8CA8"/>
    <w:rsid w:val="484F2FC3"/>
    <w:rsid w:val="49F02DC8"/>
    <w:rsid w:val="4A9F558C"/>
    <w:rsid w:val="4CDCA085"/>
    <w:rsid w:val="4D1FD487"/>
    <w:rsid w:val="4DCE151C"/>
    <w:rsid w:val="4F5CA54D"/>
    <w:rsid w:val="51431321"/>
    <w:rsid w:val="515C1A75"/>
    <w:rsid w:val="52F98974"/>
    <w:rsid w:val="54BC917C"/>
    <w:rsid w:val="54DCF66E"/>
    <w:rsid w:val="5530D72B"/>
    <w:rsid w:val="55C6B5A4"/>
    <w:rsid w:val="5866AC97"/>
    <w:rsid w:val="5CAA4446"/>
    <w:rsid w:val="5D264F9E"/>
    <w:rsid w:val="5E54C089"/>
    <w:rsid w:val="60AE9A4A"/>
    <w:rsid w:val="61077D82"/>
    <w:rsid w:val="615F74FA"/>
    <w:rsid w:val="63A6387E"/>
    <w:rsid w:val="661F42C7"/>
    <w:rsid w:val="674A967E"/>
    <w:rsid w:val="678BFB41"/>
    <w:rsid w:val="68441A67"/>
    <w:rsid w:val="686147C6"/>
    <w:rsid w:val="6878525A"/>
    <w:rsid w:val="68989CDF"/>
    <w:rsid w:val="68C20EA6"/>
    <w:rsid w:val="68CC1074"/>
    <w:rsid w:val="6AEC7A1E"/>
    <w:rsid w:val="6B5E5B15"/>
    <w:rsid w:val="6BCA1336"/>
    <w:rsid w:val="6BD07EEA"/>
    <w:rsid w:val="6C1BC6A7"/>
    <w:rsid w:val="6C6C07A6"/>
    <w:rsid w:val="6CB23C21"/>
    <w:rsid w:val="6CD93794"/>
    <w:rsid w:val="6DED43F0"/>
    <w:rsid w:val="6F968D58"/>
    <w:rsid w:val="6FF46664"/>
    <w:rsid w:val="718B27A4"/>
    <w:rsid w:val="71917B0D"/>
    <w:rsid w:val="7210693B"/>
    <w:rsid w:val="72E56968"/>
    <w:rsid w:val="73410204"/>
    <w:rsid w:val="74078A36"/>
    <w:rsid w:val="75904927"/>
    <w:rsid w:val="75ABEA03"/>
    <w:rsid w:val="75E581EF"/>
    <w:rsid w:val="78DDCB5F"/>
    <w:rsid w:val="7A2AF1E1"/>
    <w:rsid w:val="7A597F7C"/>
    <w:rsid w:val="7A5E94BA"/>
    <w:rsid w:val="7B04E11B"/>
    <w:rsid w:val="7BADA70A"/>
    <w:rsid w:val="7BD5519C"/>
    <w:rsid w:val="7C78EC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6137"/>
  <w15:chartTrackingRefBased/>
  <w15:docId w15:val="{B5FBE043-E2FE-4FE8-AD68-56C5D112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9D1226"/>
    <w:pPr>
      <w:ind w:left="720"/>
      <w:contextualSpacing/>
    </w:pPr>
  </w:style>
  <w:style w:type="paragraph" w:styleId="Geenafstand">
    <w:name w:val="No Spacing"/>
    <w:uiPriority w:val="1"/>
    <w:qFormat/>
    <w:rsid w:val="00921B9C"/>
    <w:pPr>
      <w:spacing w:after="0" w:line="240" w:lineRule="auto"/>
    </w:p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Ballontekst">
    <w:name w:val="Balloon Text"/>
    <w:basedOn w:val="Standaard"/>
    <w:link w:val="BallontekstChar"/>
    <w:uiPriority w:val="99"/>
    <w:semiHidden/>
    <w:unhideWhenUsed/>
    <w:rsid w:val="00511C64"/>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511C64"/>
    <w:rPr>
      <w:rFonts w:ascii="Segoe UI" w:hAnsi="Segoe UI" w:cs="Segoe UI"/>
      <w:sz w:val="18"/>
      <w:szCs w:val="18"/>
    </w:rPr>
  </w:style>
  <w:style w:type="paragraph" w:styleId="Onderwerpvanopmerking">
    <w:name w:val="annotation subject"/>
    <w:basedOn w:val="Tekstopmerking"/>
    <w:next w:val="Tekstopmerking"/>
    <w:link w:val="OnderwerpvanopmerkingChar"/>
    <w:uiPriority w:val="99"/>
    <w:semiHidden/>
    <w:unhideWhenUsed/>
    <w:rsid w:val="00511C64"/>
    <w:rPr>
      <w:b/>
      <w:bCs/>
    </w:rPr>
  </w:style>
  <w:style w:type="character" w:customStyle="1" w:styleId="OnderwerpvanopmerkingChar">
    <w:name w:val="Onderwerp van opmerking Char"/>
    <w:basedOn w:val="TekstopmerkingChar"/>
    <w:link w:val="Onderwerpvanopmerking"/>
    <w:uiPriority w:val="99"/>
    <w:semiHidden/>
    <w:rsid w:val="00511C64"/>
    <w:rPr>
      <w:b/>
      <w:bCs/>
      <w:sz w:val="20"/>
      <w:szCs w:val="20"/>
    </w:rPr>
  </w:style>
  <w:style w:type="paragraph" w:styleId="Revisie">
    <w:name w:val="Revision"/>
    <w:hidden/>
    <w:uiPriority w:val="99"/>
    <w:semiHidden/>
    <w:rsid w:val="00D770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46d637-ea92-485f-a2aa-c6a8776d0c30">
      <Terms xmlns="http://schemas.microsoft.com/office/infopath/2007/PartnerControls"/>
    </lcf76f155ced4ddcb4097134ff3c332f>
    <TaxCatchAll xmlns="f3c15590-7960-4c70-a788-c4ba48bf8a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447AE01A02994899F6622176BA76EF" ma:contentTypeVersion="17" ma:contentTypeDescription="Een nieuw document maken." ma:contentTypeScope="" ma:versionID="d554aa5639fed9b2de8436766131d8c2">
  <xsd:schema xmlns:xsd="http://www.w3.org/2001/XMLSchema" xmlns:xs="http://www.w3.org/2001/XMLSchema" xmlns:p="http://schemas.microsoft.com/office/2006/metadata/properties" xmlns:ns2="4846d637-ea92-485f-a2aa-c6a8776d0c30" xmlns:ns3="f3c15590-7960-4c70-a788-c4ba48bf8ac2" targetNamespace="http://schemas.microsoft.com/office/2006/metadata/properties" ma:root="true" ma:fieldsID="6bb104a13f88b8ddffd0abd42e89df7a" ns2:_="" ns3:_="">
    <xsd:import namespace="4846d637-ea92-485f-a2aa-c6a8776d0c30"/>
    <xsd:import namespace="f3c15590-7960-4c70-a788-c4ba48bf8a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DateTake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46d637-ea92-485f-a2aa-c6a8776d0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87c87164-cca6-49be-bfe6-f2449787872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15590-7960-4c70-a788-c4ba48bf8ac2"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b4c22073-d8e1-4711-937e-9d0a7e6a3e76}" ma:internalName="TaxCatchAll" ma:showField="CatchAllData" ma:web="f3c15590-7960-4c70-a788-c4ba48bf8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D009E-1612-45EE-B9E0-C3FC9B5DDC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46BF0C-BD80-491C-B978-D370A3BF3A77}">
  <ds:schemaRefs>
    <ds:schemaRef ds:uri="http://schemas.microsoft.com/sharepoint/v3/contenttype/forms"/>
  </ds:schemaRefs>
</ds:datastoreItem>
</file>

<file path=customXml/itemProps3.xml><?xml version="1.0" encoding="utf-8"?>
<ds:datastoreItem xmlns:ds="http://schemas.openxmlformats.org/officeDocument/2006/customXml" ds:itemID="{F9FD74D5-5495-45AA-BF06-2C3C64F5ED25}"/>
</file>

<file path=docProps/app.xml><?xml version="1.0" encoding="utf-8"?>
<Properties xmlns="http://schemas.openxmlformats.org/officeDocument/2006/extended-properties" xmlns:vt="http://schemas.openxmlformats.org/officeDocument/2006/docPropsVTypes">
  <Template>Normal.dotm</Template>
  <TotalTime>2236</TotalTime>
  <Pages>32</Pages>
  <Words>7104</Words>
  <Characters>39077</Characters>
  <Application>Microsoft Office Word</Application>
  <DocSecurity>0</DocSecurity>
  <Lines>325</Lines>
  <Paragraphs>92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Mossel | ExpertCollege</dc:creator>
  <cp:keywords/>
  <dc:description/>
  <cp:lastModifiedBy>Anne Rorije</cp:lastModifiedBy>
  <cp:revision>23</cp:revision>
  <dcterms:created xsi:type="dcterms:W3CDTF">2021-08-13T13:56:00Z</dcterms:created>
  <dcterms:modified xsi:type="dcterms:W3CDTF">2021-09-08T19:09:00Z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0x010100ED447AE01A02994899F6622176BA76EF</vt:lpwstr>
  </property>
  <property fmtid="{D5CDD505-2E9C-101B-9397-08002B2CF9AE}" pid="3" name="Order">
    <vt:r8>32800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9" name="docLang">
    <vt:lpwstr>nl</vt:lpwstr>
  </property>
  <property fmtid="{D5CDD505-2E9C-101B-9397-08002B2CF9AE}" pid="10" name="MediaServiceImageTags">
    <vt:lpwstr/>
  </property>
</Properties>
</file>