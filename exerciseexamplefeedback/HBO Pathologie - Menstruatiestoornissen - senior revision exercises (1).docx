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2F3BC" w14:textId="46DB2416" w:rsidR="00192473" w:rsidRPr="00192473" w:rsidRDefault="00C715F1" w:rsidP="001E25C2">
      <w:pPr>
        <w:pStyle w:val="Geenafstand"/>
        <w:rPr>
          <w:b/>
          <w:lang w:val="nl-NL"/>
          <w:rPrChange w:id="0" w:author="Marco Verweij | ExpertCollege" w:date="2021-08-23T13:20:00Z">
            <w:rPr>
              <w:b/>
              <w:lang w:val="en-US"/>
            </w:rPr>
          </w:rPrChange>
        </w:rPr>
      </w:pPr>
      <w:r w:rsidRPr="00192473">
        <w:rPr>
          <w:b/>
          <w:lang w:val="nl-NL"/>
          <w:rPrChange w:id="1" w:author="Marco Verweij | ExpertCollege" w:date="2021-08-23T13:20:00Z">
            <w:rPr>
              <w:b/>
              <w:lang w:val="en-US"/>
            </w:rPr>
          </w:rPrChange>
        </w:rPr>
        <w:t xml:space="preserve">HBO Pathologie – Menstruatiestoornissen  </w:t>
      </w:r>
    </w:p>
    <w:p w14:paraId="0A7D17B0" w14:textId="77777777" w:rsidR="00192473" w:rsidRDefault="00192473" w:rsidP="001E25C2">
      <w:pPr>
        <w:pStyle w:val="Geenafstand"/>
        <w:rPr>
          <w:ins w:id="2" w:author="Marco Verweij | ExpertCollege" w:date="2021-08-23T13:21:00Z"/>
          <w:b/>
          <w:lang w:val="en-US"/>
        </w:rPr>
      </w:pPr>
      <w:r w:rsidRPr="00192473">
        <w:rPr>
          <w:b/>
          <w:lang w:val="en-US"/>
        </w:rPr>
        <w:t>E</w:t>
      </w:r>
      <w:r w:rsidR="001E25C2" w:rsidRPr="00192473">
        <w:rPr>
          <w:b/>
          <w:lang w:val="en-US"/>
        </w:rPr>
        <w:t xml:space="preserve">xercises first version – Nathalie de Wildt – Working hours: </w:t>
      </w:r>
      <w:r w:rsidR="00D6659E" w:rsidRPr="00192473">
        <w:rPr>
          <w:b/>
          <w:lang w:val="en-US"/>
        </w:rPr>
        <w:t>3</w:t>
      </w:r>
      <w:r w:rsidRPr="00192473">
        <w:rPr>
          <w:b/>
          <w:lang w:val="en-US"/>
        </w:rPr>
        <w:t>.75 ho</w:t>
      </w:r>
      <w:r>
        <w:rPr>
          <w:b/>
          <w:lang w:val="en-US"/>
        </w:rPr>
        <w:t>urs</w:t>
      </w:r>
    </w:p>
    <w:p w14:paraId="653E9B90" w14:textId="1985F74D" w:rsidR="00806897" w:rsidRPr="00192473" w:rsidRDefault="00192473" w:rsidP="001E25C2">
      <w:pPr>
        <w:pStyle w:val="Geenafstand"/>
        <w:rPr>
          <w:b/>
          <w:lang w:val="en-US"/>
        </w:rPr>
      </w:pPr>
      <w:ins w:id="3" w:author="Marco Verweij | ExpertCollege" w:date="2021-08-23T13:21:00Z">
        <w:r>
          <w:rPr>
            <w:b/>
            <w:lang w:val="en-US"/>
          </w:rPr>
          <w:t xml:space="preserve">Exercises senior revision – Marco Verweij – working hours: </w:t>
        </w:r>
      </w:ins>
      <w:ins w:id="4" w:author="Marco Verweij | ExpertCollege" w:date="2021-08-23T16:29:00Z">
        <w:r w:rsidR="00452597">
          <w:rPr>
            <w:b/>
            <w:lang w:val="en-US"/>
          </w:rPr>
          <w:t>2.25 hours</w:t>
        </w:r>
      </w:ins>
      <w:r w:rsidR="00F67F41" w:rsidRPr="00192473">
        <w:rPr>
          <w:b/>
          <w:lang w:val="en-US"/>
        </w:rPr>
        <w:t xml:space="preserve"> </w:t>
      </w:r>
    </w:p>
    <w:p w14:paraId="6FCCC3D6" w14:textId="77777777" w:rsidR="00806897" w:rsidRPr="00192473" w:rsidRDefault="00806897" w:rsidP="001E25C2">
      <w:pPr>
        <w:pStyle w:val="Geenafstand"/>
        <w:rPr>
          <w:b/>
          <w:lang w:val="en-US"/>
        </w:rPr>
      </w:pPr>
    </w:p>
    <w:p w14:paraId="06332345" w14:textId="148DA118" w:rsidR="00806897" w:rsidRDefault="00806897" w:rsidP="001E25C2">
      <w:pPr>
        <w:pStyle w:val="Geenafstand"/>
        <w:rPr>
          <w:ins w:id="5" w:author="Marco Verweij | ExpertCollege" w:date="2021-08-23T13:21:00Z"/>
          <w:b/>
          <w:lang w:val="nl-NL"/>
        </w:rPr>
      </w:pPr>
      <w:ins w:id="6" w:author="Marco Verweij | ExpertCollege" w:date="2021-08-23T13:19:00Z">
        <w:r w:rsidRPr="00192473">
          <w:rPr>
            <w:b/>
            <w:lang w:val="nl-NL"/>
            <w:rPrChange w:id="7" w:author="Marco Verweij | ExpertCollege" w:date="2021-08-23T13:20:00Z">
              <w:rPr>
                <w:b/>
                <w:lang w:val="en-US"/>
              </w:rPr>
            </w:rPrChange>
          </w:rPr>
          <w:t>Opmerkingen (senior) revision</w:t>
        </w:r>
      </w:ins>
    </w:p>
    <w:p w14:paraId="1869DE41" w14:textId="13355B9B" w:rsidR="00192473" w:rsidRPr="00192473" w:rsidRDefault="00192473" w:rsidP="001E25C2">
      <w:pPr>
        <w:pStyle w:val="Geenafstand"/>
        <w:rPr>
          <w:ins w:id="8" w:author="Marco Verweij | ExpertCollege" w:date="2021-08-23T13:19:00Z"/>
          <w:bCs/>
          <w:lang w:val="nl-NL"/>
          <w:rPrChange w:id="9" w:author="Marco Verweij | ExpertCollege" w:date="2021-08-23T13:21:00Z">
            <w:rPr>
              <w:ins w:id="10" w:author="Marco Verweij | ExpertCollege" w:date="2021-08-23T13:19:00Z"/>
              <w:b/>
              <w:lang w:val="en-US"/>
            </w:rPr>
          </w:rPrChange>
        </w:rPr>
      </w:pPr>
      <w:ins w:id="11" w:author="Marco Verweij | ExpertCollege" w:date="2021-08-23T13:21:00Z">
        <w:r w:rsidRPr="00192473">
          <w:rPr>
            <w:bCs/>
            <w:lang w:val="en-US"/>
            <w:rPrChange w:id="12" w:author="Marco Verweij | ExpertCollege" w:date="2021-08-23T13:21:00Z">
              <w:rPr>
                <w:bCs/>
                <w:lang w:val="nl-NL"/>
              </w:rPr>
            </w:rPrChange>
          </w:rPr>
          <w:t xml:space="preserve">Hi Nathalie. </w:t>
        </w:r>
        <w:r w:rsidRPr="00192473">
          <w:rPr>
            <w:bCs/>
            <w:lang w:val="nl-NL"/>
          </w:rPr>
          <w:t>Da</w:t>
        </w:r>
        <w:r w:rsidRPr="00192473">
          <w:rPr>
            <w:bCs/>
            <w:lang w:val="nl-NL"/>
            <w:rPrChange w:id="13" w:author="Marco Verweij | ExpertCollege" w:date="2021-08-23T13:21:00Z">
              <w:rPr>
                <w:bCs/>
                <w:lang w:val="en-US"/>
              </w:rPr>
            </w:rPrChange>
          </w:rPr>
          <w:t>nk voor je first v</w:t>
        </w:r>
        <w:r>
          <w:rPr>
            <w:bCs/>
            <w:lang w:val="nl-NL"/>
          </w:rPr>
          <w:t xml:space="preserve">ersion. </w:t>
        </w:r>
        <w:r w:rsidR="000E4C72">
          <w:rPr>
            <w:bCs/>
            <w:lang w:val="nl-NL"/>
          </w:rPr>
          <w:t>Vanwege een gebrek aan junior revisors heb ik direct een senior revision gedaan. Je mag op basis van mijn opmerkingen dus</w:t>
        </w:r>
      </w:ins>
      <w:ins w:id="14" w:author="Marco Verweij | ExpertCollege" w:date="2021-08-23T13:22:00Z">
        <w:r w:rsidR="000E4C72">
          <w:rPr>
            <w:bCs/>
            <w:lang w:val="nl-NL"/>
          </w:rPr>
          <w:t xml:space="preserve"> een final version maken van de opgaven. </w:t>
        </w:r>
      </w:ins>
    </w:p>
    <w:p w14:paraId="1ACE799A" w14:textId="77777777" w:rsidR="00806897" w:rsidRPr="00192473" w:rsidRDefault="00806897" w:rsidP="001E25C2">
      <w:pPr>
        <w:pStyle w:val="Geenafstand"/>
        <w:rPr>
          <w:ins w:id="15" w:author="Marco Verweij | ExpertCollege" w:date="2021-08-23T13:19:00Z"/>
          <w:b/>
          <w:lang w:val="nl-NL"/>
          <w:rPrChange w:id="16" w:author="Marco Verweij | ExpertCollege" w:date="2021-08-23T13:21:00Z">
            <w:rPr>
              <w:ins w:id="17" w:author="Marco Verweij | ExpertCollege" w:date="2021-08-23T13:19:00Z"/>
              <w:b/>
              <w:lang w:val="en-US"/>
            </w:rPr>
          </w:rPrChange>
        </w:rPr>
      </w:pPr>
    </w:p>
    <w:p w14:paraId="249CE0A0" w14:textId="77777777" w:rsidR="00806897" w:rsidRDefault="00806897" w:rsidP="001E25C2">
      <w:pPr>
        <w:pStyle w:val="Geenafstand"/>
        <w:rPr>
          <w:ins w:id="18" w:author="Marco Verweij | ExpertCollege" w:date="2021-08-23T13:19:00Z"/>
          <w:bCs/>
          <w:lang w:val="en-US"/>
        </w:rPr>
      </w:pPr>
      <w:ins w:id="19" w:author="Marco Verweij | ExpertCollege" w:date="2021-08-23T13:19:00Z">
        <w:r>
          <w:rPr>
            <w:bCs/>
            <w:lang w:val="en-US"/>
          </w:rPr>
          <w:t>Tops:</w:t>
        </w:r>
      </w:ins>
    </w:p>
    <w:p w14:paraId="1AE150E9" w14:textId="3FFE61AC" w:rsidR="00806897" w:rsidRDefault="00814A88" w:rsidP="00814A88">
      <w:pPr>
        <w:pStyle w:val="Geenafstand"/>
        <w:numPr>
          <w:ilvl w:val="0"/>
          <w:numId w:val="29"/>
        </w:numPr>
        <w:rPr>
          <w:ins w:id="20" w:author="Marco Verweij | ExpertCollege" w:date="2021-08-23T16:26:00Z"/>
          <w:bCs/>
          <w:lang w:val="nl-NL"/>
        </w:rPr>
      </w:pPr>
      <w:ins w:id="21" w:author="Marco Verweij | ExpertCollege" w:date="2021-08-23T16:26:00Z">
        <w:r w:rsidRPr="00814A88">
          <w:rPr>
            <w:bCs/>
            <w:lang w:val="nl-NL"/>
            <w:rPrChange w:id="22" w:author="Marco Verweij | ExpertCollege" w:date="2021-08-23T16:26:00Z">
              <w:rPr>
                <w:bCs/>
                <w:lang w:val="en-US"/>
              </w:rPr>
            </w:rPrChange>
          </w:rPr>
          <w:t>Prima basis voor een goede module met moo</w:t>
        </w:r>
        <w:r>
          <w:rPr>
            <w:bCs/>
            <w:lang w:val="nl-NL"/>
          </w:rPr>
          <w:t xml:space="preserve">ie vragen! Ik heb veel dezelfde opmerkingen gemaakt. Als je die aanpast hebben we een prachtige set aan flusters. </w:t>
        </w:r>
      </w:ins>
    </w:p>
    <w:p w14:paraId="1CF5DC47" w14:textId="4ACCD35C" w:rsidR="00814A88" w:rsidRDefault="00814A88" w:rsidP="00814A88">
      <w:pPr>
        <w:pStyle w:val="Geenafstand"/>
        <w:numPr>
          <w:ilvl w:val="0"/>
          <w:numId w:val="29"/>
        </w:numPr>
        <w:rPr>
          <w:ins w:id="23" w:author="Marco Verweij | ExpertCollege" w:date="2021-08-23T16:27:00Z"/>
          <w:bCs/>
          <w:lang w:val="nl-NL"/>
        </w:rPr>
      </w:pPr>
      <w:ins w:id="24" w:author="Marco Verweij | ExpertCollege" w:date="2021-08-23T16:26:00Z">
        <w:r>
          <w:rPr>
            <w:bCs/>
            <w:lang w:val="nl-NL"/>
          </w:rPr>
          <w:t>Je maakt goede lee</w:t>
        </w:r>
      </w:ins>
      <w:ins w:id="25" w:author="Marco Verweij | ExpertCollege" w:date="2021-08-23T16:27:00Z">
        <w:r>
          <w:rPr>
            <w:bCs/>
            <w:lang w:val="nl-NL"/>
          </w:rPr>
          <w:t>rdoelen</w:t>
        </w:r>
        <w:r w:rsidR="009632A4">
          <w:rPr>
            <w:bCs/>
            <w:lang w:val="nl-NL"/>
          </w:rPr>
          <w:t xml:space="preserve">. Je weet de kern uit de tekst te halen. Soms zijn er nog wat dingen uit de tekst die je verder uit elkaar mag splitsen in verschillende leerdoelen. Dit heb ik dan aangegeven. </w:t>
        </w:r>
      </w:ins>
    </w:p>
    <w:p w14:paraId="2ED54ADD" w14:textId="65E380CC" w:rsidR="009632A4" w:rsidRDefault="009632A4" w:rsidP="00814A88">
      <w:pPr>
        <w:pStyle w:val="Geenafstand"/>
        <w:numPr>
          <w:ilvl w:val="0"/>
          <w:numId w:val="29"/>
        </w:numPr>
        <w:rPr>
          <w:ins w:id="26" w:author="Marco Verweij | ExpertCollege" w:date="2021-08-23T16:27:00Z"/>
          <w:bCs/>
          <w:lang w:val="nl-NL"/>
        </w:rPr>
      </w:pPr>
      <w:ins w:id="27" w:author="Marco Verweij | ExpertCollege" w:date="2021-08-23T16:27:00Z">
        <w:r>
          <w:rPr>
            <w:bCs/>
            <w:lang w:val="nl-NL"/>
          </w:rPr>
          <w:t>Goede afwisseling van vraagsoorten!</w:t>
        </w:r>
      </w:ins>
    </w:p>
    <w:p w14:paraId="63D1081F" w14:textId="5BBE8423" w:rsidR="009632A4" w:rsidRDefault="009632A4" w:rsidP="00814A88">
      <w:pPr>
        <w:pStyle w:val="Geenafstand"/>
        <w:numPr>
          <w:ilvl w:val="0"/>
          <w:numId w:val="29"/>
        </w:numPr>
        <w:rPr>
          <w:ins w:id="28" w:author="Marco Verweij | ExpertCollege" w:date="2021-08-23T16:28:00Z"/>
          <w:bCs/>
          <w:lang w:val="nl-NL"/>
        </w:rPr>
      </w:pPr>
      <w:ins w:id="29" w:author="Marco Verweij | ExpertCollege" w:date="2021-08-23T16:27:00Z">
        <w:r>
          <w:rPr>
            <w:bCs/>
            <w:lang w:val="nl-NL"/>
          </w:rPr>
          <w:t>Je formuleert de extra info op de juiste manier</w:t>
        </w:r>
      </w:ins>
      <w:ins w:id="30" w:author="Marco Verweij | ExpertCollege" w:date="2021-08-23T16:28:00Z">
        <w:r>
          <w:rPr>
            <w:bCs/>
            <w:lang w:val="nl-NL"/>
          </w:rPr>
          <w:t xml:space="preserve">. </w:t>
        </w:r>
      </w:ins>
    </w:p>
    <w:p w14:paraId="36E029C7" w14:textId="369D30D2" w:rsidR="00452597" w:rsidRPr="00814A88" w:rsidRDefault="00452597" w:rsidP="00814A88">
      <w:pPr>
        <w:pStyle w:val="Geenafstand"/>
        <w:numPr>
          <w:ilvl w:val="0"/>
          <w:numId w:val="29"/>
        </w:numPr>
        <w:rPr>
          <w:ins w:id="31" w:author="Marco Verweij | ExpertCollege" w:date="2021-08-23T16:26:00Z"/>
          <w:bCs/>
          <w:lang w:val="nl-NL"/>
          <w:rPrChange w:id="32" w:author="Marco Verweij | ExpertCollege" w:date="2021-08-23T16:26:00Z">
            <w:rPr>
              <w:ins w:id="33" w:author="Marco Verweij | ExpertCollege" w:date="2021-08-23T16:26:00Z"/>
              <w:bCs/>
              <w:lang w:val="en-US"/>
            </w:rPr>
          </w:rPrChange>
        </w:rPr>
        <w:pPrChange w:id="34" w:author="Marco Verweij | ExpertCollege" w:date="2021-08-23T16:26:00Z">
          <w:pPr>
            <w:pStyle w:val="Geenafstand"/>
          </w:pPr>
        </w:pPrChange>
      </w:pPr>
      <w:ins w:id="35" w:author="Marco Verweij | ExpertCollege" w:date="2021-08-23T16:28:00Z">
        <w:r>
          <w:rPr>
            <w:bCs/>
            <w:lang w:val="nl-NL"/>
          </w:rPr>
          <w:t>Zet de puntjes op de i en maak een final version</w:t>
        </w:r>
      </w:ins>
      <w:ins w:id="36" w:author="Marco Verweij | ExpertCollege" w:date="2021-08-23T16:29:00Z">
        <w:r>
          <w:rPr>
            <w:bCs/>
            <w:lang w:val="nl-NL"/>
          </w:rPr>
          <w:t xml:space="preserve"> van de opgaven. Bij vragen of twijfels mag je me altijd een berichtje sturen via Teams of via mverweij@expertcollege.com!</w:t>
        </w:r>
      </w:ins>
    </w:p>
    <w:p w14:paraId="584160C4" w14:textId="77777777" w:rsidR="00814A88" w:rsidRPr="00814A88" w:rsidRDefault="00814A88" w:rsidP="001E25C2">
      <w:pPr>
        <w:pStyle w:val="Geenafstand"/>
        <w:rPr>
          <w:ins w:id="37" w:author="Marco Verweij | ExpertCollege" w:date="2021-08-23T13:19:00Z"/>
          <w:bCs/>
          <w:lang w:val="nl-NL"/>
          <w:rPrChange w:id="38" w:author="Marco Verweij | ExpertCollege" w:date="2021-08-23T16:26:00Z">
            <w:rPr>
              <w:ins w:id="39" w:author="Marco Verweij | ExpertCollege" w:date="2021-08-23T13:19:00Z"/>
              <w:bCs/>
              <w:lang w:val="en-US"/>
            </w:rPr>
          </w:rPrChange>
        </w:rPr>
      </w:pPr>
    </w:p>
    <w:p w14:paraId="2F3068D9" w14:textId="77777777" w:rsidR="00806897" w:rsidRDefault="00806897" w:rsidP="001E25C2">
      <w:pPr>
        <w:pStyle w:val="Geenafstand"/>
        <w:rPr>
          <w:ins w:id="40" w:author="Marco Verweij | ExpertCollege" w:date="2021-08-23T13:19:00Z"/>
          <w:bCs/>
          <w:lang w:val="en-US"/>
        </w:rPr>
      </w:pPr>
      <w:ins w:id="41" w:author="Marco Verweij | ExpertCollege" w:date="2021-08-23T13:19:00Z">
        <w:r>
          <w:rPr>
            <w:bCs/>
            <w:lang w:val="en-US"/>
          </w:rPr>
          <w:t>Tips:</w:t>
        </w:r>
      </w:ins>
    </w:p>
    <w:p w14:paraId="47857410" w14:textId="46B9A058" w:rsidR="00472D4E" w:rsidRDefault="00472D4E" w:rsidP="00806897">
      <w:pPr>
        <w:pStyle w:val="Geenafstand"/>
        <w:numPr>
          <w:ilvl w:val="0"/>
          <w:numId w:val="27"/>
        </w:numPr>
        <w:rPr>
          <w:ins w:id="42" w:author="Marco Verweij | ExpertCollege" w:date="2021-08-23T14:36:00Z"/>
          <w:lang w:val="nl-NL"/>
        </w:rPr>
      </w:pPr>
      <w:ins w:id="43" w:author="Marco Verweij | ExpertCollege" w:date="2021-08-23T14:11:00Z">
        <w:r>
          <w:rPr>
            <w:lang w:val="nl-NL"/>
          </w:rPr>
          <w:t>Je theorie is vaak aan de lange kant en de vraag of stelling is vaak aan de korte kant. Meestal is het zo dat je de laatste zin van je theorie kunt werken in de vraagstelling. Dit is vaak veel mooie</w:t>
        </w:r>
      </w:ins>
      <w:ins w:id="44" w:author="Marco Verweij | ExpertCollege" w:date="2021-08-23T14:12:00Z">
        <w:r>
          <w:rPr>
            <w:lang w:val="nl-NL"/>
          </w:rPr>
          <w:t xml:space="preserve">r/professioneler. </w:t>
        </w:r>
        <w:r w:rsidR="000A68DA">
          <w:rPr>
            <w:lang w:val="nl-NL"/>
          </w:rPr>
          <w:t xml:space="preserve">Je vraagstelling mag bij HBO teksten wat langer zijn in vergelijking met MBO, waar we heel erg hameren op de korte vraagstelling. </w:t>
        </w:r>
      </w:ins>
    </w:p>
    <w:p w14:paraId="258BA0DA" w14:textId="13438368" w:rsidR="00A53941" w:rsidRDefault="00581621" w:rsidP="00A53941">
      <w:pPr>
        <w:pStyle w:val="Geenafstand"/>
        <w:numPr>
          <w:ilvl w:val="0"/>
          <w:numId w:val="27"/>
        </w:numPr>
        <w:rPr>
          <w:ins w:id="45" w:author="Marco Verweij | ExpertCollege" w:date="2021-08-23T16:25:00Z"/>
          <w:lang w:val="nl-NL"/>
        </w:rPr>
      </w:pPr>
      <w:ins w:id="46" w:author="Marco Verweij | ExpertCollege" w:date="2021-08-23T14:36:00Z">
        <w:r>
          <w:rPr>
            <w:lang w:val="nl-NL"/>
          </w:rPr>
          <w:t xml:space="preserve">Let op dat je niet steeds dezelfde volgorde aanhoudt van vragen in je flusters. Je begint vaak met een vraag met 4 antwoordopties (dit is wel goed!), daarna </w:t>
        </w:r>
      </w:ins>
      <w:ins w:id="47" w:author="Marco Verweij | ExpertCollege" w:date="2021-08-23T14:37:00Z">
        <w:r>
          <w:rPr>
            <w:lang w:val="nl-NL"/>
          </w:rPr>
          <w:t>de correcte stelling en daarna de niet-correcte stelling. Probeer met name bij die laatste twee meer te wisselen.</w:t>
        </w:r>
      </w:ins>
      <w:ins w:id="48" w:author="Marco Verweij | ExpertCollege" w:date="2021-08-23T15:03:00Z">
        <w:r w:rsidR="00A53941">
          <w:rPr>
            <w:lang w:val="nl-NL"/>
          </w:rPr>
          <w:t xml:space="preserve"> </w:t>
        </w:r>
        <w:r w:rsidR="00A53941">
          <w:rPr>
            <w:lang w:val="nl-NL"/>
          </w:rPr>
          <w:t xml:space="preserve">Probeer ook meer beide bovenstaande / geen van bovenstaande vragen te maken. Dit bevordert de afwisseling van de flusters. </w:t>
        </w:r>
      </w:ins>
    </w:p>
    <w:p w14:paraId="2014DB04" w14:textId="35EBEBDE" w:rsidR="00905757" w:rsidRDefault="00905757" w:rsidP="00A53941">
      <w:pPr>
        <w:pStyle w:val="Geenafstand"/>
        <w:numPr>
          <w:ilvl w:val="0"/>
          <w:numId w:val="27"/>
        </w:numPr>
        <w:rPr>
          <w:ins w:id="49" w:author="Marco Verweij | ExpertCollege" w:date="2021-08-23T15:03:00Z"/>
          <w:lang w:val="nl-NL"/>
        </w:rPr>
      </w:pPr>
      <w:ins w:id="50" w:author="Marco Verweij | ExpertCollege" w:date="2021-08-23T16:25:00Z">
        <w:r>
          <w:rPr>
            <w:lang w:val="nl-NL"/>
          </w:rPr>
          <w:t>Let bij de volgorde van de vragen wel goed op moeilijkheid. Het liefst doen we de moeilijkste vragen als eerste in het fluster. Dit betekent dat de vraag waarbij ‘beide bovenstaande’ het correcte antwoord is, wat</w:t>
        </w:r>
      </w:ins>
      <w:ins w:id="51" w:author="Marco Verweij | ExpertCollege" w:date="2021-08-23T16:26:00Z">
        <w:r>
          <w:rPr>
            <w:lang w:val="nl-NL"/>
          </w:rPr>
          <w:t xml:space="preserve"> </w:t>
        </w:r>
        <w:r w:rsidR="00814A88">
          <w:rPr>
            <w:lang w:val="nl-NL"/>
          </w:rPr>
          <w:t xml:space="preserve">verder naar achteren schuift. </w:t>
        </w:r>
      </w:ins>
    </w:p>
    <w:p w14:paraId="48ACA58C" w14:textId="3B6FA14C" w:rsidR="00581621" w:rsidRDefault="007943DD" w:rsidP="00806897">
      <w:pPr>
        <w:pStyle w:val="Geenafstand"/>
        <w:numPr>
          <w:ilvl w:val="0"/>
          <w:numId w:val="27"/>
        </w:numPr>
        <w:rPr>
          <w:ins w:id="52" w:author="Marco Verweij | ExpertCollege" w:date="2021-08-23T14:48:00Z"/>
          <w:lang w:val="nl-NL"/>
        </w:rPr>
      </w:pPr>
      <w:ins w:id="53" w:author="Marco Verweij | ExpertCollege" w:date="2021-08-23T15:03:00Z">
        <w:r>
          <w:rPr>
            <w:lang w:val="nl-NL"/>
          </w:rPr>
          <w:t xml:space="preserve">Let op dat je creatief blijft. </w:t>
        </w:r>
      </w:ins>
      <w:ins w:id="54" w:author="Marco Verweij | ExpertCollege" w:date="2021-08-23T15:04:00Z">
        <w:r>
          <w:rPr>
            <w:lang w:val="nl-NL"/>
          </w:rPr>
          <w:t xml:space="preserve">Je gaat een heel aantal flusters achter elkaar het </w:t>
        </w:r>
      </w:ins>
      <w:ins w:id="55" w:author="Marco Verweij | ExpertCollege" w:date="2021-08-23T15:05:00Z">
        <w:r>
          <w:rPr>
            <w:lang w:val="nl-NL"/>
          </w:rPr>
          <w:t>L</w:t>
        </w:r>
      </w:ins>
      <w:ins w:id="56" w:author="Marco Verweij | ExpertCollege" w:date="2021-08-23T15:04:00Z">
        <w:r>
          <w:rPr>
            <w:lang w:val="nl-NL"/>
          </w:rPr>
          <w:t xml:space="preserve">atijnse woord voor een bepaalde aandoening toetsen, maar dit wordt erg saai voor studenten. Probeer je leerdoelen afwisselend en creatief te maken, door bijvoorbeeld net een ander aspect te toetsen, zie voorbeeld bij een opmerking in de tekst. </w:t>
        </w:r>
      </w:ins>
    </w:p>
    <w:p w14:paraId="3D1CB937" w14:textId="27CB4F33" w:rsidR="00536563" w:rsidRDefault="00536563" w:rsidP="00806897">
      <w:pPr>
        <w:pStyle w:val="Geenafstand"/>
        <w:numPr>
          <w:ilvl w:val="0"/>
          <w:numId w:val="27"/>
        </w:numPr>
        <w:rPr>
          <w:ins w:id="57" w:author="Marco Verweij | ExpertCollege" w:date="2021-08-23T15:02:00Z"/>
          <w:lang w:val="nl-NL"/>
        </w:rPr>
      </w:pPr>
      <w:ins w:id="58" w:author="Marco Verweij | ExpertCollege" w:date="2021-08-23T14:48:00Z">
        <w:r w:rsidRPr="00536563">
          <w:rPr>
            <w:lang w:val="nl-NL"/>
          </w:rPr>
          <w:t xml:space="preserve">Voor zover ik weet is de optie </w:t>
        </w:r>
        <w:r>
          <w:rPr>
            <w:lang w:val="nl-NL"/>
          </w:rPr>
          <w:t xml:space="preserve">van het maken van een casus </w:t>
        </w:r>
        <w:r w:rsidRPr="00536563">
          <w:rPr>
            <w:lang w:val="nl-NL"/>
          </w:rPr>
          <w:t>tijdelijk uit het protocol gehaald. Ik kan hem in ieder geval niet meer terugvinden in het protocol. Daarbuiten vind ik het wel goede vrag</w:t>
        </w:r>
        <w:r>
          <w:rPr>
            <w:lang w:val="nl-NL"/>
          </w:rPr>
          <w:t>en</w:t>
        </w:r>
        <w:r w:rsidRPr="00536563">
          <w:rPr>
            <w:lang w:val="nl-NL"/>
          </w:rPr>
          <w:t xml:space="preserve"> dus ik laat hem staan, maar ik zou ik het vervolg (tot nader order) geen casus meer gebruiken. Gebruik in plaats daarvan theorie.</w:t>
        </w:r>
      </w:ins>
    </w:p>
    <w:p w14:paraId="5A492217" w14:textId="644769D4" w:rsidR="00B97564" w:rsidRDefault="00581621" w:rsidP="00806897">
      <w:pPr>
        <w:pStyle w:val="Geenafstand"/>
        <w:numPr>
          <w:ilvl w:val="0"/>
          <w:numId w:val="27"/>
        </w:numPr>
        <w:rPr>
          <w:ins w:id="59" w:author="Marco Verweij | ExpertCollege" w:date="2021-08-23T16:28:00Z"/>
          <w:lang w:val="nl-NL"/>
        </w:rPr>
      </w:pPr>
      <w:ins w:id="60" w:author="Marco Verweij | ExpertCollege" w:date="2021-08-23T14:37:00Z">
        <w:r>
          <w:rPr>
            <w:lang w:val="nl-NL"/>
          </w:rPr>
          <w:t>Let goed op de verschillen tussen MBO en HBO</w:t>
        </w:r>
      </w:ins>
      <w:ins w:id="61" w:author="Marco Verweij | ExpertCollege" w:date="2021-08-23T14:38:00Z">
        <w:r w:rsidR="003C1B2C">
          <w:rPr>
            <w:lang w:val="nl-NL"/>
          </w:rPr>
          <w:t xml:space="preserve"> schrijven. Bij HBO worden de vragen passief geformuleerd, dus vaak met ‘wordt genoemd’. </w:t>
        </w:r>
      </w:ins>
      <w:ins w:id="62" w:author="Marco Verweij | ExpertCollege" w:date="2021-08-23T14:37:00Z">
        <w:r>
          <w:rPr>
            <w:lang w:val="nl-NL"/>
          </w:rPr>
          <w:t xml:space="preserve"> </w:t>
        </w:r>
      </w:ins>
    </w:p>
    <w:p w14:paraId="22B3E26D" w14:textId="074CD65A" w:rsidR="009632A4" w:rsidRDefault="009632A4" w:rsidP="00806897">
      <w:pPr>
        <w:pStyle w:val="Geenafstand"/>
        <w:numPr>
          <w:ilvl w:val="0"/>
          <w:numId w:val="27"/>
        </w:numPr>
        <w:rPr>
          <w:ins w:id="63" w:author="Marco Verweij | ExpertCollege" w:date="2021-08-23T14:48:00Z"/>
          <w:lang w:val="nl-NL"/>
        </w:rPr>
      </w:pPr>
      <w:ins w:id="64" w:author="Marco Verweij | ExpertCollege" w:date="2021-08-23T16:28:00Z">
        <w:r>
          <w:rPr>
            <w:lang w:val="nl-NL"/>
          </w:rPr>
          <w:t>Let op bij het kopiëren en plakken van stukken tekst. Je kopieert heel gemakkelijk fouten!</w:t>
        </w:r>
      </w:ins>
    </w:p>
    <w:p w14:paraId="08D38EE9" w14:textId="10880D1E" w:rsidR="00536563" w:rsidRDefault="00536563" w:rsidP="00806897">
      <w:pPr>
        <w:pStyle w:val="Geenafstand"/>
        <w:numPr>
          <w:ilvl w:val="0"/>
          <w:numId w:val="27"/>
        </w:numPr>
        <w:rPr>
          <w:ins w:id="65" w:author="Marco Verweij | ExpertCollege" w:date="2021-08-23T14:11:00Z"/>
          <w:lang w:val="nl-NL"/>
        </w:rPr>
      </w:pPr>
      <w:ins w:id="66" w:author="Marco Verweij | ExpertCollege" w:date="2021-08-23T14:48:00Z">
        <w:r>
          <w:rPr>
            <w:lang w:val="nl-NL"/>
          </w:rPr>
          <w:t>Check het protocol nog eens op de regels rond het uitschrijven van getallen</w:t>
        </w:r>
      </w:ins>
      <w:ins w:id="67" w:author="Marco Verweij | ExpertCollege" w:date="2021-08-23T14:49:00Z">
        <w:r w:rsidR="00DF2CC6">
          <w:rPr>
            <w:lang w:val="nl-NL"/>
          </w:rPr>
          <w:t xml:space="preserve"> bij opgaven</w:t>
        </w:r>
      </w:ins>
      <w:ins w:id="68" w:author="Marco Verweij | ExpertCollege" w:date="2021-08-23T14:48:00Z">
        <w:r w:rsidR="00DF2CC6">
          <w:rPr>
            <w:lang w:val="nl-NL"/>
          </w:rPr>
          <w:t>. Dit gaat nog va</w:t>
        </w:r>
      </w:ins>
      <w:ins w:id="69" w:author="Marco Verweij | ExpertCollege" w:date="2021-08-23T14:49:00Z">
        <w:r w:rsidR="00DF2CC6">
          <w:rPr>
            <w:lang w:val="nl-NL"/>
          </w:rPr>
          <w:t xml:space="preserve">ak fout. </w:t>
        </w:r>
      </w:ins>
    </w:p>
    <w:p w14:paraId="5BD75814" w14:textId="475CA07B" w:rsidR="009D5E32" w:rsidRPr="009D5E32" w:rsidRDefault="009D5E32" w:rsidP="00806897">
      <w:pPr>
        <w:pStyle w:val="Geenafstand"/>
        <w:numPr>
          <w:ilvl w:val="0"/>
          <w:numId w:val="27"/>
        </w:numPr>
        <w:rPr>
          <w:ins w:id="70" w:author="Marco Verweij | ExpertCollege" w:date="2021-08-23T14:10:00Z"/>
          <w:lang w:val="nl-NL"/>
        </w:rPr>
      </w:pPr>
      <w:ins w:id="71" w:author="Marco Verweij | ExpertCollege" w:date="2021-08-23T14:10:00Z">
        <w:r>
          <w:rPr>
            <w:lang w:val="nl-NL"/>
          </w:rPr>
          <w:t xml:space="preserve">Let op de protocollaire punten wat betreft de opmaak. Het woord ‘fluster’ moet altijd dikgedrukt en na ‘extra info’ volgt altijd een enter. </w:t>
        </w:r>
        <w:r w:rsidR="00472D4E">
          <w:rPr>
            <w:lang w:val="nl-NL"/>
          </w:rPr>
          <w:t>Pas dit aan in de gehele module</w:t>
        </w:r>
      </w:ins>
      <w:ins w:id="72" w:author="Marco Verweij | ExpertCollege" w:date="2021-08-23T14:11:00Z">
        <w:r w:rsidR="00472D4E">
          <w:rPr>
            <w:lang w:val="nl-NL"/>
          </w:rPr>
          <w:t xml:space="preserve">. </w:t>
        </w:r>
      </w:ins>
    </w:p>
    <w:p w14:paraId="29928A87" w14:textId="75DDDF95" w:rsidR="002D05B2" w:rsidRPr="00806897" w:rsidRDefault="00806897" w:rsidP="00806897">
      <w:pPr>
        <w:pStyle w:val="Geenafstand"/>
        <w:numPr>
          <w:ilvl w:val="0"/>
          <w:numId w:val="27"/>
        </w:numPr>
        <w:rPr>
          <w:lang w:val="nl-NL"/>
          <w:rPrChange w:id="73" w:author="Marco Verweij | ExpertCollege" w:date="2021-08-23T13:19:00Z">
            <w:rPr>
              <w:lang w:val="en-US"/>
            </w:rPr>
          </w:rPrChange>
        </w:rPr>
        <w:pPrChange w:id="74" w:author="Marco Verweij | ExpertCollege" w:date="2021-08-23T13:19:00Z">
          <w:pPr>
            <w:pStyle w:val="Geenafstand"/>
          </w:pPr>
        </w:pPrChange>
      </w:pPr>
      <w:ins w:id="75" w:author="Marco Verweij | ExpertCollege" w:date="2021-08-23T13:19:00Z">
        <w:r w:rsidRPr="00806897">
          <w:rPr>
            <w:bCs/>
            <w:lang w:val="nl-NL"/>
            <w:rPrChange w:id="76" w:author="Marco Verweij | ExpertCollege" w:date="2021-08-23T13:19:00Z">
              <w:rPr>
                <w:bCs/>
                <w:lang w:val="en-US"/>
              </w:rPr>
            </w:rPrChange>
          </w:rPr>
          <w:t xml:space="preserve">Als je kleine foutjes, zoals </w:t>
        </w:r>
        <w:r>
          <w:rPr>
            <w:bCs/>
            <w:lang w:val="nl-NL"/>
          </w:rPr>
          <w:t>spelfoutjes,</w:t>
        </w:r>
        <w:r w:rsidRPr="00806897">
          <w:rPr>
            <w:bCs/>
            <w:lang w:val="nl-NL"/>
            <w:rPrChange w:id="77" w:author="Marco Verweij | ExpertCollege" w:date="2021-08-23T13:19:00Z">
              <w:rPr>
                <w:bCs/>
                <w:lang w:val="en-US"/>
              </w:rPr>
            </w:rPrChange>
          </w:rPr>
          <w:t xml:space="preserve"> in de tekst tegen komt mag je deze</w:t>
        </w:r>
        <w:r>
          <w:rPr>
            <w:bCs/>
            <w:lang w:val="nl-NL"/>
          </w:rPr>
          <w:t xml:space="preserve"> zonder comment te maken aanpassen. </w:t>
        </w:r>
        <w:r w:rsidRPr="00806897">
          <w:rPr>
            <w:bCs/>
            <w:lang w:val="nl-NL"/>
            <w:rPrChange w:id="78" w:author="Marco Verweij | ExpertCollege" w:date="2021-08-23T13:19:00Z">
              <w:rPr>
                <w:bCs/>
                <w:lang w:val="en-US"/>
              </w:rPr>
            </w:rPrChange>
          </w:rPr>
          <w:t xml:space="preserve"> </w:t>
        </w:r>
      </w:ins>
      <w:r w:rsidR="00E21B28" w:rsidRPr="00806897">
        <w:rPr>
          <w:b/>
          <w:lang w:val="nl-NL"/>
          <w:rPrChange w:id="79" w:author="Marco Verweij | ExpertCollege" w:date="2021-08-23T13:19:00Z">
            <w:rPr>
              <w:b/>
              <w:lang w:val="en-US"/>
            </w:rPr>
          </w:rPrChange>
        </w:rPr>
        <w:t xml:space="preserve"> </w:t>
      </w:r>
    </w:p>
    <w:p w14:paraId="42A4669B" w14:textId="77777777" w:rsidR="001A000A" w:rsidRPr="00806897" w:rsidRDefault="001A000A" w:rsidP="00C715F1">
      <w:pPr>
        <w:pStyle w:val="Geenafstand"/>
        <w:rPr>
          <w:color w:val="FF0000"/>
          <w:lang w:val="nl-NL"/>
          <w:rPrChange w:id="80" w:author="Marco Verweij | ExpertCollege" w:date="2021-08-23T13:19:00Z">
            <w:rPr>
              <w:color w:val="FF0000"/>
              <w:lang w:val="en-US"/>
            </w:rPr>
          </w:rPrChange>
        </w:rPr>
      </w:pPr>
    </w:p>
    <w:p w14:paraId="52612FE2" w14:textId="3B9861C2" w:rsidR="009A0742" w:rsidRPr="009A0742" w:rsidDel="00814A88" w:rsidRDefault="009A0742" w:rsidP="00C715F1">
      <w:pPr>
        <w:pStyle w:val="Geenafstand"/>
        <w:rPr>
          <w:del w:id="81" w:author="Marco Verweij | ExpertCollege" w:date="2021-08-23T16:26:00Z"/>
          <w:color w:val="FF0000"/>
          <w:lang w:val="en-US"/>
        </w:rPr>
      </w:pPr>
      <w:del w:id="82" w:author="Marco Verweij | ExpertCollege" w:date="2021-08-23T16:26:00Z">
        <w:r w:rsidRPr="009A0742" w:rsidDel="00814A88">
          <w:rPr>
            <w:color w:val="FF0000"/>
            <w:highlight w:val="yellow"/>
            <w:lang w:val="en-US"/>
          </w:rPr>
          <w:lastRenderedPageBreak/>
          <w:delText>NOTE: I made a couple of comments on grammar mistakes and some questions I had regarding leerdoelen.</w:delText>
        </w:r>
        <w:r w:rsidRPr="009A0742" w:rsidDel="00814A88">
          <w:rPr>
            <w:color w:val="FF0000"/>
            <w:lang w:val="en-US"/>
          </w:rPr>
          <w:delText xml:space="preserve"> </w:delText>
        </w:r>
      </w:del>
    </w:p>
    <w:p w14:paraId="69A4CD99" w14:textId="77777777" w:rsidR="009A0742" w:rsidRPr="009A0742" w:rsidRDefault="009A0742" w:rsidP="00C715F1">
      <w:pPr>
        <w:pStyle w:val="Geenafstand"/>
        <w:rPr>
          <w:lang w:val="en-US"/>
        </w:rPr>
      </w:pPr>
    </w:p>
    <w:p w14:paraId="2D2CA67C" w14:textId="77777777" w:rsidR="000D1300" w:rsidRDefault="000D1300" w:rsidP="00C715F1">
      <w:pPr>
        <w:pStyle w:val="Geenafstand"/>
        <w:rPr>
          <w:b/>
          <w:lang w:val="nl-NL"/>
        </w:rPr>
      </w:pPr>
      <w:r>
        <w:rPr>
          <w:b/>
          <w:lang w:val="nl-NL"/>
        </w:rPr>
        <w:t>Subject: Menstruatiestoornissen</w:t>
      </w:r>
    </w:p>
    <w:p w14:paraId="24FBB133" w14:textId="77777777" w:rsidR="000D1300" w:rsidRDefault="000D1300" w:rsidP="00C715F1">
      <w:pPr>
        <w:pStyle w:val="Geenafstand"/>
        <w:rPr>
          <w:b/>
          <w:lang w:val="nl-NL"/>
        </w:rPr>
      </w:pPr>
      <w:r>
        <w:rPr>
          <w:b/>
          <w:lang w:val="nl-NL"/>
        </w:rPr>
        <w:t>HTML: De menstruatie</w:t>
      </w:r>
    </w:p>
    <w:p w14:paraId="66C9B64F" w14:textId="77777777" w:rsidR="000D1300" w:rsidRDefault="000D1300" w:rsidP="00C715F1">
      <w:pPr>
        <w:pStyle w:val="Geenafstand"/>
        <w:rPr>
          <w:b/>
          <w:lang w:val="nl-NL"/>
        </w:rPr>
      </w:pPr>
      <w:r>
        <w:rPr>
          <w:b/>
          <w:lang w:val="nl-NL"/>
        </w:rPr>
        <w:t>De menstruatie</w:t>
      </w:r>
    </w:p>
    <w:p w14:paraId="6363EB29" w14:textId="77777777" w:rsidR="00DE21D1" w:rsidRDefault="000D1300" w:rsidP="00C715F1">
      <w:pPr>
        <w:pStyle w:val="Geenafstand"/>
        <w:rPr>
          <w:rFonts w:cstheme="minorHAnsi"/>
          <w:szCs w:val="16"/>
          <w:shd w:val="clear" w:color="auto" w:fill="FFFFFF"/>
          <w:lang w:val="nl-NL"/>
        </w:rPr>
      </w:pPr>
      <w:r w:rsidRPr="000D1300">
        <w:rPr>
          <w:b/>
          <w:highlight w:val="yellow"/>
          <w:lang w:val="nl-NL"/>
        </w:rPr>
        <w:t>Image ID:</w:t>
      </w:r>
      <w:r w:rsidRPr="005C6F28">
        <w:rPr>
          <w:rFonts w:cstheme="minorHAnsi"/>
          <w:b/>
          <w:sz w:val="32"/>
          <w:highlight w:val="yellow"/>
          <w:lang w:val="nl-NL"/>
        </w:rPr>
        <w:t xml:space="preserve"> </w:t>
      </w:r>
      <w:r w:rsidR="005C6F28" w:rsidRPr="007B6AFF">
        <w:rPr>
          <w:rFonts w:cstheme="minorHAnsi"/>
          <w:szCs w:val="16"/>
          <w:highlight w:val="yellow"/>
          <w:shd w:val="clear" w:color="auto" w:fill="FFFFFF"/>
          <w:lang w:val="nl-NL"/>
        </w:rPr>
        <w:t>1798171279</w:t>
      </w:r>
    </w:p>
    <w:p w14:paraId="0B416468" w14:textId="77777777" w:rsidR="00DE21D1" w:rsidRPr="00DE21D1" w:rsidRDefault="00DE21D1" w:rsidP="00C715F1">
      <w:pPr>
        <w:pStyle w:val="Geenafstand"/>
        <w:rPr>
          <w:rFonts w:cstheme="minorHAnsi"/>
          <w:szCs w:val="16"/>
          <w:shd w:val="clear" w:color="auto" w:fill="FFFFFF"/>
          <w:lang w:val="nl-NL"/>
        </w:rPr>
      </w:pPr>
    </w:p>
    <w:p w14:paraId="66B59B75" w14:textId="44A8E31F" w:rsidR="00386661" w:rsidRDefault="00B72979" w:rsidP="00C715F1">
      <w:pPr>
        <w:pStyle w:val="Geenafstand"/>
        <w:rPr>
          <w:lang w:val="nl-NL"/>
        </w:rPr>
      </w:pPr>
      <w:r>
        <w:rPr>
          <w:lang w:val="nl-NL"/>
        </w:rPr>
        <w:t xml:space="preserve">Tijdens de puberteit </w:t>
      </w:r>
      <w:r w:rsidR="00CE3070">
        <w:rPr>
          <w:lang w:val="nl-NL"/>
        </w:rPr>
        <w:t>krijgen</w:t>
      </w:r>
      <w:r w:rsidR="002D05B2">
        <w:rPr>
          <w:lang w:val="nl-NL"/>
        </w:rPr>
        <w:t xml:space="preserve"> de meeste</w:t>
      </w:r>
      <w:r w:rsidR="00CE3070">
        <w:rPr>
          <w:lang w:val="nl-NL"/>
        </w:rPr>
        <w:t xml:space="preserve"> </w:t>
      </w:r>
      <w:r>
        <w:rPr>
          <w:lang w:val="nl-NL"/>
        </w:rPr>
        <w:t xml:space="preserve">meisjes voor </w:t>
      </w:r>
      <w:r w:rsidR="002D05B2">
        <w:rPr>
          <w:lang w:val="nl-NL"/>
        </w:rPr>
        <w:t xml:space="preserve">het eerst </w:t>
      </w:r>
      <w:r w:rsidR="00CE3070">
        <w:rPr>
          <w:lang w:val="nl-NL"/>
        </w:rPr>
        <w:t>een menstruatie</w:t>
      </w:r>
      <w:r w:rsidR="00DE21D1">
        <w:rPr>
          <w:lang w:val="nl-NL"/>
        </w:rPr>
        <w:t>. D</w:t>
      </w:r>
      <w:r w:rsidR="00BC4DE9">
        <w:rPr>
          <w:lang w:val="nl-NL"/>
        </w:rPr>
        <w:t xml:space="preserve">it is vaak tussen de leeftijd van </w:t>
      </w:r>
      <w:r w:rsidR="00CE3070">
        <w:rPr>
          <w:lang w:val="nl-NL"/>
        </w:rPr>
        <w:t>tien tot zestien</w:t>
      </w:r>
      <w:r w:rsidR="00BC4DE9">
        <w:rPr>
          <w:lang w:val="nl-NL"/>
        </w:rPr>
        <w:t xml:space="preserve"> jaar</w:t>
      </w:r>
      <w:r w:rsidR="00AF0CB9">
        <w:rPr>
          <w:lang w:val="nl-NL"/>
        </w:rPr>
        <w:t xml:space="preserve"> en </w:t>
      </w:r>
      <w:commentRangeStart w:id="83"/>
      <w:r w:rsidR="00AF0CB9">
        <w:rPr>
          <w:lang w:val="nl-NL"/>
        </w:rPr>
        <w:t>wordt ook wel de menarche genoemd</w:t>
      </w:r>
      <w:commentRangeEnd w:id="83"/>
      <w:r w:rsidR="00E05C26">
        <w:rPr>
          <w:rStyle w:val="Verwijzingopmerking"/>
        </w:rPr>
        <w:commentReference w:id="83"/>
      </w:r>
      <w:r>
        <w:rPr>
          <w:lang w:val="nl-NL"/>
        </w:rPr>
        <w:t xml:space="preserve">. De start van de menstruatie wordt gezien als het begin van de </w:t>
      </w:r>
      <w:r w:rsidR="00BC4DE9">
        <w:rPr>
          <w:lang w:val="nl-NL"/>
        </w:rPr>
        <w:t xml:space="preserve">vruchtbare periode in het leven. </w:t>
      </w:r>
      <w:r w:rsidR="002D05B2">
        <w:rPr>
          <w:lang w:val="nl-NL"/>
        </w:rPr>
        <w:t>Deze duur</w:t>
      </w:r>
      <w:r w:rsidR="00192473">
        <w:rPr>
          <w:lang w:val="nl-NL"/>
        </w:rPr>
        <w:t>t</w:t>
      </w:r>
      <w:r w:rsidR="002D05B2">
        <w:rPr>
          <w:lang w:val="nl-NL"/>
        </w:rPr>
        <w:t xml:space="preserve"> tot ongeveer het 51</w:t>
      </w:r>
      <w:r w:rsidR="002D05B2" w:rsidRPr="00D945BE">
        <w:rPr>
          <w:vertAlign w:val="superscript"/>
          <w:lang w:val="nl-NL"/>
        </w:rPr>
        <w:t>st</w:t>
      </w:r>
      <w:r w:rsidR="002D05B2">
        <w:rPr>
          <w:vertAlign w:val="superscript"/>
          <w:lang w:val="nl-NL"/>
        </w:rPr>
        <w:t xml:space="preserve">e </w:t>
      </w:r>
      <w:r w:rsidR="002D05B2">
        <w:rPr>
          <w:lang w:val="nl-NL"/>
        </w:rPr>
        <w:t xml:space="preserve">levensjaar, de gemiddelde leeftijd </w:t>
      </w:r>
      <w:r w:rsidR="007531E8">
        <w:rPr>
          <w:lang w:val="nl-NL"/>
        </w:rPr>
        <w:t>waarop bij vrouwen</w:t>
      </w:r>
      <w:r w:rsidR="002D05B2">
        <w:rPr>
          <w:lang w:val="nl-NL"/>
        </w:rPr>
        <w:t xml:space="preserve"> de menopauze begint. </w:t>
      </w:r>
      <w:r w:rsidR="00BC4DE9">
        <w:rPr>
          <w:lang w:val="nl-NL"/>
        </w:rPr>
        <w:t>In de</w:t>
      </w:r>
      <w:r w:rsidR="00CE3070">
        <w:rPr>
          <w:lang w:val="nl-NL"/>
        </w:rPr>
        <w:t xml:space="preserve"> </w:t>
      </w:r>
      <w:r w:rsidR="00BC4DE9">
        <w:rPr>
          <w:lang w:val="nl-NL"/>
        </w:rPr>
        <w:t xml:space="preserve">vruchtbare periode </w:t>
      </w:r>
      <w:r w:rsidR="00CE3070">
        <w:rPr>
          <w:lang w:val="nl-NL"/>
        </w:rPr>
        <w:t xml:space="preserve">menstrueren vrouwen doorgaans </w:t>
      </w:r>
      <w:r>
        <w:rPr>
          <w:lang w:val="nl-NL"/>
        </w:rPr>
        <w:t xml:space="preserve">eenmaal per maand </w:t>
      </w:r>
      <w:r w:rsidR="001B5147">
        <w:rPr>
          <w:lang w:val="nl-NL"/>
        </w:rPr>
        <w:t>voor gemiddeld zeven dagen</w:t>
      </w:r>
      <w:r w:rsidR="00CE3070">
        <w:rPr>
          <w:lang w:val="nl-NL"/>
        </w:rPr>
        <w:t xml:space="preserve">. Tijdens de menstruatie gaat </w:t>
      </w:r>
      <w:r w:rsidR="002D05B2">
        <w:rPr>
          <w:lang w:val="nl-NL"/>
        </w:rPr>
        <w:t xml:space="preserve">in totaal </w:t>
      </w:r>
      <w:r w:rsidR="00CE3070">
        <w:rPr>
          <w:lang w:val="nl-NL"/>
        </w:rPr>
        <w:t xml:space="preserve">ongeveer 70 milliliter bloed verloren. </w:t>
      </w:r>
      <w:r w:rsidR="002D05B2">
        <w:rPr>
          <w:lang w:val="nl-NL"/>
        </w:rPr>
        <w:t>D</w:t>
      </w:r>
      <w:r w:rsidR="001B5147">
        <w:rPr>
          <w:lang w:val="nl-NL"/>
        </w:rPr>
        <w:t>e menstruatie</w:t>
      </w:r>
      <w:r w:rsidR="002D05B2">
        <w:rPr>
          <w:lang w:val="nl-NL"/>
        </w:rPr>
        <w:t xml:space="preserve"> verschilt echter</w:t>
      </w:r>
      <w:r w:rsidR="001B5147">
        <w:rPr>
          <w:lang w:val="nl-NL"/>
        </w:rPr>
        <w:t xml:space="preserve"> per </w:t>
      </w:r>
      <w:r w:rsidR="00CE3070">
        <w:rPr>
          <w:lang w:val="nl-NL"/>
        </w:rPr>
        <w:t xml:space="preserve">vrouw </w:t>
      </w:r>
      <w:r w:rsidR="001B5147">
        <w:rPr>
          <w:lang w:val="nl-NL"/>
        </w:rPr>
        <w:t>op een aantal gebieden, waaronder:</w:t>
      </w:r>
    </w:p>
    <w:p w14:paraId="6019C1C0" w14:textId="77777777" w:rsidR="00386661" w:rsidRDefault="001B5147" w:rsidP="00C10963">
      <w:pPr>
        <w:pStyle w:val="Geenafstand"/>
        <w:numPr>
          <w:ilvl w:val="0"/>
          <w:numId w:val="2"/>
        </w:numPr>
        <w:rPr>
          <w:lang w:val="nl-NL"/>
        </w:rPr>
      </w:pPr>
      <w:r>
        <w:rPr>
          <w:lang w:val="nl-NL"/>
        </w:rPr>
        <w:t>de mate van bloedverlies;</w:t>
      </w:r>
    </w:p>
    <w:p w14:paraId="572AD251" w14:textId="77777777" w:rsidR="00386661" w:rsidRDefault="00386661" w:rsidP="00C10963">
      <w:pPr>
        <w:pStyle w:val="Geenafstand"/>
        <w:numPr>
          <w:ilvl w:val="0"/>
          <w:numId w:val="2"/>
        </w:numPr>
        <w:rPr>
          <w:lang w:val="nl-NL"/>
        </w:rPr>
      </w:pPr>
      <w:r>
        <w:rPr>
          <w:lang w:val="nl-NL"/>
        </w:rPr>
        <w:t>hoe regelmatig of onregelmatig de menstruatie voorkomt;</w:t>
      </w:r>
    </w:p>
    <w:p w14:paraId="20D35906" w14:textId="77777777" w:rsidR="00386661" w:rsidRDefault="003C3035" w:rsidP="00C10963">
      <w:pPr>
        <w:pStyle w:val="Geenafstand"/>
        <w:numPr>
          <w:ilvl w:val="0"/>
          <w:numId w:val="2"/>
        </w:numPr>
        <w:rPr>
          <w:lang w:val="nl-NL"/>
        </w:rPr>
      </w:pPr>
      <w:r>
        <w:rPr>
          <w:lang w:val="nl-NL"/>
        </w:rPr>
        <w:t>hoe frequent de menstruatie is</w:t>
      </w:r>
      <w:r w:rsidR="00386661">
        <w:rPr>
          <w:lang w:val="nl-NL"/>
        </w:rPr>
        <w:t>;</w:t>
      </w:r>
    </w:p>
    <w:p w14:paraId="670B0EB9" w14:textId="0BC393B6" w:rsidR="00386661" w:rsidRDefault="00386661" w:rsidP="00C10963">
      <w:pPr>
        <w:pStyle w:val="Geenafstand"/>
        <w:numPr>
          <w:ilvl w:val="0"/>
          <w:numId w:val="2"/>
        </w:numPr>
        <w:rPr>
          <w:lang w:val="nl-NL"/>
        </w:rPr>
      </w:pPr>
      <w:r>
        <w:rPr>
          <w:lang w:val="nl-NL"/>
        </w:rPr>
        <w:t xml:space="preserve">de </w:t>
      </w:r>
      <w:r w:rsidR="00DE21D1">
        <w:rPr>
          <w:lang w:val="nl-NL"/>
        </w:rPr>
        <w:t xml:space="preserve">lengte </w:t>
      </w:r>
      <w:r>
        <w:rPr>
          <w:lang w:val="nl-NL"/>
        </w:rPr>
        <w:t>van één menstruatie.</w:t>
      </w:r>
    </w:p>
    <w:p w14:paraId="2E40BD5A" w14:textId="77777777" w:rsidR="00DE21D1" w:rsidRDefault="00DE21D1" w:rsidP="00CE3070">
      <w:pPr>
        <w:pStyle w:val="Geenafstand"/>
        <w:ind w:left="720"/>
        <w:rPr>
          <w:lang w:val="nl-NL"/>
        </w:rPr>
      </w:pPr>
    </w:p>
    <w:p w14:paraId="04ACFFFD" w14:textId="54E87A1B" w:rsidR="00DE21D1" w:rsidRDefault="00CE3070" w:rsidP="001B5147">
      <w:pPr>
        <w:pStyle w:val="Geenafstand"/>
        <w:rPr>
          <w:lang w:val="nl-NL"/>
        </w:rPr>
      </w:pPr>
      <w:r>
        <w:rPr>
          <w:lang w:val="nl-NL"/>
        </w:rPr>
        <w:t xml:space="preserve">De </w:t>
      </w:r>
      <w:r w:rsidR="001B5147">
        <w:rPr>
          <w:lang w:val="nl-NL"/>
        </w:rPr>
        <w:t>ene vrouw</w:t>
      </w:r>
      <w:r>
        <w:rPr>
          <w:lang w:val="nl-NL"/>
        </w:rPr>
        <w:t xml:space="preserve"> heeft bijvoorbeeld</w:t>
      </w:r>
      <w:r w:rsidR="001B5147">
        <w:rPr>
          <w:lang w:val="nl-NL"/>
        </w:rPr>
        <w:t xml:space="preserve"> een kortdurende menstruatie</w:t>
      </w:r>
      <w:r w:rsidR="00DE21D1">
        <w:rPr>
          <w:lang w:val="nl-NL"/>
        </w:rPr>
        <w:t xml:space="preserve"> </w:t>
      </w:r>
      <w:r w:rsidR="001B5147">
        <w:rPr>
          <w:lang w:val="nl-NL"/>
        </w:rPr>
        <w:t>met hevig bloedverlies en een andere vrouw juist een lange menstruatie</w:t>
      </w:r>
      <w:r w:rsidR="002D05B2">
        <w:rPr>
          <w:lang w:val="nl-NL"/>
        </w:rPr>
        <w:t xml:space="preserve"> </w:t>
      </w:r>
      <w:r w:rsidR="001B5147">
        <w:rPr>
          <w:lang w:val="nl-NL"/>
        </w:rPr>
        <w:t xml:space="preserve">met slechts licht bloedverlies. </w:t>
      </w:r>
      <w:r w:rsidR="004842EF">
        <w:rPr>
          <w:lang w:val="nl-NL"/>
        </w:rPr>
        <w:t>Deze variaties komen van nature voor en vormen niet direct een probleem. Echter, wanneer de menstruatie veel afwijkt van het gemiddelde</w:t>
      </w:r>
      <w:r w:rsidR="002D05B2">
        <w:rPr>
          <w:lang w:val="nl-NL"/>
        </w:rPr>
        <w:t xml:space="preserve"> en/of de vrouwelijke zorgvrager veel klachten ervaart, </w:t>
      </w:r>
      <w:r>
        <w:rPr>
          <w:lang w:val="nl-NL"/>
        </w:rPr>
        <w:t xml:space="preserve">wordt dit een menstruatiestoornis genoemd. </w:t>
      </w:r>
      <w:r w:rsidR="004842EF">
        <w:rPr>
          <w:lang w:val="nl-NL"/>
        </w:rPr>
        <w:t xml:space="preserve"> </w:t>
      </w:r>
    </w:p>
    <w:p w14:paraId="7BE53BA9" w14:textId="77777777" w:rsidR="00DE21D1" w:rsidRDefault="00DE21D1" w:rsidP="001B5147">
      <w:pPr>
        <w:pStyle w:val="Geenafstand"/>
        <w:rPr>
          <w:lang w:val="nl-NL"/>
        </w:rPr>
      </w:pPr>
    </w:p>
    <w:p w14:paraId="45409705" w14:textId="5C5B4F94" w:rsidR="001D1B07" w:rsidRDefault="00DE21D1" w:rsidP="001B5147">
      <w:pPr>
        <w:pStyle w:val="Geenafstand"/>
        <w:rPr>
          <w:lang w:val="nl-NL"/>
        </w:rPr>
      </w:pPr>
      <w:r>
        <w:rPr>
          <w:lang w:val="nl-NL"/>
        </w:rPr>
        <w:t>Menstruatie</w:t>
      </w:r>
      <w:r w:rsidR="007222B0">
        <w:rPr>
          <w:lang w:val="nl-NL"/>
        </w:rPr>
        <w:t>stoornis</w:t>
      </w:r>
      <w:r>
        <w:rPr>
          <w:lang w:val="nl-NL"/>
        </w:rPr>
        <w:t>sen</w:t>
      </w:r>
      <w:r w:rsidR="007222B0">
        <w:rPr>
          <w:lang w:val="nl-NL"/>
        </w:rPr>
        <w:t xml:space="preserve"> kom</w:t>
      </w:r>
      <w:r>
        <w:rPr>
          <w:lang w:val="nl-NL"/>
        </w:rPr>
        <w:t>en</w:t>
      </w:r>
      <w:r w:rsidR="007222B0">
        <w:rPr>
          <w:lang w:val="nl-NL"/>
        </w:rPr>
        <w:t xml:space="preserve"> bij ongeveer </w:t>
      </w:r>
      <w:r w:rsidR="00CE3070">
        <w:rPr>
          <w:lang w:val="nl-NL"/>
        </w:rPr>
        <w:t>tien procent</w:t>
      </w:r>
      <w:r w:rsidR="007222B0">
        <w:rPr>
          <w:lang w:val="nl-NL"/>
        </w:rPr>
        <w:t xml:space="preserve"> van alle vrouwen die al </w:t>
      </w:r>
      <w:r w:rsidR="00224677">
        <w:rPr>
          <w:lang w:val="nl-NL"/>
        </w:rPr>
        <w:t xml:space="preserve">eens </w:t>
      </w:r>
      <w:r w:rsidR="007222B0">
        <w:rPr>
          <w:lang w:val="nl-NL"/>
        </w:rPr>
        <w:t>zijn bevallen voor</w:t>
      </w:r>
      <w:r w:rsidR="00CE3070">
        <w:rPr>
          <w:lang w:val="nl-NL"/>
        </w:rPr>
        <w:t>. Bij de vrouwen die nog niet zijn bevallen is dit</w:t>
      </w:r>
      <w:r w:rsidR="007222B0">
        <w:rPr>
          <w:lang w:val="nl-NL"/>
        </w:rPr>
        <w:t xml:space="preserve"> </w:t>
      </w:r>
      <w:r w:rsidR="00CE3070">
        <w:rPr>
          <w:lang w:val="nl-NL"/>
        </w:rPr>
        <w:t xml:space="preserve">hoger, namelijk </w:t>
      </w:r>
      <w:r w:rsidR="007222B0">
        <w:rPr>
          <w:lang w:val="nl-NL"/>
        </w:rPr>
        <w:t>ongeveer 17%</w:t>
      </w:r>
      <w:r w:rsidR="00CE3070">
        <w:rPr>
          <w:lang w:val="nl-NL"/>
        </w:rPr>
        <w:t xml:space="preserve">. </w:t>
      </w:r>
      <w:r w:rsidR="007222B0">
        <w:rPr>
          <w:lang w:val="nl-NL"/>
        </w:rPr>
        <w:t>Een menstruatiestoornis</w:t>
      </w:r>
      <w:r w:rsidR="00FF4DCB">
        <w:rPr>
          <w:lang w:val="nl-NL"/>
        </w:rPr>
        <w:t xml:space="preserve"> heeft doorgaans een chronisch beloopt afhankelijk van de oorzaak. </w:t>
      </w:r>
      <w:r w:rsidR="00CE3070">
        <w:rPr>
          <w:lang w:val="nl-NL"/>
        </w:rPr>
        <w:t>E</w:t>
      </w:r>
      <w:r w:rsidR="0018608E">
        <w:rPr>
          <w:lang w:val="nl-NL"/>
        </w:rPr>
        <w:t xml:space="preserve">lke stoornis heeft zijn eigen </w:t>
      </w:r>
      <w:r w:rsidR="007222B0">
        <w:rPr>
          <w:lang w:val="nl-NL"/>
        </w:rPr>
        <w:t xml:space="preserve">oorzaken, </w:t>
      </w:r>
      <w:r w:rsidR="0018608E">
        <w:rPr>
          <w:lang w:val="nl-NL"/>
        </w:rPr>
        <w:t xml:space="preserve">kenmerken </w:t>
      </w:r>
      <w:r w:rsidR="007222B0">
        <w:rPr>
          <w:lang w:val="nl-NL"/>
        </w:rPr>
        <w:t>en mogelijk bijpassende behandelingen.</w:t>
      </w:r>
    </w:p>
    <w:p w14:paraId="6A55FDAF" w14:textId="77777777" w:rsidR="00DC571F" w:rsidRPr="002E1BCA" w:rsidRDefault="00DC571F" w:rsidP="001B5147">
      <w:pPr>
        <w:pStyle w:val="Geenafstand"/>
        <w:rPr>
          <w:color w:val="FF0000"/>
          <w:lang w:val="nl-NL"/>
        </w:rPr>
      </w:pPr>
    </w:p>
    <w:p w14:paraId="36DB46CD" w14:textId="7709F57C" w:rsidR="00EC2105" w:rsidRPr="002E1BCA" w:rsidRDefault="002E1BCA" w:rsidP="001B5147">
      <w:pPr>
        <w:pStyle w:val="Geenafstand"/>
        <w:rPr>
          <w:color w:val="FF0000"/>
          <w:lang w:val="nl-NL"/>
        </w:rPr>
      </w:pPr>
      <w:r w:rsidRPr="002E1BCA">
        <w:rPr>
          <w:color w:val="FF0000"/>
          <w:lang w:val="nl-NL"/>
        </w:rPr>
        <w:t xml:space="preserve">Leerdoel: De student weet dat de eerste menstruatie vaak tussen de leeftijd van tien tot zestien jaar voorkomt. </w:t>
      </w:r>
    </w:p>
    <w:p w14:paraId="573067C6" w14:textId="77777777" w:rsidR="002E1BCA" w:rsidRDefault="002E1BCA" w:rsidP="001B5147">
      <w:pPr>
        <w:pStyle w:val="Geenafstand"/>
        <w:rPr>
          <w:lang w:val="nl-NL"/>
        </w:rPr>
      </w:pPr>
    </w:p>
    <w:p w14:paraId="541B9F17" w14:textId="6BA27417" w:rsidR="002E1BCA" w:rsidRPr="002E1BCA" w:rsidRDefault="002E1BCA" w:rsidP="001B5147">
      <w:pPr>
        <w:pStyle w:val="Geenafstand"/>
        <w:rPr>
          <w:color w:val="4F81BD" w:themeColor="accent1"/>
          <w:lang w:val="nl-NL"/>
        </w:rPr>
      </w:pPr>
      <w:commentRangeStart w:id="84"/>
      <w:r w:rsidRPr="002E1BCA">
        <w:rPr>
          <w:color w:val="4F81BD" w:themeColor="accent1"/>
          <w:lang w:val="nl-NL"/>
        </w:rPr>
        <w:t>Fluster</w:t>
      </w:r>
      <w:commentRangeEnd w:id="84"/>
      <w:r w:rsidR="00754961">
        <w:rPr>
          <w:rStyle w:val="Verwijzingopmerking"/>
        </w:rPr>
        <w:commentReference w:id="84"/>
      </w:r>
    </w:p>
    <w:p w14:paraId="42B317BD" w14:textId="77777777" w:rsidR="002E1BCA" w:rsidRPr="002E1BCA" w:rsidRDefault="002E1BCA" w:rsidP="001B5147">
      <w:pPr>
        <w:pStyle w:val="Geenafstand"/>
        <w:rPr>
          <w:color w:val="4F81BD" w:themeColor="accent1"/>
          <w:lang w:val="nl-NL"/>
        </w:rPr>
      </w:pPr>
    </w:p>
    <w:p w14:paraId="524C8CAB" w14:textId="5DBD4EC4" w:rsidR="002E1BCA" w:rsidRPr="002E1BCA" w:rsidRDefault="002E1BCA" w:rsidP="001B5147">
      <w:pPr>
        <w:pStyle w:val="Geenafstand"/>
        <w:rPr>
          <w:color w:val="4F81BD" w:themeColor="accent1"/>
          <w:lang w:val="nl-NL"/>
        </w:rPr>
      </w:pPr>
      <w:r w:rsidRPr="002E1BCA">
        <w:rPr>
          <w:color w:val="4F81BD" w:themeColor="accent1"/>
          <w:lang w:val="nl-NL"/>
        </w:rPr>
        <w:t>Theorie:</w:t>
      </w:r>
    </w:p>
    <w:p w14:paraId="42839C74" w14:textId="59CDAB3C" w:rsidR="002E1BCA" w:rsidRPr="002E1BCA" w:rsidRDefault="00EC2105" w:rsidP="00EC2105">
      <w:pPr>
        <w:pStyle w:val="Geenafstand"/>
        <w:rPr>
          <w:color w:val="4F81BD" w:themeColor="accent1"/>
          <w:lang w:val="nl-NL"/>
        </w:rPr>
      </w:pPr>
      <w:r w:rsidRPr="002E1BCA">
        <w:rPr>
          <w:color w:val="4F81BD" w:themeColor="accent1"/>
          <w:lang w:val="nl-NL"/>
        </w:rPr>
        <w:t xml:space="preserve">Tijdens de puberteit krijgen de meeste meisjes voor het eerst een menstruatie. </w:t>
      </w:r>
      <w:commentRangeStart w:id="85"/>
      <w:del w:id="86" w:author="Marco Verweij | ExpertCollege" w:date="2021-08-23T13:34:00Z">
        <w:r w:rsidR="002E1BCA" w:rsidRPr="002E1BCA" w:rsidDel="00536903">
          <w:rPr>
            <w:color w:val="4F81BD" w:themeColor="accent1"/>
            <w:lang w:val="nl-NL"/>
          </w:rPr>
          <w:delText xml:space="preserve">Deze begint vaak tussen een bepaalde leeftijd. </w:delText>
        </w:r>
        <w:commentRangeEnd w:id="85"/>
        <w:r w:rsidR="00BA7360" w:rsidDel="00536903">
          <w:rPr>
            <w:rStyle w:val="Verwijzingopmerking"/>
          </w:rPr>
          <w:commentReference w:id="85"/>
        </w:r>
      </w:del>
    </w:p>
    <w:p w14:paraId="22ECB31D" w14:textId="77777777" w:rsidR="002E1BCA" w:rsidRPr="002E1BCA" w:rsidRDefault="002E1BCA" w:rsidP="00EC2105">
      <w:pPr>
        <w:pStyle w:val="Geenafstand"/>
        <w:rPr>
          <w:color w:val="4F81BD" w:themeColor="accent1"/>
          <w:lang w:val="nl-NL"/>
        </w:rPr>
      </w:pPr>
    </w:p>
    <w:p w14:paraId="4A871A0B" w14:textId="40707AD1" w:rsidR="002E1BCA" w:rsidRPr="002E1BCA" w:rsidRDefault="002E1BCA" w:rsidP="00EC2105">
      <w:pPr>
        <w:pStyle w:val="Geenafstand"/>
        <w:rPr>
          <w:color w:val="4F81BD" w:themeColor="accent1"/>
          <w:lang w:val="nl-NL"/>
        </w:rPr>
      </w:pPr>
      <w:r w:rsidRPr="002E1BCA">
        <w:rPr>
          <w:color w:val="4F81BD" w:themeColor="accent1"/>
          <w:lang w:val="nl-NL"/>
        </w:rPr>
        <w:t>Stelling:</w:t>
      </w:r>
    </w:p>
    <w:p w14:paraId="3BFEFE59" w14:textId="064DD9A7" w:rsidR="002E1BCA" w:rsidRPr="002E1BCA" w:rsidRDefault="002E1BCA" w:rsidP="00EC2105">
      <w:pPr>
        <w:pStyle w:val="Geenafstand"/>
        <w:rPr>
          <w:color w:val="4F81BD" w:themeColor="accent1"/>
          <w:lang w:val="nl-NL"/>
        </w:rPr>
      </w:pPr>
      <w:r w:rsidRPr="002E1BCA">
        <w:rPr>
          <w:color w:val="4F81BD" w:themeColor="accent1"/>
          <w:lang w:val="nl-NL"/>
        </w:rPr>
        <w:t xml:space="preserve">Dit is tussen de </w:t>
      </w:r>
      <w:ins w:id="87" w:author="Marco Verweij | ExpertCollege" w:date="2021-08-23T13:31:00Z">
        <w:r w:rsidR="000666BE">
          <w:rPr>
            <w:color w:val="4F81BD" w:themeColor="accent1"/>
            <w:lang w:val="nl-NL"/>
          </w:rPr>
          <w:t xml:space="preserve">tien en </w:t>
        </w:r>
      </w:ins>
      <w:r w:rsidRPr="002E1BCA">
        <w:rPr>
          <w:color w:val="4F81BD" w:themeColor="accent1"/>
          <w:lang w:val="nl-NL"/>
        </w:rPr>
        <w:t xml:space="preserve">….. jaar. </w:t>
      </w:r>
    </w:p>
    <w:p w14:paraId="38A2A9B2" w14:textId="77777777" w:rsidR="002E1BCA" w:rsidRPr="002E1BCA" w:rsidRDefault="002E1BCA" w:rsidP="00EC2105">
      <w:pPr>
        <w:pStyle w:val="Geenafstand"/>
        <w:rPr>
          <w:color w:val="4F81BD" w:themeColor="accent1"/>
          <w:lang w:val="nl-NL"/>
        </w:rPr>
      </w:pPr>
    </w:p>
    <w:p w14:paraId="4196827B" w14:textId="461892B5" w:rsidR="002E1BCA" w:rsidRPr="002E1BCA" w:rsidRDefault="002E1BCA" w:rsidP="00EC2105">
      <w:pPr>
        <w:pStyle w:val="Geenafstand"/>
        <w:rPr>
          <w:color w:val="4F81BD" w:themeColor="accent1"/>
          <w:lang w:val="nl-NL"/>
        </w:rPr>
      </w:pPr>
      <w:commentRangeStart w:id="88"/>
      <w:r w:rsidRPr="002E1BCA">
        <w:rPr>
          <w:color w:val="4F81BD" w:themeColor="accent1"/>
          <w:lang w:val="nl-NL"/>
        </w:rPr>
        <w:t>Acht en tien</w:t>
      </w:r>
    </w:p>
    <w:p w14:paraId="5354E1B0" w14:textId="7A62F679" w:rsidR="002E1BCA" w:rsidRPr="002E1BCA" w:rsidRDefault="002E1BCA" w:rsidP="00EC2105">
      <w:pPr>
        <w:pStyle w:val="Geenafstand"/>
        <w:rPr>
          <w:b/>
          <w:color w:val="4F81BD" w:themeColor="accent1"/>
          <w:lang w:val="nl-NL"/>
        </w:rPr>
      </w:pPr>
      <w:r w:rsidRPr="002E1BCA">
        <w:rPr>
          <w:b/>
          <w:color w:val="4F81BD" w:themeColor="accent1"/>
          <w:lang w:val="nl-NL"/>
        </w:rPr>
        <w:t>Tien en zestien</w:t>
      </w:r>
    </w:p>
    <w:p w14:paraId="3B2C05F1" w14:textId="527A24FB" w:rsidR="002E1BCA" w:rsidRPr="002E1BCA" w:rsidRDefault="002E1BCA" w:rsidP="00EC2105">
      <w:pPr>
        <w:pStyle w:val="Geenafstand"/>
        <w:rPr>
          <w:color w:val="4F81BD" w:themeColor="accent1"/>
          <w:lang w:val="nl-NL"/>
        </w:rPr>
      </w:pPr>
      <w:r w:rsidRPr="002E1BCA">
        <w:rPr>
          <w:color w:val="4F81BD" w:themeColor="accent1"/>
          <w:lang w:val="nl-NL"/>
        </w:rPr>
        <w:t>Zestien en achttien</w:t>
      </w:r>
    </w:p>
    <w:p w14:paraId="72507FCD" w14:textId="3B3AFB77" w:rsidR="002E1BCA" w:rsidRPr="002E1BCA" w:rsidRDefault="002E1BCA" w:rsidP="00EC2105">
      <w:pPr>
        <w:pStyle w:val="Geenafstand"/>
        <w:rPr>
          <w:color w:val="4F81BD" w:themeColor="accent1"/>
          <w:lang w:val="nl-NL"/>
        </w:rPr>
      </w:pPr>
      <w:r w:rsidRPr="002E1BCA">
        <w:rPr>
          <w:color w:val="4F81BD" w:themeColor="accent1"/>
          <w:lang w:val="nl-NL"/>
        </w:rPr>
        <w:t xml:space="preserve">Achttien en twintig </w:t>
      </w:r>
      <w:commentRangeEnd w:id="88"/>
      <w:r w:rsidR="00E05C26">
        <w:rPr>
          <w:rStyle w:val="Verwijzingopmerking"/>
        </w:rPr>
        <w:commentReference w:id="88"/>
      </w:r>
    </w:p>
    <w:p w14:paraId="16BF12A5" w14:textId="77777777" w:rsidR="002E1BCA" w:rsidRPr="002E1BCA" w:rsidRDefault="002E1BCA" w:rsidP="00EC2105">
      <w:pPr>
        <w:pStyle w:val="Geenafstand"/>
        <w:rPr>
          <w:color w:val="4F81BD" w:themeColor="accent1"/>
          <w:lang w:val="nl-NL"/>
        </w:rPr>
      </w:pPr>
    </w:p>
    <w:p w14:paraId="713B1D52" w14:textId="77777777" w:rsidR="00BA7360" w:rsidRDefault="002E1BCA" w:rsidP="002E1BCA">
      <w:pPr>
        <w:pStyle w:val="Geenafstand"/>
        <w:rPr>
          <w:ins w:id="89" w:author="Marco Verweij | ExpertCollege" w:date="2021-08-23T13:31:00Z"/>
          <w:color w:val="4F81BD" w:themeColor="accent1"/>
          <w:lang w:val="nl-NL"/>
        </w:rPr>
      </w:pPr>
      <w:commentRangeStart w:id="90"/>
      <w:commentRangeStart w:id="91"/>
      <w:r w:rsidRPr="002E1BCA">
        <w:rPr>
          <w:color w:val="4F81BD" w:themeColor="accent1"/>
          <w:lang w:val="nl-NL"/>
        </w:rPr>
        <w:t xml:space="preserve">Extra info: </w:t>
      </w:r>
    </w:p>
    <w:p w14:paraId="3206CD98" w14:textId="00F5D00C" w:rsidR="002E1BCA" w:rsidRPr="002E1BCA" w:rsidRDefault="00EC2105" w:rsidP="002E1BCA">
      <w:pPr>
        <w:pStyle w:val="Geenafstand"/>
        <w:rPr>
          <w:color w:val="4F81BD" w:themeColor="accent1"/>
          <w:lang w:val="nl-NL"/>
        </w:rPr>
      </w:pPr>
      <w:r w:rsidRPr="002E1BCA">
        <w:rPr>
          <w:color w:val="4F81BD" w:themeColor="accent1"/>
          <w:lang w:val="nl-NL"/>
        </w:rPr>
        <w:t xml:space="preserve">De start van </w:t>
      </w:r>
      <w:commentRangeEnd w:id="90"/>
      <w:r w:rsidR="00BA7360">
        <w:rPr>
          <w:rStyle w:val="Verwijzingopmerking"/>
        </w:rPr>
        <w:commentReference w:id="90"/>
      </w:r>
      <w:r w:rsidRPr="002E1BCA">
        <w:rPr>
          <w:color w:val="4F81BD" w:themeColor="accent1"/>
          <w:lang w:val="nl-NL"/>
        </w:rPr>
        <w:t xml:space="preserve">de menstruatie wordt gezien als het begin van de vruchtbare periode in het leven. </w:t>
      </w:r>
      <w:commentRangeEnd w:id="91"/>
      <w:r w:rsidR="00BD1BF9">
        <w:rPr>
          <w:rStyle w:val="Verwijzingopmerking"/>
        </w:rPr>
        <w:commentReference w:id="91"/>
      </w:r>
    </w:p>
    <w:p w14:paraId="01097DF4" w14:textId="77777777" w:rsidR="002E1BCA" w:rsidRDefault="002E1BCA" w:rsidP="002E1BCA">
      <w:pPr>
        <w:pStyle w:val="Geenafstand"/>
        <w:rPr>
          <w:lang w:val="nl-NL"/>
        </w:rPr>
      </w:pPr>
    </w:p>
    <w:p w14:paraId="34EF0CEB" w14:textId="77777777" w:rsidR="002E1BCA" w:rsidRPr="002E1BCA" w:rsidRDefault="002E1BCA" w:rsidP="002E1BCA">
      <w:pPr>
        <w:pStyle w:val="Geenafstand"/>
        <w:rPr>
          <w:color w:val="4F81BD" w:themeColor="accent1"/>
          <w:lang w:val="nl-NL"/>
        </w:rPr>
      </w:pPr>
      <w:r w:rsidRPr="002E1BCA">
        <w:rPr>
          <w:color w:val="4F81BD" w:themeColor="accent1"/>
          <w:lang w:val="nl-NL"/>
        </w:rPr>
        <w:lastRenderedPageBreak/>
        <w:t>Theorie:</w:t>
      </w:r>
    </w:p>
    <w:p w14:paraId="51CF5515" w14:textId="422F0FD0" w:rsidR="002E1BCA" w:rsidRPr="002E1BCA" w:rsidRDefault="002E1BCA" w:rsidP="002E1BCA">
      <w:pPr>
        <w:pStyle w:val="Geenafstand"/>
        <w:rPr>
          <w:color w:val="4F81BD" w:themeColor="accent1"/>
          <w:lang w:val="nl-NL"/>
        </w:rPr>
      </w:pPr>
      <w:r w:rsidRPr="002E1BCA">
        <w:rPr>
          <w:color w:val="4F81BD" w:themeColor="accent1"/>
          <w:lang w:val="nl-NL"/>
        </w:rPr>
        <w:t xml:space="preserve">Tijdens de puberteit krijgen de meeste meisjes voor het eerst een menstruatie. </w:t>
      </w:r>
      <w:del w:id="92" w:author="Marco Verweij | ExpertCollege" w:date="2021-08-23T13:34:00Z">
        <w:r w:rsidRPr="002E1BCA" w:rsidDel="00536903">
          <w:rPr>
            <w:color w:val="4F81BD" w:themeColor="accent1"/>
            <w:lang w:val="nl-NL"/>
          </w:rPr>
          <w:delText xml:space="preserve">Deze begint vaak tussen een bepaalde leeftijd. </w:delText>
        </w:r>
      </w:del>
    </w:p>
    <w:p w14:paraId="19FFEBEF" w14:textId="77777777" w:rsidR="002E1BCA" w:rsidRPr="002E1BCA" w:rsidRDefault="002E1BCA" w:rsidP="002E1BCA">
      <w:pPr>
        <w:pStyle w:val="Geenafstand"/>
        <w:rPr>
          <w:color w:val="4F81BD" w:themeColor="accent1"/>
          <w:lang w:val="nl-NL"/>
        </w:rPr>
      </w:pPr>
    </w:p>
    <w:p w14:paraId="0A0AF97B" w14:textId="77777777" w:rsidR="002E1BCA" w:rsidRPr="002E1BCA" w:rsidRDefault="002E1BCA" w:rsidP="002E1BCA">
      <w:pPr>
        <w:pStyle w:val="Geenafstand"/>
        <w:rPr>
          <w:color w:val="4F81BD" w:themeColor="accent1"/>
          <w:lang w:val="nl-NL"/>
        </w:rPr>
      </w:pPr>
      <w:r w:rsidRPr="002E1BCA">
        <w:rPr>
          <w:color w:val="4F81BD" w:themeColor="accent1"/>
          <w:lang w:val="nl-NL"/>
        </w:rPr>
        <w:t>Stelling:</w:t>
      </w:r>
    </w:p>
    <w:p w14:paraId="6211AC5D" w14:textId="24F38663" w:rsidR="002E1BCA" w:rsidRDefault="002E1BCA" w:rsidP="002E1BCA">
      <w:pPr>
        <w:pStyle w:val="Geenafstand"/>
        <w:rPr>
          <w:color w:val="4F81BD" w:themeColor="accent1"/>
          <w:lang w:val="nl-NL"/>
        </w:rPr>
      </w:pPr>
      <w:commentRangeStart w:id="93"/>
      <w:r w:rsidRPr="002E1BCA">
        <w:rPr>
          <w:color w:val="4F81BD" w:themeColor="accent1"/>
          <w:lang w:val="nl-NL"/>
        </w:rPr>
        <w:t xml:space="preserve">Dit is tussen de </w:t>
      </w:r>
      <w:r>
        <w:rPr>
          <w:color w:val="4F81BD" w:themeColor="accent1"/>
          <w:lang w:val="nl-NL"/>
        </w:rPr>
        <w:t xml:space="preserve">tien en zestien </w:t>
      </w:r>
      <w:r w:rsidRPr="002E1BCA">
        <w:rPr>
          <w:color w:val="4F81BD" w:themeColor="accent1"/>
          <w:lang w:val="nl-NL"/>
        </w:rPr>
        <w:t xml:space="preserve">jaar. </w:t>
      </w:r>
      <w:commentRangeEnd w:id="93"/>
      <w:r w:rsidR="00536903">
        <w:rPr>
          <w:rStyle w:val="Verwijzingopmerking"/>
        </w:rPr>
        <w:commentReference w:id="93"/>
      </w:r>
    </w:p>
    <w:p w14:paraId="2D775A22" w14:textId="77777777" w:rsidR="002E1BCA" w:rsidRDefault="002E1BCA" w:rsidP="002E1BCA">
      <w:pPr>
        <w:pStyle w:val="Geenafstand"/>
        <w:rPr>
          <w:color w:val="4F81BD" w:themeColor="accent1"/>
          <w:lang w:val="nl-NL"/>
        </w:rPr>
      </w:pPr>
    </w:p>
    <w:p w14:paraId="56C99FD8" w14:textId="51F9A6B0" w:rsidR="002E1BCA" w:rsidRPr="002E1BCA" w:rsidRDefault="002E1BCA" w:rsidP="002E1BCA">
      <w:pPr>
        <w:pStyle w:val="Geenafstand"/>
        <w:rPr>
          <w:b/>
          <w:color w:val="4F81BD" w:themeColor="accent1"/>
          <w:lang w:val="nl-NL"/>
        </w:rPr>
      </w:pPr>
      <w:r w:rsidRPr="002E1BCA">
        <w:rPr>
          <w:b/>
          <w:color w:val="4F81BD" w:themeColor="accent1"/>
          <w:lang w:val="nl-NL"/>
        </w:rPr>
        <w:t>Deze stelling is correct</w:t>
      </w:r>
    </w:p>
    <w:p w14:paraId="100604FA" w14:textId="717C8CCB" w:rsidR="002E1BCA" w:rsidRPr="002E1BCA" w:rsidRDefault="002E1BCA" w:rsidP="002E1BCA">
      <w:pPr>
        <w:pStyle w:val="Geenafstand"/>
        <w:rPr>
          <w:color w:val="4F81BD" w:themeColor="accent1"/>
          <w:lang w:val="nl-NL"/>
        </w:rPr>
      </w:pPr>
      <w:r>
        <w:rPr>
          <w:color w:val="4F81BD" w:themeColor="accent1"/>
          <w:lang w:val="nl-NL"/>
        </w:rPr>
        <w:t>Deze stelling is niet correct</w:t>
      </w:r>
    </w:p>
    <w:p w14:paraId="4E9986F6" w14:textId="77777777" w:rsidR="002E1BCA" w:rsidRPr="002E1BCA" w:rsidRDefault="002E1BCA" w:rsidP="002E1BCA">
      <w:pPr>
        <w:pStyle w:val="Geenafstand"/>
        <w:rPr>
          <w:color w:val="4F81BD" w:themeColor="accent1"/>
          <w:lang w:val="nl-NL"/>
        </w:rPr>
      </w:pPr>
    </w:p>
    <w:p w14:paraId="1468D519" w14:textId="77777777" w:rsidR="00536903" w:rsidRDefault="002E1BCA" w:rsidP="002E1BCA">
      <w:pPr>
        <w:pStyle w:val="Geenafstand"/>
        <w:rPr>
          <w:ins w:id="94" w:author="Marco Verweij | ExpertCollege" w:date="2021-08-23T13:35:00Z"/>
          <w:color w:val="4F81BD" w:themeColor="accent1"/>
          <w:lang w:val="nl-NL"/>
        </w:rPr>
      </w:pPr>
      <w:r w:rsidRPr="002E1BCA">
        <w:rPr>
          <w:color w:val="4F81BD" w:themeColor="accent1"/>
          <w:lang w:val="nl-NL"/>
        </w:rPr>
        <w:t xml:space="preserve">Extra info: </w:t>
      </w:r>
    </w:p>
    <w:p w14:paraId="72DB6401" w14:textId="50CE4639" w:rsidR="002E1BCA" w:rsidRDefault="002E1BCA" w:rsidP="002E1BCA">
      <w:pPr>
        <w:pStyle w:val="Geenafstand"/>
        <w:rPr>
          <w:color w:val="4F81BD" w:themeColor="accent1"/>
          <w:lang w:val="nl-NL"/>
        </w:rPr>
      </w:pPr>
      <w:r w:rsidRPr="002E1BCA">
        <w:rPr>
          <w:color w:val="4F81BD" w:themeColor="accent1"/>
          <w:lang w:val="nl-NL"/>
        </w:rPr>
        <w:t xml:space="preserve">De start van de menstruatie wordt gezien als het begin van de vruchtbare periode in het leven. </w:t>
      </w:r>
    </w:p>
    <w:p w14:paraId="7B5D5CFF" w14:textId="77777777" w:rsidR="002E1BCA" w:rsidRDefault="002E1BCA" w:rsidP="002E1BCA">
      <w:pPr>
        <w:pStyle w:val="Geenafstand"/>
        <w:rPr>
          <w:color w:val="4F81BD" w:themeColor="accent1"/>
          <w:lang w:val="nl-NL"/>
        </w:rPr>
      </w:pPr>
    </w:p>
    <w:p w14:paraId="02E85096" w14:textId="77777777" w:rsidR="002E1BCA" w:rsidRPr="002E1BCA" w:rsidRDefault="002E1BCA" w:rsidP="002E1BCA">
      <w:pPr>
        <w:pStyle w:val="Geenafstand"/>
        <w:rPr>
          <w:color w:val="4F81BD" w:themeColor="accent1"/>
          <w:lang w:val="nl-NL"/>
        </w:rPr>
      </w:pPr>
      <w:r w:rsidRPr="002E1BCA">
        <w:rPr>
          <w:color w:val="4F81BD" w:themeColor="accent1"/>
          <w:lang w:val="nl-NL"/>
        </w:rPr>
        <w:t>Theorie:</w:t>
      </w:r>
    </w:p>
    <w:p w14:paraId="25682F82" w14:textId="77B373DF" w:rsidR="002E1BCA" w:rsidRPr="002E1BCA" w:rsidRDefault="002E1BCA" w:rsidP="002E1BCA">
      <w:pPr>
        <w:pStyle w:val="Geenafstand"/>
        <w:rPr>
          <w:color w:val="4F81BD" w:themeColor="accent1"/>
          <w:lang w:val="nl-NL"/>
        </w:rPr>
      </w:pPr>
      <w:r w:rsidRPr="002E1BCA">
        <w:rPr>
          <w:color w:val="4F81BD" w:themeColor="accent1"/>
          <w:lang w:val="nl-NL"/>
        </w:rPr>
        <w:t xml:space="preserve">Tijdens de puberteit krijgen de meeste meisjes voor het eerst een menstruatie. </w:t>
      </w:r>
      <w:del w:id="95" w:author="Marco Verweij | ExpertCollege" w:date="2021-08-23T13:36:00Z">
        <w:r w:rsidRPr="002E1BCA" w:rsidDel="00BD1BF9">
          <w:rPr>
            <w:color w:val="4F81BD" w:themeColor="accent1"/>
            <w:lang w:val="nl-NL"/>
          </w:rPr>
          <w:delText xml:space="preserve">Deze begint vaak tussen een bepaalde leeftijd. </w:delText>
        </w:r>
      </w:del>
    </w:p>
    <w:p w14:paraId="28F35DBB" w14:textId="77777777" w:rsidR="002E1BCA" w:rsidRPr="002E1BCA" w:rsidRDefault="002E1BCA" w:rsidP="002E1BCA">
      <w:pPr>
        <w:pStyle w:val="Geenafstand"/>
        <w:rPr>
          <w:color w:val="4F81BD" w:themeColor="accent1"/>
          <w:lang w:val="nl-NL"/>
        </w:rPr>
      </w:pPr>
    </w:p>
    <w:p w14:paraId="1B5F8EB3" w14:textId="77777777" w:rsidR="002E1BCA" w:rsidRPr="002E1BCA" w:rsidRDefault="002E1BCA" w:rsidP="002E1BCA">
      <w:pPr>
        <w:pStyle w:val="Geenafstand"/>
        <w:rPr>
          <w:color w:val="4F81BD" w:themeColor="accent1"/>
          <w:lang w:val="nl-NL"/>
        </w:rPr>
      </w:pPr>
      <w:r w:rsidRPr="002E1BCA">
        <w:rPr>
          <w:color w:val="4F81BD" w:themeColor="accent1"/>
          <w:lang w:val="nl-NL"/>
        </w:rPr>
        <w:t>Stelling:</w:t>
      </w:r>
    </w:p>
    <w:p w14:paraId="3BF2329C" w14:textId="10DFFDA1" w:rsidR="002E1BCA" w:rsidRDefault="002E1BCA" w:rsidP="002E1BCA">
      <w:pPr>
        <w:pStyle w:val="Geenafstand"/>
        <w:rPr>
          <w:color w:val="4F81BD" w:themeColor="accent1"/>
          <w:lang w:val="nl-NL"/>
        </w:rPr>
      </w:pPr>
      <w:r w:rsidRPr="002E1BCA">
        <w:rPr>
          <w:color w:val="4F81BD" w:themeColor="accent1"/>
          <w:lang w:val="nl-NL"/>
        </w:rPr>
        <w:t xml:space="preserve">Dit is tussen de </w:t>
      </w:r>
      <w:commentRangeStart w:id="96"/>
      <w:r>
        <w:rPr>
          <w:color w:val="4F81BD" w:themeColor="accent1"/>
          <w:lang w:val="nl-NL"/>
        </w:rPr>
        <w:t xml:space="preserve">16 en 21 </w:t>
      </w:r>
      <w:commentRangeEnd w:id="96"/>
      <w:r w:rsidR="00536903">
        <w:rPr>
          <w:rStyle w:val="Verwijzingopmerking"/>
        </w:rPr>
        <w:commentReference w:id="96"/>
      </w:r>
      <w:r>
        <w:rPr>
          <w:color w:val="4F81BD" w:themeColor="accent1"/>
          <w:lang w:val="nl-NL"/>
        </w:rPr>
        <w:t xml:space="preserve">jaar. </w:t>
      </w:r>
    </w:p>
    <w:p w14:paraId="558C4C62" w14:textId="77777777" w:rsidR="002E1BCA" w:rsidRDefault="002E1BCA" w:rsidP="002E1BCA">
      <w:pPr>
        <w:pStyle w:val="Geenafstand"/>
        <w:rPr>
          <w:color w:val="4F81BD" w:themeColor="accent1"/>
          <w:lang w:val="nl-NL"/>
        </w:rPr>
      </w:pPr>
    </w:p>
    <w:p w14:paraId="025B30E9" w14:textId="77777777" w:rsidR="002E1BCA" w:rsidRDefault="002E1BCA" w:rsidP="002E1BCA">
      <w:pPr>
        <w:pStyle w:val="Geenafstand"/>
        <w:rPr>
          <w:color w:val="4F81BD" w:themeColor="accent1"/>
          <w:lang w:val="nl-NL"/>
        </w:rPr>
      </w:pPr>
      <w:r>
        <w:rPr>
          <w:color w:val="4F81BD" w:themeColor="accent1"/>
          <w:lang w:val="nl-NL"/>
        </w:rPr>
        <w:t>Deze stelling is correct</w:t>
      </w:r>
    </w:p>
    <w:p w14:paraId="7F6FFDEF" w14:textId="77777777" w:rsidR="002E1BCA" w:rsidRPr="002E1BCA" w:rsidRDefault="002E1BCA" w:rsidP="002E1BCA">
      <w:pPr>
        <w:pStyle w:val="Geenafstand"/>
        <w:rPr>
          <w:b/>
          <w:color w:val="4F81BD" w:themeColor="accent1"/>
          <w:lang w:val="nl-NL"/>
        </w:rPr>
      </w:pPr>
      <w:r w:rsidRPr="002E1BCA">
        <w:rPr>
          <w:b/>
          <w:color w:val="4F81BD" w:themeColor="accent1"/>
          <w:lang w:val="nl-NL"/>
        </w:rPr>
        <w:t>Deze stelling is niet correct</w:t>
      </w:r>
    </w:p>
    <w:p w14:paraId="066DA8E0" w14:textId="77777777" w:rsidR="002E1BCA" w:rsidRPr="002E1BCA" w:rsidRDefault="002E1BCA" w:rsidP="002E1BCA">
      <w:pPr>
        <w:pStyle w:val="Geenafstand"/>
        <w:rPr>
          <w:color w:val="4F81BD" w:themeColor="accent1"/>
          <w:lang w:val="nl-NL"/>
        </w:rPr>
      </w:pPr>
    </w:p>
    <w:p w14:paraId="0512FFB0" w14:textId="77777777" w:rsidR="00A16660" w:rsidRDefault="002E1BCA" w:rsidP="002E1BCA">
      <w:pPr>
        <w:pStyle w:val="Geenafstand"/>
        <w:rPr>
          <w:ins w:id="97" w:author="Marco Verweij | ExpertCollege" w:date="2021-08-23T13:36:00Z"/>
          <w:color w:val="4F81BD" w:themeColor="accent1"/>
          <w:lang w:val="nl-NL"/>
        </w:rPr>
      </w:pPr>
      <w:r w:rsidRPr="002E1BCA">
        <w:rPr>
          <w:color w:val="4F81BD" w:themeColor="accent1"/>
          <w:lang w:val="nl-NL"/>
        </w:rPr>
        <w:t xml:space="preserve">Extra info: </w:t>
      </w:r>
    </w:p>
    <w:p w14:paraId="37F444E9" w14:textId="31C24663" w:rsidR="002E1BCA" w:rsidRPr="002E1BCA" w:rsidRDefault="002E1BCA" w:rsidP="002E1BCA">
      <w:pPr>
        <w:pStyle w:val="Geenafstand"/>
        <w:rPr>
          <w:color w:val="4F81BD" w:themeColor="accent1"/>
          <w:lang w:val="nl-NL"/>
        </w:rPr>
      </w:pPr>
      <w:r>
        <w:rPr>
          <w:color w:val="4F81BD" w:themeColor="accent1"/>
          <w:lang w:val="nl-NL"/>
        </w:rPr>
        <w:t xml:space="preserve">De eerste menstruatie begint vaak tussen de tien en zestien jaar. </w:t>
      </w:r>
      <w:r w:rsidRPr="002E1BCA">
        <w:rPr>
          <w:color w:val="4F81BD" w:themeColor="accent1"/>
          <w:lang w:val="nl-NL"/>
        </w:rPr>
        <w:t xml:space="preserve">De start van de menstruatie wordt gezien als het begin van de vruchtbare periode in het leven. </w:t>
      </w:r>
    </w:p>
    <w:p w14:paraId="47C59B6C" w14:textId="77777777" w:rsidR="002E1BCA" w:rsidRPr="002E1BCA" w:rsidRDefault="002E1BCA" w:rsidP="002E1BCA">
      <w:pPr>
        <w:pStyle w:val="Geenafstand"/>
        <w:rPr>
          <w:color w:val="4F81BD" w:themeColor="accent1"/>
          <w:lang w:val="nl-NL"/>
        </w:rPr>
      </w:pPr>
    </w:p>
    <w:p w14:paraId="2A41AF4E" w14:textId="395D2682" w:rsidR="002E1BCA" w:rsidRPr="00F56DAB" w:rsidRDefault="007A4A25" w:rsidP="002E1BCA">
      <w:pPr>
        <w:pStyle w:val="Geenafstand"/>
        <w:rPr>
          <w:color w:val="FF0000"/>
          <w:lang w:val="nl-NL"/>
        </w:rPr>
      </w:pPr>
      <w:r w:rsidRPr="00F56DAB">
        <w:rPr>
          <w:color w:val="FF0000"/>
          <w:lang w:val="nl-NL"/>
        </w:rPr>
        <w:t xml:space="preserve">Leerdoel: De student weet dat de gemiddelde leeftijd waarop de menopauze begint 51 jaar is. </w:t>
      </w:r>
    </w:p>
    <w:p w14:paraId="36857819" w14:textId="77777777" w:rsidR="007A4A25" w:rsidRDefault="007A4A25" w:rsidP="002E1BCA">
      <w:pPr>
        <w:pStyle w:val="Geenafstand"/>
        <w:rPr>
          <w:lang w:val="nl-NL"/>
        </w:rPr>
      </w:pPr>
    </w:p>
    <w:p w14:paraId="459B1162" w14:textId="5B4C0406" w:rsidR="007A4A25" w:rsidRPr="00F56DAB" w:rsidRDefault="007A4A25" w:rsidP="002E1BCA">
      <w:pPr>
        <w:pStyle w:val="Geenafstand"/>
        <w:rPr>
          <w:color w:val="4F81BD" w:themeColor="accent1"/>
          <w:lang w:val="nl-NL"/>
        </w:rPr>
      </w:pPr>
      <w:commentRangeStart w:id="98"/>
      <w:r w:rsidRPr="00F56DAB">
        <w:rPr>
          <w:color w:val="4F81BD" w:themeColor="accent1"/>
          <w:lang w:val="nl-NL"/>
        </w:rPr>
        <w:t>Fluster</w:t>
      </w:r>
      <w:commentRangeEnd w:id="98"/>
      <w:r w:rsidR="003B3484">
        <w:rPr>
          <w:rStyle w:val="Verwijzingopmerking"/>
        </w:rPr>
        <w:commentReference w:id="98"/>
      </w:r>
    </w:p>
    <w:p w14:paraId="68F6B35E" w14:textId="77777777" w:rsidR="007A4A25" w:rsidRPr="00F56DAB" w:rsidRDefault="007A4A25" w:rsidP="002E1BCA">
      <w:pPr>
        <w:pStyle w:val="Geenafstand"/>
        <w:rPr>
          <w:color w:val="4F81BD" w:themeColor="accent1"/>
          <w:lang w:val="nl-NL"/>
        </w:rPr>
      </w:pPr>
    </w:p>
    <w:p w14:paraId="0E434315" w14:textId="240439D3" w:rsidR="007A4A25" w:rsidRPr="00F56DAB" w:rsidRDefault="007A4A25" w:rsidP="002E1BCA">
      <w:pPr>
        <w:pStyle w:val="Geenafstand"/>
        <w:rPr>
          <w:color w:val="4F81BD" w:themeColor="accent1"/>
          <w:lang w:val="nl-NL"/>
        </w:rPr>
      </w:pPr>
      <w:r w:rsidRPr="00F56DAB">
        <w:rPr>
          <w:color w:val="4F81BD" w:themeColor="accent1"/>
          <w:lang w:val="nl-NL"/>
        </w:rPr>
        <w:t>Theorie:</w:t>
      </w:r>
    </w:p>
    <w:p w14:paraId="45713B7E" w14:textId="7E88E2F2" w:rsidR="007A4A25" w:rsidRPr="00F56DAB" w:rsidRDefault="007A4A25" w:rsidP="002E1BCA">
      <w:pPr>
        <w:pStyle w:val="Geenafstand"/>
        <w:rPr>
          <w:color w:val="4F81BD" w:themeColor="accent1"/>
          <w:lang w:val="nl-NL"/>
        </w:rPr>
      </w:pPr>
      <w:r w:rsidRPr="00F56DAB">
        <w:rPr>
          <w:color w:val="4F81BD" w:themeColor="accent1"/>
          <w:lang w:val="nl-NL"/>
        </w:rPr>
        <w:t>De menstruatie stopt rond een bepaalde leeftijd</w:t>
      </w:r>
      <w:commentRangeStart w:id="99"/>
      <w:r w:rsidRPr="00F56DAB">
        <w:rPr>
          <w:color w:val="4F81BD" w:themeColor="accent1"/>
          <w:lang w:val="nl-NL"/>
        </w:rPr>
        <w:t>,</w:t>
      </w:r>
      <w:commentRangeEnd w:id="99"/>
      <w:r w:rsidR="00A16660">
        <w:rPr>
          <w:rStyle w:val="Verwijzingopmerking"/>
        </w:rPr>
        <w:commentReference w:id="99"/>
      </w:r>
      <w:r w:rsidRPr="00F56DAB">
        <w:rPr>
          <w:color w:val="4F81BD" w:themeColor="accent1"/>
          <w:lang w:val="nl-NL"/>
        </w:rPr>
        <w:t xml:space="preserve"> dit is de leeftijd waarop de menopauze begint. </w:t>
      </w:r>
    </w:p>
    <w:p w14:paraId="512B2074" w14:textId="77777777" w:rsidR="007A4A25" w:rsidRPr="00F56DAB" w:rsidRDefault="007A4A25" w:rsidP="002E1BCA">
      <w:pPr>
        <w:pStyle w:val="Geenafstand"/>
        <w:rPr>
          <w:color w:val="4F81BD" w:themeColor="accent1"/>
          <w:lang w:val="nl-NL"/>
        </w:rPr>
      </w:pPr>
    </w:p>
    <w:p w14:paraId="647751D4" w14:textId="0152A23C" w:rsidR="007A4A25" w:rsidRPr="00F56DAB" w:rsidRDefault="007A4A25" w:rsidP="002E1BCA">
      <w:pPr>
        <w:pStyle w:val="Geenafstand"/>
        <w:rPr>
          <w:color w:val="4F81BD" w:themeColor="accent1"/>
          <w:lang w:val="nl-NL"/>
        </w:rPr>
      </w:pPr>
      <w:r w:rsidRPr="00F56DAB">
        <w:rPr>
          <w:color w:val="4F81BD" w:themeColor="accent1"/>
          <w:lang w:val="nl-NL"/>
        </w:rPr>
        <w:t>Vraag:</w:t>
      </w:r>
    </w:p>
    <w:p w14:paraId="508B0BDB" w14:textId="70DDDF60" w:rsidR="007A4A25" w:rsidRPr="00F56DAB" w:rsidRDefault="007A4A25" w:rsidP="002E1BCA">
      <w:pPr>
        <w:pStyle w:val="Geenafstand"/>
        <w:rPr>
          <w:color w:val="4F81BD" w:themeColor="accent1"/>
          <w:lang w:val="nl-NL"/>
        </w:rPr>
      </w:pPr>
      <w:commentRangeStart w:id="100"/>
      <w:r w:rsidRPr="00F56DAB">
        <w:rPr>
          <w:color w:val="4F81BD" w:themeColor="accent1"/>
          <w:lang w:val="nl-NL"/>
        </w:rPr>
        <w:t>Wat is</w:t>
      </w:r>
      <w:del w:id="101" w:author="Marco Verweij | ExpertCollege" w:date="2021-08-23T13:38:00Z">
        <w:r w:rsidRPr="00F56DAB" w:rsidDel="00164CF5">
          <w:rPr>
            <w:color w:val="4F81BD" w:themeColor="accent1"/>
            <w:lang w:val="nl-NL"/>
          </w:rPr>
          <w:delText xml:space="preserve"> hier</w:delText>
        </w:r>
      </w:del>
      <w:r w:rsidRPr="00F56DAB">
        <w:rPr>
          <w:color w:val="4F81BD" w:themeColor="accent1"/>
          <w:lang w:val="nl-NL"/>
        </w:rPr>
        <w:t xml:space="preserve"> de gemiddelde leeftijd </w:t>
      </w:r>
      <w:del w:id="102" w:author="Marco Verweij | ExpertCollege" w:date="2021-08-23T13:38:00Z">
        <w:r w:rsidRPr="00F56DAB" w:rsidDel="00164CF5">
          <w:rPr>
            <w:color w:val="4F81BD" w:themeColor="accent1"/>
            <w:lang w:val="nl-NL"/>
          </w:rPr>
          <w:delText>van</w:delText>
        </w:r>
      </w:del>
      <w:ins w:id="103" w:author="Marco Verweij | ExpertCollege" w:date="2021-08-23T13:38:00Z">
        <w:r w:rsidR="00164CF5">
          <w:rPr>
            <w:color w:val="4F81BD" w:themeColor="accent1"/>
            <w:lang w:val="nl-NL"/>
          </w:rPr>
          <w:t>waarop de menopauze begint</w:t>
        </w:r>
      </w:ins>
      <w:r w:rsidRPr="00F56DAB">
        <w:rPr>
          <w:color w:val="4F81BD" w:themeColor="accent1"/>
          <w:lang w:val="nl-NL"/>
        </w:rPr>
        <w:t>?</w:t>
      </w:r>
      <w:commentRangeEnd w:id="100"/>
      <w:r w:rsidR="00164CF5">
        <w:rPr>
          <w:rStyle w:val="Verwijzingopmerking"/>
        </w:rPr>
        <w:commentReference w:id="100"/>
      </w:r>
    </w:p>
    <w:p w14:paraId="5A268AD2" w14:textId="77777777" w:rsidR="007A4A25" w:rsidRPr="00F56DAB" w:rsidRDefault="007A4A25" w:rsidP="002E1BCA">
      <w:pPr>
        <w:pStyle w:val="Geenafstand"/>
        <w:rPr>
          <w:color w:val="4F81BD" w:themeColor="accent1"/>
          <w:lang w:val="nl-NL"/>
        </w:rPr>
      </w:pPr>
    </w:p>
    <w:p w14:paraId="7FD4234B" w14:textId="215B8B51" w:rsidR="007A4A25" w:rsidRPr="00F56DAB" w:rsidRDefault="007A4A25" w:rsidP="002E1BCA">
      <w:pPr>
        <w:pStyle w:val="Geenafstand"/>
        <w:rPr>
          <w:color w:val="4F81BD" w:themeColor="accent1"/>
          <w:lang w:val="nl-NL"/>
        </w:rPr>
      </w:pPr>
      <w:r w:rsidRPr="00F56DAB">
        <w:rPr>
          <w:color w:val="4F81BD" w:themeColor="accent1"/>
          <w:lang w:val="nl-NL"/>
        </w:rPr>
        <w:t>41</w:t>
      </w:r>
    </w:p>
    <w:p w14:paraId="085AE04C" w14:textId="233DF9A1" w:rsidR="007A4A25" w:rsidRPr="00F56DAB" w:rsidRDefault="007A4A25" w:rsidP="002E1BCA">
      <w:pPr>
        <w:pStyle w:val="Geenafstand"/>
        <w:rPr>
          <w:b/>
          <w:color w:val="4F81BD" w:themeColor="accent1"/>
          <w:lang w:val="nl-NL"/>
        </w:rPr>
      </w:pPr>
      <w:r w:rsidRPr="00F56DAB">
        <w:rPr>
          <w:b/>
          <w:color w:val="4F81BD" w:themeColor="accent1"/>
          <w:lang w:val="nl-NL"/>
        </w:rPr>
        <w:t>51</w:t>
      </w:r>
    </w:p>
    <w:p w14:paraId="4FFC75BF" w14:textId="244D874A" w:rsidR="007A4A25" w:rsidRPr="00F56DAB" w:rsidRDefault="007A4A25" w:rsidP="002E1BCA">
      <w:pPr>
        <w:pStyle w:val="Geenafstand"/>
        <w:rPr>
          <w:color w:val="4F81BD" w:themeColor="accent1"/>
          <w:lang w:val="nl-NL"/>
        </w:rPr>
      </w:pPr>
      <w:r w:rsidRPr="00F56DAB">
        <w:rPr>
          <w:color w:val="4F81BD" w:themeColor="accent1"/>
          <w:lang w:val="nl-NL"/>
        </w:rPr>
        <w:t>61</w:t>
      </w:r>
    </w:p>
    <w:p w14:paraId="1B9E55C8" w14:textId="74D43318" w:rsidR="007A4A25" w:rsidRPr="00F56DAB" w:rsidRDefault="007A4A25" w:rsidP="002E1BCA">
      <w:pPr>
        <w:pStyle w:val="Geenafstand"/>
        <w:rPr>
          <w:color w:val="4F81BD" w:themeColor="accent1"/>
          <w:lang w:val="nl-NL"/>
        </w:rPr>
      </w:pPr>
      <w:r w:rsidRPr="00F56DAB">
        <w:rPr>
          <w:color w:val="4F81BD" w:themeColor="accent1"/>
          <w:lang w:val="nl-NL"/>
        </w:rPr>
        <w:t>71</w:t>
      </w:r>
    </w:p>
    <w:p w14:paraId="4D4BED1C" w14:textId="77777777" w:rsidR="007A4A25" w:rsidRDefault="007A4A25" w:rsidP="002E1BCA">
      <w:pPr>
        <w:pStyle w:val="Geenafstand"/>
        <w:rPr>
          <w:lang w:val="nl-NL"/>
        </w:rPr>
      </w:pPr>
    </w:p>
    <w:p w14:paraId="13EB8F48" w14:textId="77777777" w:rsidR="00F56DAB" w:rsidRPr="00F56DAB" w:rsidRDefault="00F56DAB" w:rsidP="00F56DAB">
      <w:pPr>
        <w:pStyle w:val="Geenafstand"/>
        <w:rPr>
          <w:color w:val="4F81BD" w:themeColor="accent1"/>
          <w:lang w:val="nl-NL"/>
        </w:rPr>
      </w:pPr>
      <w:r w:rsidRPr="00F56DAB">
        <w:rPr>
          <w:color w:val="4F81BD" w:themeColor="accent1"/>
          <w:lang w:val="nl-NL"/>
        </w:rPr>
        <w:t>Theorie:</w:t>
      </w:r>
    </w:p>
    <w:p w14:paraId="4EE46E29" w14:textId="77777777" w:rsidR="00F56DAB" w:rsidRPr="00F56DAB" w:rsidRDefault="00F56DAB" w:rsidP="00F56DAB">
      <w:pPr>
        <w:pStyle w:val="Geenafstand"/>
        <w:rPr>
          <w:color w:val="4F81BD" w:themeColor="accent1"/>
          <w:lang w:val="nl-NL"/>
        </w:rPr>
      </w:pPr>
      <w:r w:rsidRPr="00F56DAB">
        <w:rPr>
          <w:color w:val="4F81BD" w:themeColor="accent1"/>
          <w:lang w:val="nl-NL"/>
        </w:rPr>
        <w:t xml:space="preserve">De menstruatie stopt rond een bepaalde leeftijd, dit is de leeftijd waarop de menopauze begint. </w:t>
      </w:r>
    </w:p>
    <w:p w14:paraId="2C62ECCB" w14:textId="77777777" w:rsidR="00F56DAB" w:rsidRPr="00F56DAB" w:rsidRDefault="00F56DAB" w:rsidP="00F56DAB">
      <w:pPr>
        <w:pStyle w:val="Geenafstand"/>
        <w:rPr>
          <w:color w:val="4F81BD" w:themeColor="accent1"/>
          <w:lang w:val="nl-NL"/>
        </w:rPr>
      </w:pPr>
    </w:p>
    <w:p w14:paraId="19AA2817" w14:textId="77777777" w:rsidR="00F56DAB" w:rsidRDefault="00F56DAB" w:rsidP="00F56DAB">
      <w:pPr>
        <w:pStyle w:val="Geenafstand"/>
        <w:rPr>
          <w:color w:val="4F81BD" w:themeColor="accent1"/>
          <w:lang w:val="nl-NL"/>
        </w:rPr>
      </w:pPr>
      <w:r>
        <w:rPr>
          <w:color w:val="4F81BD" w:themeColor="accent1"/>
          <w:lang w:val="nl-NL"/>
        </w:rPr>
        <w:t>Stelling:</w:t>
      </w:r>
    </w:p>
    <w:p w14:paraId="1530C204" w14:textId="77777777" w:rsidR="00F56DAB" w:rsidRDefault="00F56DAB" w:rsidP="00F56DAB">
      <w:pPr>
        <w:pStyle w:val="Geenafstand"/>
        <w:rPr>
          <w:color w:val="4F81BD" w:themeColor="accent1"/>
          <w:lang w:val="nl-NL"/>
        </w:rPr>
      </w:pPr>
      <w:r>
        <w:rPr>
          <w:color w:val="4F81BD" w:themeColor="accent1"/>
          <w:lang w:val="nl-NL"/>
        </w:rPr>
        <w:t xml:space="preserve">Dit is </w:t>
      </w:r>
      <w:commentRangeStart w:id="104"/>
      <w:r>
        <w:rPr>
          <w:color w:val="4F81BD" w:themeColor="accent1"/>
          <w:lang w:val="nl-NL"/>
        </w:rPr>
        <w:t>rond</w:t>
      </w:r>
      <w:commentRangeEnd w:id="104"/>
      <w:r w:rsidR="00C70790">
        <w:rPr>
          <w:rStyle w:val="Verwijzingopmerking"/>
        </w:rPr>
        <w:commentReference w:id="104"/>
      </w:r>
      <w:r>
        <w:rPr>
          <w:color w:val="4F81BD" w:themeColor="accent1"/>
          <w:lang w:val="nl-NL"/>
        </w:rPr>
        <w:t xml:space="preserve"> de leeftijd van ….. jaar.</w:t>
      </w:r>
    </w:p>
    <w:p w14:paraId="4BFFC567" w14:textId="77777777" w:rsidR="00F56DAB" w:rsidRDefault="00F56DAB" w:rsidP="00F56DAB">
      <w:pPr>
        <w:pStyle w:val="Geenafstand"/>
        <w:rPr>
          <w:color w:val="4F81BD" w:themeColor="accent1"/>
          <w:lang w:val="nl-NL"/>
        </w:rPr>
      </w:pPr>
    </w:p>
    <w:p w14:paraId="2E44ECB1" w14:textId="77777777" w:rsidR="00F56DAB" w:rsidRDefault="00F56DAB" w:rsidP="00F56DAB">
      <w:pPr>
        <w:pStyle w:val="Geenafstand"/>
        <w:rPr>
          <w:color w:val="4F81BD" w:themeColor="accent1"/>
          <w:lang w:val="nl-NL"/>
        </w:rPr>
      </w:pPr>
      <w:r>
        <w:rPr>
          <w:color w:val="4F81BD" w:themeColor="accent1"/>
          <w:lang w:val="nl-NL"/>
        </w:rPr>
        <w:t>46</w:t>
      </w:r>
    </w:p>
    <w:p w14:paraId="17EE65CD" w14:textId="77777777" w:rsidR="00F56DAB" w:rsidRPr="00F56DAB" w:rsidRDefault="00F56DAB" w:rsidP="00F56DAB">
      <w:pPr>
        <w:pStyle w:val="Geenafstand"/>
        <w:rPr>
          <w:b/>
          <w:color w:val="4F81BD" w:themeColor="accent1"/>
          <w:lang w:val="nl-NL"/>
        </w:rPr>
      </w:pPr>
      <w:r w:rsidRPr="00F56DAB">
        <w:rPr>
          <w:b/>
          <w:color w:val="4F81BD" w:themeColor="accent1"/>
          <w:lang w:val="nl-NL"/>
        </w:rPr>
        <w:t>51</w:t>
      </w:r>
    </w:p>
    <w:p w14:paraId="122A015B" w14:textId="77777777" w:rsidR="00F56DAB" w:rsidRDefault="00F56DAB" w:rsidP="00F56DAB">
      <w:pPr>
        <w:pStyle w:val="Geenafstand"/>
        <w:rPr>
          <w:color w:val="4F81BD" w:themeColor="accent1"/>
          <w:lang w:val="nl-NL"/>
        </w:rPr>
      </w:pPr>
      <w:r>
        <w:rPr>
          <w:color w:val="4F81BD" w:themeColor="accent1"/>
          <w:lang w:val="nl-NL"/>
        </w:rPr>
        <w:t>57</w:t>
      </w:r>
    </w:p>
    <w:p w14:paraId="641C9EAF" w14:textId="77777777" w:rsidR="00F56DAB" w:rsidRDefault="00F56DAB" w:rsidP="00F56DAB">
      <w:pPr>
        <w:pStyle w:val="Geenafstand"/>
        <w:rPr>
          <w:color w:val="4F81BD" w:themeColor="accent1"/>
          <w:lang w:val="nl-NL"/>
        </w:rPr>
      </w:pPr>
      <w:r>
        <w:rPr>
          <w:color w:val="4F81BD" w:themeColor="accent1"/>
          <w:lang w:val="nl-NL"/>
        </w:rPr>
        <w:t>62</w:t>
      </w:r>
    </w:p>
    <w:p w14:paraId="6D16AAFA" w14:textId="25E14D9F" w:rsidR="00F56DAB" w:rsidRDefault="00F56DAB" w:rsidP="00F56DAB">
      <w:pPr>
        <w:pStyle w:val="Geenafstand"/>
        <w:rPr>
          <w:color w:val="4F81BD" w:themeColor="accent1"/>
          <w:lang w:val="nl-NL"/>
        </w:rPr>
      </w:pPr>
    </w:p>
    <w:p w14:paraId="4B32B083" w14:textId="77777777" w:rsidR="00F56DAB" w:rsidRPr="00F56DAB" w:rsidRDefault="00F56DAB" w:rsidP="00F56DAB">
      <w:pPr>
        <w:pStyle w:val="Geenafstand"/>
        <w:rPr>
          <w:color w:val="4F81BD" w:themeColor="accent1"/>
          <w:lang w:val="nl-NL"/>
        </w:rPr>
      </w:pPr>
      <w:r w:rsidRPr="00F56DAB">
        <w:rPr>
          <w:color w:val="4F81BD" w:themeColor="accent1"/>
          <w:lang w:val="nl-NL"/>
        </w:rPr>
        <w:t>Theorie:</w:t>
      </w:r>
    </w:p>
    <w:p w14:paraId="72AA7804" w14:textId="77777777" w:rsidR="00F56DAB" w:rsidRPr="00F56DAB" w:rsidRDefault="00F56DAB" w:rsidP="00F56DAB">
      <w:pPr>
        <w:pStyle w:val="Geenafstand"/>
        <w:rPr>
          <w:color w:val="4F81BD" w:themeColor="accent1"/>
          <w:lang w:val="nl-NL"/>
        </w:rPr>
      </w:pPr>
      <w:r w:rsidRPr="00F56DAB">
        <w:rPr>
          <w:color w:val="4F81BD" w:themeColor="accent1"/>
          <w:lang w:val="nl-NL"/>
        </w:rPr>
        <w:t xml:space="preserve">De menstruatie stopt rond een bepaalde leeftijd, dit is de leeftijd waarop de menopauze begint. </w:t>
      </w:r>
    </w:p>
    <w:p w14:paraId="10CB16E9" w14:textId="77777777" w:rsidR="00F56DAB" w:rsidRPr="00F56DAB" w:rsidRDefault="00F56DAB" w:rsidP="00F56DAB">
      <w:pPr>
        <w:pStyle w:val="Geenafstand"/>
        <w:rPr>
          <w:color w:val="4F81BD" w:themeColor="accent1"/>
          <w:lang w:val="nl-NL"/>
        </w:rPr>
      </w:pPr>
    </w:p>
    <w:p w14:paraId="5A3A9A05" w14:textId="77777777" w:rsidR="00F56DAB" w:rsidRDefault="00F56DAB" w:rsidP="00F56DAB">
      <w:pPr>
        <w:pStyle w:val="Geenafstand"/>
        <w:rPr>
          <w:color w:val="4F81BD" w:themeColor="accent1"/>
          <w:lang w:val="nl-NL"/>
        </w:rPr>
      </w:pPr>
      <w:r>
        <w:rPr>
          <w:color w:val="4F81BD" w:themeColor="accent1"/>
          <w:lang w:val="nl-NL"/>
        </w:rPr>
        <w:t>Stelling:</w:t>
      </w:r>
    </w:p>
    <w:p w14:paraId="01ADC131" w14:textId="0BF507C7" w:rsidR="00F56DAB" w:rsidRDefault="00F56DAB" w:rsidP="002E1BCA">
      <w:pPr>
        <w:pStyle w:val="Geenafstand"/>
        <w:rPr>
          <w:color w:val="4F81BD" w:themeColor="accent1"/>
          <w:lang w:val="nl-NL"/>
        </w:rPr>
      </w:pPr>
      <w:r>
        <w:rPr>
          <w:color w:val="4F81BD" w:themeColor="accent1"/>
          <w:lang w:val="nl-NL"/>
        </w:rPr>
        <w:t xml:space="preserve">Dit is </w:t>
      </w:r>
      <w:commentRangeStart w:id="105"/>
      <w:r>
        <w:rPr>
          <w:color w:val="4F81BD" w:themeColor="accent1"/>
          <w:lang w:val="nl-NL"/>
        </w:rPr>
        <w:t xml:space="preserve">rond </w:t>
      </w:r>
      <w:commentRangeEnd w:id="105"/>
      <w:r w:rsidR="003B3484">
        <w:rPr>
          <w:rStyle w:val="Verwijzingopmerking"/>
        </w:rPr>
        <w:commentReference w:id="105"/>
      </w:r>
      <w:r>
        <w:rPr>
          <w:color w:val="4F81BD" w:themeColor="accent1"/>
          <w:lang w:val="nl-NL"/>
        </w:rPr>
        <w:t>de leeftijd van 51</w:t>
      </w:r>
      <w:ins w:id="106" w:author="Marco Verweij | ExpertCollege" w:date="2021-08-23T13:40:00Z">
        <w:r w:rsidR="003B3484">
          <w:rPr>
            <w:color w:val="4F81BD" w:themeColor="accent1"/>
            <w:lang w:val="nl-NL"/>
          </w:rPr>
          <w:t xml:space="preserve"> </w:t>
        </w:r>
      </w:ins>
      <w:r>
        <w:rPr>
          <w:color w:val="4F81BD" w:themeColor="accent1"/>
          <w:lang w:val="nl-NL"/>
        </w:rPr>
        <w:t>jaar.</w:t>
      </w:r>
    </w:p>
    <w:p w14:paraId="0127F054" w14:textId="77777777" w:rsidR="00F56DAB" w:rsidRDefault="00F56DAB" w:rsidP="002E1BCA">
      <w:pPr>
        <w:pStyle w:val="Geenafstand"/>
        <w:rPr>
          <w:color w:val="4F81BD" w:themeColor="accent1"/>
          <w:lang w:val="nl-NL"/>
        </w:rPr>
      </w:pPr>
    </w:p>
    <w:p w14:paraId="743B72F2" w14:textId="7E3F051E" w:rsidR="00F56DAB" w:rsidRPr="00F56DAB" w:rsidRDefault="00F56DAB" w:rsidP="002E1BCA">
      <w:pPr>
        <w:pStyle w:val="Geenafstand"/>
        <w:rPr>
          <w:b/>
          <w:color w:val="4F81BD" w:themeColor="accent1"/>
          <w:lang w:val="nl-NL"/>
        </w:rPr>
      </w:pPr>
      <w:r w:rsidRPr="00F56DAB">
        <w:rPr>
          <w:b/>
          <w:color w:val="4F81BD" w:themeColor="accent1"/>
          <w:lang w:val="nl-NL"/>
        </w:rPr>
        <w:t>Deze stelling is correct</w:t>
      </w:r>
    </w:p>
    <w:p w14:paraId="27B5A31B" w14:textId="6904B78A" w:rsidR="00F56DAB" w:rsidRDefault="00F56DAB" w:rsidP="002E1BCA">
      <w:pPr>
        <w:pStyle w:val="Geenafstand"/>
        <w:rPr>
          <w:color w:val="4F81BD" w:themeColor="accent1"/>
          <w:lang w:val="nl-NL"/>
        </w:rPr>
      </w:pPr>
      <w:r>
        <w:rPr>
          <w:color w:val="4F81BD" w:themeColor="accent1"/>
          <w:lang w:val="nl-NL"/>
        </w:rPr>
        <w:t>Deze stelling is niet correct</w:t>
      </w:r>
    </w:p>
    <w:p w14:paraId="52B44696" w14:textId="77777777" w:rsidR="00F56DAB" w:rsidRDefault="00F56DAB" w:rsidP="002E1BCA">
      <w:pPr>
        <w:pStyle w:val="Geenafstand"/>
        <w:rPr>
          <w:color w:val="4F81BD" w:themeColor="accent1"/>
          <w:lang w:val="nl-NL"/>
        </w:rPr>
      </w:pPr>
    </w:p>
    <w:p w14:paraId="56145B2B" w14:textId="77777777" w:rsidR="00F56DAB" w:rsidRPr="00F56DAB" w:rsidRDefault="00F56DAB" w:rsidP="00F56DAB">
      <w:pPr>
        <w:pStyle w:val="Geenafstand"/>
        <w:rPr>
          <w:color w:val="4F81BD" w:themeColor="accent1"/>
          <w:lang w:val="nl-NL"/>
        </w:rPr>
      </w:pPr>
      <w:r w:rsidRPr="00F56DAB">
        <w:rPr>
          <w:color w:val="4F81BD" w:themeColor="accent1"/>
          <w:lang w:val="nl-NL"/>
        </w:rPr>
        <w:t>Theorie:</w:t>
      </w:r>
    </w:p>
    <w:p w14:paraId="65FA74E8" w14:textId="77777777" w:rsidR="00F56DAB" w:rsidRPr="00F56DAB" w:rsidRDefault="00F56DAB" w:rsidP="00F56DAB">
      <w:pPr>
        <w:pStyle w:val="Geenafstand"/>
        <w:rPr>
          <w:color w:val="4F81BD" w:themeColor="accent1"/>
          <w:lang w:val="nl-NL"/>
        </w:rPr>
      </w:pPr>
      <w:r w:rsidRPr="00F56DAB">
        <w:rPr>
          <w:color w:val="4F81BD" w:themeColor="accent1"/>
          <w:lang w:val="nl-NL"/>
        </w:rPr>
        <w:t xml:space="preserve">De menstruatie stopt rond een bepaalde leeftijd, dit is de leeftijd waarop de menopauze begint. </w:t>
      </w:r>
    </w:p>
    <w:p w14:paraId="5463E4E3" w14:textId="77777777" w:rsidR="00F56DAB" w:rsidRPr="00F56DAB" w:rsidRDefault="00F56DAB" w:rsidP="00F56DAB">
      <w:pPr>
        <w:pStyle w:val="Geenafstand"/>
        <w:rPr>
          <w:color w:val="4F81BD" w:themeColor="accent1"/>
          <w:lang w:val="nl-NL"/>
        </w:rPr>
      </w:pPr>
    </w:p>
    <w:p w14:paraId="1750B4EE" w14:textId="77777777" w:rsidR="00F56DAB" w:rsidRDefault="00F56DAB" w:rsidP="00F56DAB">
      <w:pPr>
        <w:pStyle w:val="Geenafstand"/>
        <w:rPr>
          <w:color w:val="4F81BD" w:themeColor="accent1"/>
          <w:lang w:val="nl-NL"/>
        </w:rPr>
      </w:pPr>
      <w:r>
        <w:rPr>
          <w:color w:val="4F81BD" w:themeColor="accent1"/>
          <w:lang w:val="nl-NL"/>
        </w:rPr>
        <w:t>Stelling:</w:t>
      </w:r>
    </w:p>
    <w:p w14:paraId="0E39C77C" w14:textId="21F01745" w:rsidR="00F56DAB" w:rsidRDefault="00F56DAB" w:rsidP="00F56DAB">
      <w:pPr>
        <w:pStyle w:val="Geenafstand"/>
        <w:rPr>
          <w:color w:val="4F81BD" w:themeColor="accent1"/>
          <w:lang w:val="nl-NL"/>
        </w:rPr>
      </w:pPr>
      <w:r>
        <w:rPr>
          <w:color w:val="4F81BD" w:themeColor="accent1"/>
          <w:lang w:val="nl-NL"/>
        </w:rPr>
        <w:t xml:space="preserve">Dit is </w:t>
      </w:r>
      <w:commentRangeStart w:id="107"/>
      <w:r>
        <w:rPr>
          <w:color w:val="4F81BD" w:themeColor="accent1"/>
          <w:lang w:val="nl-NL"/>
        </w:rPr>
        <w:t xml:space="preserve">rond </w:t>
      </w:r>
      <w:commentRangeEnd w:id="107"/>
      <w:r w:rsidR="00712F6B">
        <w:rPr>
          <w:rStyle w:val="Verwijzingopmerking"/>
        </w:rPr>
        <w:commentReference w:id="107"/>
      </w:r>
      <w:r>
        <w:rPr>
          <w:color w:val="4F81BD" w:themeColor="accent1"/>
          <w:lang w:val="nl-NL"/>
        </w:rPr>
        <w:t>de leeftijd van 45 jaar.</w:t>
      </w:r>
    </w:p>
    <w:p w14:paraId="59A69C4A" w14:textId="77777777" w:rsidR="00F56DAB" w:rsidRDefault="00F56DAB" w:rsidP="00F56DAB">
      <w:pPr>
        <w:pStyle w:val="Geenafstand"/>
        <w:rPr>
          <w:color w:val="4F81BD" w:themeColor="accent1"/>
          <w:lang w:val="nl-NL"/>
        </w:rPr>
      </w:pPr>
    </w:p>
    <w:p w14:paraId="67C69E38" w14:textId="77777777" w:rsidR="00F56DAB" w:rsidRDefault="00F56DAB" w:rsidP="00F56DAB">
      <w:pPr>
        <w:pStyle w:val="Geenafstand"/>
        <w:rPr>
          <w:color w:val="4F81BD" w:themeColor="accent1"/>
          <w:lang w:val="nl-NL"/>
        </w:rPr>
      </w:pPr>
      <w:r>
        <w:rPr>
          <w:color w:val="4F81BD" w:themeColor="accent1"/>
          <w:lang w:val="nl-NL"/>
        </w:rPr>
        <w:t>Deze stelling is correct</w:t>
      </w:r>
    </w:p>
    <w:p w14:paraId="49B0B44B" w14:textId="77777777" w:rsidR="00F56DAB" w:rsidRDefault="00F56DAB" w:rsidP="00F56DAB">
      <w:pPr>
        <w:pStyle w:val="Geenafstand"/>
        <w:rPr>
          <w:b/>
          <w:color w:val="4F81BD" w:themeColor="accent1"/>
          <w:lang w:val="nl-NL"/>
        </w:rPr>
      </w:pPr>
      <w:r w:rsidRPr="00F56DAB">
        <w:rPr>
          <w:b/>
          <w:color w:val="4F81BD" w:themeColor="accent1"/>
          <w:lang w:val="nl-NL"/>
        </w:rPr>
        <w:t>Deze stelling is niet correct</w:t>
      </w:r>
    </w:p>
    <w:p w14:paraId="12B9841E" w14:textId="77777777" w:rsidR="00F56DAB" w:rsidRDefault="00F56DAB" w:rsidP="00F56DAB">
      <w:pPr>
        <w:pStyle w:val="Geenafstand"/>
        <w:rPr>
          <w:b/>
          <w:color w:val="4F81BD" w:themeColor="accent1"/>
          <w:lang w:val="nl-NL"/>
        </w:rPr>
      </w:pPr>
    </w:p>
    <w:p w14:paraId="6B6F9A80" w14:textId="77777777" w:rsidR="003B3484" w:rsidRDefault="00F56DAB" w:rsidP="00F56DAB">
      <w:pPr>
        <w:pStyle w:val="Geenafstand"/>
        <w:rPr>
          <w:ins w:id="108" w:author="Marco Verweij | ExpertCollege" w:date="2021-08-23T13:41:00Z"/>
          <w:color w:val="4F81BD" w:themeColor="accent1"/>
          <w:lang w:val="nl-NL"/>
        </w:rPr>
      </w:pPr>
      <w:r w:rsidRPr="00F56DAB">
        <w:rPr>
          <w:color w:val="4F81BD" w:themeColor="accent1"/>
          <w:lang w:val="nl-NL"/>
        </w:rPr>
        <w:t xml:space="preserve">Extra info: </w:t>
      </w:r>
    </w:p>
    <w:p w14:paraId="720E2266" w14:textId="3D2FBCED" w:rsidR="00F56DAB" w:rsidRPr="00F56DAB" w:rsidRDefault="00F56DAB" w:rsidP="00F56DAB">
      <w:pPr>
        <w:pStyle w:val="Geenafstand"/>
        <w:rPr>
          <w:color w:val="4F81BD" w:themeColor="accent1"/>
          <w:lang w:val="nl-NL"/>
        </w:rPr>
      </w:pPr>
      <w:r w:rsidRPr="00F56DAB">
        <w:rPr>
          <w:color w:val="4F81BD" w:themeColor="accent1"/>
          <w:lang w:val="nl-NL"/>
        </w:rPr>
        <w:t xml:space="preserve">De gemiddelde leeftijd waarop de menopauze begint, is 51 jaar. </w:t>
      </w:r>
    </w:p>
    <w:p w14:paraId="555918AC" w14:textId="77777777" w:rsidR="00F56DAB" w:rsidRDefault="00F56DAB" w:rsidP="002E1BCA">
      <w:pPr>
        <w:pStyle w:val="Geenafstand"/>
        <w:rPr>
          <w:color w:val="4F81BD" w:themeColor="accent1"/>
          <w:lang w:val="nl-NL"/>
        </w:rPr>
      </w:pPr>
    </w:p>
    <w:p w14:paraId="10C5409A" w14:textId="6355ABCF" w:rsidR="00F56DAB" w:rsidRPr="00F56DAB" w:rsidRDefault="00F56DAB" w:rsidP="002E1BCA">
      <w:pPr>
        <w:pStyle w:val="Geenafstand"/>
        <w:rPr>
          <w:color w:val="FF0000"/>
          <w:lang w:val="nl-NL"/>
        </w:rPr>
      </w:pPr>
      <w:r w:rsidRPr="00F56DAB">
        <w:rPr>
          <w:color w:val="FF0000"/>
          <w:lang w:val="nl-NL"/>
        </w:rPr>
        <w:t xml:space="preserve">Leerdoel: De student weet dat tijdens de menstruatie in totaal </w:t>
      </w:r>
      <w:commentRangeStart w:id="109"/>
      <w:r w:rsidRPr="00F56DAB">
        <w:rPr>
          <w:color w:val="FF0000"/>
          <w:lang w:val="nl-NL"/>
        </w:rPr>
        <w:t xml:space="preserve">ongeveer </w:t>
      </w:r>
      <w:commentRangeEnd w:id="109"/>
      <w:r w:rsidR="00D943B4">
        <w:rPr>
          <w:rStyle w:val="Verwijzingopmerking"/>
        </w:rPr>
        <w:commentReference w:id="109"/>
      </w:r>
      <w:r w:rsidRPr="00F56DAB">
        <w:rPr>
          <w:color w:val="FF0000"/>
          <w:lang w:val="nl-NL"/>
        </w:rPr>
        <w:t>70 milliliter bloed verloren gaat.</w:t>
      </w:r>
    </w:p>
    <w:p w14:paraId="1F8C4592" w14:textId="77777777" w:rsidR="00F56DAB" w:rsidRDefault="00F56DAB" w:rsidP="002E1BCA">
      <w:pPr>
        <w:pStyle w:val="Geenafstand"/>
        <w:rPr>
          <w:color w:val="4F81BD" w:themeColor="accent1"/>
          <w:lang w:val="nl-NL"/>
        </w:rPr>
      </w:pPr>
    </w:p>
    <w:p w14:paraId="68ACFFC2" w14:textId="60FEE835" w:rsidR="00F56DAB" w:rsidRDefault="00F56DAB" w:rsidP="002E1BCA">
      <w:pPr>
        <w:pStyle w:val="Geenafstand"/>
        <w:rPr>
          <w:color w:val="4F81BD" w:themeColor="accent1"/>
          <w:lang w:val="nl-NL"/>
        </w:rPr>
      </w:pPr>
      <w:r>
        <w:rPr>
          <w:color w:val="4F81BD" w:themeColor="accent1"/>
          <w:lang w:val="nl-NL"/>
        </w:rPr>
        <w:t>Fluster</w:t>
      </w:r>
    </w:p>
    <w:p w14:paraId="7E791458" w14:textId="77777777" w:rsidR="00F56DAB" w:rsidRDefault="00F56DAB" w:rsidP="002E1BCA">
      <w:pPr>
        <w:pStyle w:val="Geenafstand"/>
        <w:rPr>
          <w:color w:val="4F81BD" w:themeColor="accent1"/>
          <w:lang w:val="nl-NL"/>
        </w:rPr>
      </w:pPr>
    </w:p>
    <w:p w14:paraId="060E7F1D" w14:textId="2FF18354" w:rsidR="00F56DAB" w:rsidRDefault="00F56DAB" w:rsidP="002E1BCA">
      <w:pPr>
        <w:pStyle w:val="Geenafstand"/>
        <w:rPr>
          <w:color w:val="4F81BD" w:themeColor="accent1"/>
          <w:lang w:val="nl-NL"/>
        </w:rPr>
      </w:pPr>
      <w:r>
        <w:rPr>
          <w:color w:val="4F81BD" w:themeColor="accent1"/>
          <w:lang w:val="nl-NL"/>
        </w:rPr>
        <w:t>Theorie:</w:t>
      </w:r>
    </w:p>
    <w:p w14:paraId="08E8D174" w14:textId="33F6F592" w:rsidR="00F56DAB" w:rsidRPr="00F56DAB" w:rsidRDefault="00EC2105" w:rsidP="002E1BCA">
      <w:pPr>
        <w:pStyle w:val="Geenafstand"/>
        <w:rPr>
          <w:color w:val="4F81BD" w:themeColor="accent1"/>
          <w:lang w:val="nl-NL"/>
        </w:rPr>
      </w:pPr>
      <w:r w:rsidRPr="00F56DAB">
        <w:rPr>
          <w:color w:val="4F81BD" w:themeColor="accent1"/>
          <w:lang w:val="nl-NL"/>
        </w:rPr>
        <w:t xml:space="preserve">In de vruchtbare periode menstrueren vrouwen doorgaans eenmaal per maand voor gemiddeld zeven dagen. </w:t>
      </w:r>
      <w:commentRangeStart w:id="110"/>
      <w:del w:id="111" w:author="Marco Verweij | ExpertCollege" w:date="2021-08-23T13:48:00Z">
        <w:r w:rsidR="00F56DAB" w:rsidRPr="00F56DAB" w:rsidDel="00910656">
          <w:rPr>
            <w:color w:val="4F81BD" w:themeColor="accent1"/>
            <w:lang w:val="nl-NL"/>
          </w:rPr>
          <w:delText xml:space="preserve">Tijdens de menstruatie gaat in totaal een aantal milliliter bloed verloren. </w:delText>
        </w:r>
        <w:commentRangeEnd w:id="110"/>
        <w:r w:rsidR="00DF6C39" w:rsidDel="00910656">
          <w:rPr>
            <w:rStyle w:val="Verwijzingopmerking"/>
          </w:rPr>
          <w:commentReference w:id="110"/>
        </w:r>
      </w:del>
    </w:p>
    <w:p w14:paraId="3AFEA7F2" w14:textId="77777777" w:rsidR="00F56DAB" w:rsidRPr="00F56DAB" w:rsidRDefault="00F56DAB" w:rsidP="002E1BCA">
      <w:pPr>
        <w:pStyle w:val="Geenafstand"/>
        <w:rPr>
          <w:color w:val="4F81BD" w:themeColor="accent1"/>
          <w:lang w:val="nl-NL"/>
        </w:rPr>
      </w:pPr>
    </w:p>
    <w:p w14:paraId="2FAF57FD" w14:textId="77777777" w:rsidR="00F56DAB" w:rsidRPr="00F56DAB" w:rsidRDefault="00F56DAB" w:rsidP="002E1BCA">
      <w:pPr>
        <w:pStyle w:val="Geenafstand"/>
        <w:rPr>
          <w:color w:val="4F81BD" w:themeColor="accent1"/>
          <w:lang w:val="nl-NL"/>
        </w:rPr>
      </w:pPr>
      <w:r w:rsidRPr="00F56DAB">
        <w:rPr>
          <w:color w:val="4F81BD" w:themeColor="accent1"/>
          <w:lang w:val="nl-NL"/>
        </w:rPr>
        <w:t>Vraag:</w:t>
      </w:r>
    </w:p>
    <w:p w14:paraId="5175C8CD" w14:textId="77777777" w:rsidR="00F56DAB" w:rsidRDefault="00F56DAB" w:rsidP="002E1BCA">
      <w:pPr>
        <w:pStyle w:val="Geenafstand"/>
        <w:rPr>
          <w:color w:val="4F81BD" w:themeColor="accent1"/>
          <w:lang w:val="nl-NL"/>
        </w:rPr>
      </w:pPr>
      <w:commentRangeStart w:id="112"/>
      <w:r w:rsidRPr="00F56DAB">
        <w:rPr>
          <w:color w:val="4F81BD" w:themeColor="accent1"/>
          <w:lang w:val="nl-NL"/>
        </w:rPr>
        <w:t>Hoeveel milliliter is dit?</w:t>
      </w:r>
      <w:commentRangeEnd w:id="112"/>
      <w:r w:rsidR="00910656">
        <w:rPr>
          <w:rStyle w:val="Verwijzingopmerking"/>
        </w:rPr>
        <w:commentReference w:id="112"/>
      </w:r>
    </w:p>
    <w:p w14:paraId="14DD4D65" w14:textId="238C6731" w:rsidR="00F56DAB" w:rsidRDefault="00F56DAB" w:rsidP="002E1BCA">
      <w:pPr>
        <w:pStyle w:val="Geenafstand"/>
        <w:rPr>
          <w:color w:val="4F81BD" w:themeColor="accent1"/>
          <w:lang w:val="nl-NL"/>
        </w:rPr>
      </w:pPr>
    </w:p>
    <w:p w14:paraId="2361DD47" w14:textId="1D39A4D9" w:rsidR="00F56DAB" w:rsidRPr="00F56DAB" w:rsidRDefault="00F56DAB" w:rsidP="002E1BCA">
      <w:pPr>
        <w:pStyle w:val="Geenafstand"/>
        <w:rPr>
          <w:b/>
          <w:color w:val="4F81BD" w:themeColor="accent1"/>
          <w:lang w:val="nl-NL"/>
        </w:rPr>
      </w:pPr>
      <w:commentRangeStart w:id="113"/>
      <w:r w:rsidRPr="00F56DAB">
        <w:rPr>
          <w:b/>
          <w:color w:val="4F81BD" w:themeColor="accent1"/>
          <w:lang w:val="nl-NL"/>
        </w:rPr>
        <w:t>70</w:t>
      </w:r>
    </w:p>
    <w:p w14:paraId="55B49AA4" w14:textId="71190435" w:rsidR="00F56DAB" w:rsidRDefault="00F56DAB" w:rsidP="002E1BCA">
      <w:pPr>
        <w:pStyle w:val="Geenafstand"/>
        <w:rPr>
          <w:color w:val="4F81BD" w:themeColor="accent1"/>
          <w:lang w:val="nl-NL"/>
        </w:rPr>
      </w:pPr>
      <w:r>
        <w:rPr>
          <w:color w:val="4F81BD" w:themeColor="accent1"/>
          <w:lang w:val="nl-NL"/>
        </w:rPr>
        <w:t>140</w:t>
      </w:r>
    </w:p>
    <w:p w14:paraId="5ADD2674" w14:textId="4CF2D871" w:rsidR="00F56DAB" w:rsidRDefault="00F56DAB" w:rsidP="002E1BCA">
      <w:pPr>
        <w:pStyle w:val="Geenafstand"/>
        <w:rPr>
          <w:color w:val="4F81BD" w:themeColor="accent1"/>
          <w:lang w:val="nl-NL"/>
        </w:rPr>
      </w:pPr>
      <w:r>
        <w:rPr>
          <w:color w:val="4F81BD" w:themeColor="accent1"/>
          <w:lang w:val="nl-NL"/>
        </w:rPr>
        <w:t>210</w:t>
      </w:r>
    </w:p>
    <w:p w14:paraId="67C35DD0" w14:textId="1B6645C3" w:rsidR="00F56DAB" w:rsidRDefault="00F56DAB" w:rsidP="002E1BCA">
      <w:pPr>
        <w:pStyle w:val="Geenafstand"/>
        <w:rPr>
          <w:color w:val="4F81BD" w:themeColor="accent1"/>
          <w:lang w:val="nl-NL"/>
        </w:rPr>
      </w:pPr>
      <w:r>
        <w:rPr>
          <w:color w:val="4F81BD" w:themeColor="accent1"/>
          <w:lang w:val="nl-NL"/>
        </w:rPr>
        <w:t>280</w:t>
      </w:r>
      <w:commentRangeEnd w:id="113"/>
      <w:r w:rsidR="00910656">
        <w:rPr>
          <w:rStyle w:val="Verwijzingopmerking"/>
        </w:rPr>
        <w:commentReference w:id="113"/>
      </w:r>
    </w:p>
    <w:p w14:paraId="164A4340" w14:textId="77777777" w:rsidR="00F56DAB" w:rsidRDefault="00F56DAB" w:rsidP="002E1BCA">
      <w:pPr>
        <w:pStyle w:val="Geenafstand"/>
        <w:rPr>
          <w:lang w:val="nl-NL"/>
        </w:rPr>
      </w:pPr>
    </w:p>
    <w:p w14:paraId="310996F9" w14:textId="77777777" w:rsidR="00F56DAB" w:rsidRDefault="00F56DAB" w:rsidP="00F56DAB">
      <w:pPr>
        <w:pStyle w:val="Geenafstand"/>
        <w:rPr>
          <w:color w:val="4F81BD" w:themeColor="accent1"/>
          <w:lang w:val="nl-NL"/>
        </w:rPr>
      </w:pPr>
      <w:r>
        <w:rPr>
          <w:color w:val="4F81BD" w:themeColor="accent1"/>
          <w:lang w:val="nl-NL"/>
        </w:rPr>
        <w:t>Theorie:</w:t>
      </w:r>
    </w:p>
    <w:p w14:paraId="57F192A4" w14:textId="6094D22B" w:rsidR="00F56DAB" w:rsidRPr="00F56DAB" w:rsidRDefault="00F56DAB" w:rsidP="00F56DAB">
      <w:pPr>
        <w:pStyle w:val="Geenafstand"/>
        <w:rPr>
          <w:color w:val="4F81BD" w:themeColor="accent1"/>
          <w:lang w:val="nl-NL"/>
        </w:rPr>
      </w:pPr>
      <w:r w:rsidRPr="00F56DAB">
        <w:rPr>
          <w:color w:val="4F81BD" w:themeColor="accent1"/>
          <w:lang w:val="nl-NL"/>
        </w:rPr>
        <w:t xml:space="preserve">In de vruchtbare periode menstrueren vrouwen doorgaans eenmaal per maand voor gemiddeld zeven dagen. </w:t>
      </w:r>
      <w:del w:id="114" w:author="Marco Verweij | ExpertCollege" w:date="2021-08-23T13:48:00Z">
        <w:r w:rsidRPr="00F56DAB" w:rsidDel="00910656">
          <w:rPr>
            <w:color w:val="4F81BD" w:themeColor="accent1"/>
            <w:lang w:val="nl-NL"/>
          </w:rPr>
          <w:delText xml:space="preserve">Tijdens de menstruatie gaat in totaal een aantal milliliter bloed verloren. </w:delText>
        </w:r>
      </w:del>
    </w:p>
    <w:p w14:paraId="699382A7" w14:textId="77777777" w:rsidR="00F56DAB" w:rsidRDefault="00F56DAB" w:rsidP="00F56DAB">
      <w:pPr>
        <w:pStyle w:val="Geenafstand"/>
        <w:rPr>
          <w:color w:val="4F81BD" w:themeColor="accent1"/>
          <w:lang w:val="nl-NL"/>
        </w:rPr>
      </w:pPr>
    </w:p>
    <w:p w14:paraId="584AD29A" w14:textId="0B7F3C90" w:rsidR="00F56DAB" w:rsidRDefault="00F56DAB" w:rsidP="00F56DAB">
      <w:pPr>
        <w:pStyle w:val="Geenafstand"/>
        <w:rPr>
          <w:color w:val="4F81BD" w:themeColor="accent1"/>
          <w:lang w:val="nl-NL"/>
        </w:rPr>
      </w:pPr>
      <w:r>
        <w:rPr>
          <w:color w:val="4F81BD" w:themeColor="accent1"/>
          <w:lang w:val="nl-NL"/>
        </w:rPr>
        <w:t>Stelling:</w:t>
      </w:r>
    </w:p>
    <w:p w14:paraId="497E408D" w14:textId="062A3A8E" w:rsidR="00F56DAB" w:rsidRDefault="00F56DAB" w:rsidP="00F56DAB">
      <w:pPr>
        <w:pStyle w:val="Geenafstand"/>
        <w:rPr>
          <w:color w:val="4F81BD" w:themeColor="accent1"/>
          <w:lang w:val="nl-NL"/>
        </w:rPr>
      </w:pPr>
      <w:commentRangeStart w:id="115"/>
      <w:r>
        <w:rPr>
          <w:color w:val="4F81BD" w:themeColor="accent1"/>
          <w:lang w:val="nl-NL"/>
        </w:rPr>
        <w:t>Dit is ….. milliliter</w:t>
      </w:r>
      <w:commentRangeStart w:id="116"/>
      <w:ins w:id="117" w:author="Marco Verweij | ExpertCollege" w:date="2021-08-23T13:49:00Z">
        <w:r w:rsidR="00E5296D">
          <w:rPr>
            <w:color w:val="4F81BD" w:themeColor="accent1"/>
            <w:lang w:val="nl-NL"/>
          </w:rPr>
          <w:t>.</w:t>
        </w:r>
        <w:commentRangeEnd w:id="116"/>
        <w:r w:rsidR="00E5296D">
          <w:rPr>
            <w:rStyle w:val="Verwijzingopmerking"/>
          </w:rPr>
          <w:commentReference w:id="116"/>
        </w:r>
      </w:ins>
      <w:commentRangeEnd w:id="115"/>
      <w:ins w:id="118" w:author="Marco Verweij | ExpertCollege" w:date="2021-08-23T13:50:00Z">
        <w:r w:rsidR="009E6EE3">
          <w:rPr>
            <w:rStyle w:val="Verwijzingopmerking"/>
          </w:rPr>
          <w:commentReference w:id="115"/>
        </w:r>
      </w:ins>
    </w:p>
    <w:p w14:paraId="7B42271A" w14:textId="77777777" w:rsidR="00F56DAB" w:rsidRDefault="00F56DAB" w:rsidP="00F56DAB">
      <w:pPr>
        <w:pStyle w:val="Geenafstand"/>
        <w:rPr>
          <w:color w:val="4F81BD" w:themeColor="accent1"/>
          <w:lang w:val="nl-NL"/>
        </w:rPr>
      </w:pPr>
    </w:p>
    <w:p w14:paraId="33E30B67" w14:textId="77777777" w:rsidR="00F56DAB" w:rsidRPr="00F56DAB" w:rsidRDefault="00F56DAB" w:rsidP="00F56DAB">
      <w:pPr>
        <w:pStyle w:val="Geenafstand"/>
        <w:rPr>
          <w:b/>
          <w:color w:val="4F81BD" w:themeColor="accent1"/>
          <w:lang w:val="nl-NL"/>
        </w:rPr>
      </w:pPr>
      <w:r w:rsidRPr="00F56DAB">
        <w:rPr>
          <w:b/>
          <w:color w:val="4F81BD" w:themeColor="accent1"/>
          <w:lang w:val="nl-NL"/>
        </w:rPr>
        <w:t>70</w:t>
      </w:r>
    </w:p>
    <w:p w14:paraId="390318BC" w14:textId="77777777" w:rsidR="00F56DAB" w:rsidRDefault="00F56DAB" w:rsidP="00F56DAB">
      <w:pPr>
        <w:pStyle w:val="Geenafstand"/>
        <w:rPr>
          <w:color w:val="4F81BD" w:themeColor="accent1"/>
          <w:lang w:val="nl-NL"/>
        </w:rPr>
      </w:pPr>
      <w:r>
        <w:rPr>
          <w:color w:val="4F81BD" w:themeColor="accent1"/>
          <w:lang w:val="nl-NL"/>
        </w:rPr>
        <w:t>210</w:t>
      </w:r>
    </w:p>
    <w:p w14:paraId="46D8BA8A" w14:textId="4D4FACEF" w:rsidR="00F56DAB" w:rsidRDefault="00F56DAB" w:rsidP="00F56DAB">
      <w:pPr>
        <w:pStyle w:val="Geenafstand"/>
        <w:rPr>
          <w:color w:val="4F81BD" w:themeColor="accent1"/>
          <w:lang w:val="nl-NL"/>
        </w:rPr>
      </w:pPr>
      <w:r>
        <w:rPr>
          <w:color w:val="4F81BD" w:themeColor="accent1"/>
          <w:lang w:val="nl-NL"/>
        </w:rPr>
        <w:t>350</w:t>
      </w:r>
    </w:p>
    <w:p w14:paraId="45F118C2" w14:textId="0CBCEEE7" w:rsidR="00F56DAB" w:rsidRDefault="00F56DAB" w:rsidP="00F56DAB">
      <w:pPr>
        <w:pStyle w:val="Geenafstand"/>
        <w:rPr>
          <w:color w:val="4F81BD" w:themeColor="accent1"/>
          <w:lang w:val="nl-NL"/>
        </w:rPr>
      </w:pPr>
      <w:r>
        <w:rPr>
          <w:color w:val="4F81BD" w:themeColor="accent1"/>
          <w:lang w:val="nl-NL"/>
        </w:rPr>
        <w:t>490</w:t>
      </w:r>
    </w:p>
    <w:p w14:paraId="04AA1A3B" w14:textId="77777777" w:rsidR="00F56DAB" w:rsidRDefault="00F56DAB" w:rsidP="00F56DAB">
      <w:pPr>
        <w:pStyle w:val="Geenafstand"/>
        <w:rPr>
          <w:color w:val="4F81BD" w:themeColor="accent1"/>
          <w:lang w:val="nl-NL"/>
        </w:rPr>
      </w:pPr>
    </w:p>
    <w:p w14:paraId="67EAF5B2" w14:textId="77777777" w:rsidR="00F56DAB" w:rsidRDefault="00F56DAB" w:rsidP="00F56DAB">
      <w:pPr>
        <w:pStyle w:val="Geenafstand"/>
        <w:rPr>
          <w:color w:val="4F81BD" w:themeColor="accent1"/>
          <w:lang w:val="nl-NL"/>
        </w:rPr>
      </w:pPr>
      <w:r>
        <w:rPr>
          <w:color w:val="4F81BD" w:themeColor="accent1"/>
          <w:lang w:val="nl-NL"/>
        </w:rPr>
        <w:t>Theorie:</w:t>
      </w:r>
    </w:p>
    <w:p w14:paraId="3BE09AC3" w14:textId="4B77C37E" w:rsidR="00F56DAB" w:rsidRPr="00F56DAB" w:rsidRDefault="00F56DAB" w:rsidP="00F56DAB">
      <w:pPr>
        <w:pStyle w:val="Geenafstand"/>
        <w:rPr>
          <w:color w:val="4F81BD" w:themeColor="accent1"/>
          <w:lang w:val="nl-NL"/>
        </w:rPr>
      </w:pPr>
      <w:r w:rsidRPr="00F56DAB">
        <w:rPr>
          <w:color w:val="4F81BD" w:themeColor="accent1"/>
          <w:lang w:val="nl-NL"/>
        </w:rPr>
        <w:lastRenderedPageBreak/>
        <w:t xml:space="preserve">In de vruchtbare periode menstrueren vrouwen doorgaans eenmaal per maand voor gemiddeld zeven dagen. </w:t>
      </w:r>
      <w:del w:id="119" w:author="Marco Verweij | ExpertCollege" w:date="2021-08-23T13:50:00Z">
        <w:r w:rsidRPr="00F56DAB" w:rsidDel="009E6EE3">
          <w:rPr>
            <w:color w:val="4F81BD" w:themeColor="accent1"/>
            <w:lang w:val="nl-NL"/>
          </w:rPr>
          <w:delText xml:space="preserve">Tijdens de menstruatie gaat in totaal een aantal milliliter bloed verloren. </w:delText>
        </w:r>
      </w:del>
    </w:p>
    <w:p w14:paraId="329DF04D" w14:textId="77777777" w:rsidR="00F56DAB" w:rsidRDefault="00F56DAB" w:rsidP="00F56DAB">
      <w:pPr>
        <w:pStyle w:val="Geenafstand"/>
        <w:rPr>
          <w:color w:val="4F81BD" w:themeColor="accent1"/>
          <w:lang w:val="nl-NL"/>
        </w:rPr>
      </w:pPr>
    </w:p>
    <w:p w14:paraId="70187C0F" w14:textId="77777777" w:rsidR="00F56DAB" w:rsidRDefault="00F56DAB" w:rsidP="00F56DAB">
      <w:pPr>
        <w:pStyle w:val="Geenafstand"/>
        <w:rPr>
          <w:color w:val="4F81BD" w:themeColor="accent1"/>
          <w:lang w:val="nl-NL"/>
        </w:rPr>
      </w:pPr>
      <w:r>
        <w:rPr>
          <w:color w:val="4F81BD" w:themeColor="accent1"/>
          <w:lang w:val="nl-NL"/>
        </w:rPr>
        <w:t>Stelling:</w:t>
      </w:r>
    </w:p>
    <w:p w14:paraId="765C2D3A" w14:textId="411897DB" w:rsidR="00F56DAB" w:rsidRDefault="00F56DAB" w:rsidP="00F56DAB">
      <w:pPr>
        <w:pStyle w:val="Geenafstand"/>
        <w:rPr>
          <w:color w:val="4F81BD" w:themeColor="accent1"/>
          <w:lang w:val="nl-NL"/>
        </w:rPr>
      </w:pPr>
      <w:commentRangeStart w:id="120"/>
      <w:r>
        <w:rPr>
          <w:color w:val="4F81BD" w:themeColor="accent1"/>
          <w:lang w:val="nl-NL"/>
        </w:rPr>
        <w:t xml:space="preserve">Dit is </w:t>
      </w:r>
      <w:commentRangeStart w:id="121"/>
      <w:r>
        <w:rPr>
          <w:color w:val="4F81BD" w:themeColor="accent1"/>
          <w:lang w:val="nl-NL"/>
        </w:rPr>
        <w:t>70</w:t>
      </w:r>
      <w:commentRangeEnd w:id="121"/>
      <w:r w:rsidR="009E6EE3">
        <w:rPr>
          <w:rStyle w:val="Verwijzingopmerking"/>
        </w:rPr>
        <w:commentReference w:id="121"/>
      </w:r>
      <w:r>
        <w:rPr>
          <w:color w:val="4F81BD" w:themeColor="accent1"/>
          <w:lang w:val="nl-NL"/>
        </w:rPr>
        <w:t xml:space="preserve"> milliliter.</w:t>
      </w:r>
      <w:commentRangeEnd w:id="120"/>
      <w:r w:rsidR="009E6EE3">
        <w:rPr>
          <w:rStyle w:val="Verwijzingopmerking"/>
        </w:rPr>
        <w:commentReference w:id="120"/>
      </w:r>
    </w:p>
    <w:p w14:paraId="7885D3BB" w14:textId="77777777" w:rsidR="00F56DAB" w:rsidRDefault="00F56DAB" w:rsidP="00F56DAB">
      <w:pPr>
        <w:pStyle w:val="Geenafstand"/>
        <w:rPr>
          <w:color w:val="4F81BD" w:themeColor="accent1"/>
          <w:lang w:val="nl-NL"/>
        </w:rPr>
      </w:pPr>
    </w:p>
    <w:p w14:paraId="67868E30" w14:textId="00626598" w:rsidR="00F56DAB" w:rsidRPr="00F56DAB" w:rsidRDefault="00F56DAB" w:rsidP="00F56DAB">
      <w:pPr>
        <w:pStyle w:val="Geenafstand"/>
        <w:rPr>
          <w:b/>
          <w:color w:val="4F81BD" w:themeColor="accent1"/>
          <w:lang w:val="nl-NL"/>
        </w:rPr>
      </w:pPr>
      <w:r w:rsidRPr="00F56DAB">
        <w:rPr>
          <w:b/>
          <w:color w:val="4F81BD" w:themeColor="accent1"/>
          <w:lang w:val="nl-NL"/>
        </w:rPr>
        <w:t>Deze stelling is correct</w:t>
      </w:r>
    </w:p>
    <w:p w14:paraId="3009BB47" w14:textId="0652905A" w:rsidR="00F56DAB" w:rsidRDefault="00F56DAB" w:rsidP="00F56DAB">
      <w:pPr>
        <w:pStyle w:val="Geenafstand"/>
        <w:rPr>
          <w:color w:val="4F81BD" w:themeColor="accent1"/>
          <w:lang w:val="nl-NL"/>
        </w:rPr>
      </w:pPr>
      <w:r>
        <w:rPr>
          <w:color w:val="4F81BD" w:themeColor="accent1"/>
          <w:lang w:val="nl-NL"/>
        </w:rPr>
        <w:t>Deze stelling is niet correct</w:t>
      </w:r>
    </w:p>
    <w:p w14:paraId="49400BEC" w14:textId="77777777" w:rsidR="00F56DAB" w:rsidRDefault="00F56DAB" w:rsidP="00F56DAB">
      <w:pPr>
        <w:pStyle w:val="Geenafstand"/>
        <w:rPr>
          <w:color w:val="4F81BD" w:themeColor="accent1"/>
          <w:lang w:val="nl-NL"/>
        </w:rPr>
      </w:pPr>
    </w:p>
    <w:p w14:paraId="6AD1544A" w14:textId="77777777" w:rsidR="00F56DAB" w:rsidRDefault="00F56DAB" w:rsidP="00F56DAB">
      <w:pPr>
        <w:pStyle w:val="Geenafstand"/>
        <w:rPr>
          <w:color w:val="4F81BD" w:themeColor="accent1"/>
          <w:lang w:val="nl-NL"/>
        </w:rPr>
      </w:pPr>
      <w:r>
        <w:rPr>
          <w:color w:val="4F81BD" w:themeColor="accent1"/>
          <w:lang w:val="nl-NL"/>
        </w:rPr>
        <w:t>Theorie:</w:t>
      </w:r>
    </w:p>
    <w:p w14:paraId="7B9B8C8C" w14:textId="71B08EF0" w:rsidR="00F56DAB" w:rsidRPr="00F56DAB" w:rsidRDefault="00F56DAB" w:rsidP="00F56DAB">
      <w:pPr>
        <w:pStyle w:val="Geenafstand"/>
        <w:rPr>
          <w:color w:val="4F81BD" w:themeColor="accent1"/>
          <w:lang w:val="nl-NL"/>
        </w:rPr>
      </w:pPr>
      <w:r w:rsidRPr="00F56DAB">
        <w:rPr>
          <w:color w:val="4F81BD" w:themeColor="accent1"/>
          <w:lang w:val="nl-NL"/>
        </w:rPr>
        <w:t xml:space="preserve">In de vruchtbare periode menstrueren vrouwen doorgaans eenmaal per maand voor gemiddeld zeven dagen. </w:t>
      </w:r>
      <w:del w:id="122" w:author="Marco Verweij | ExpertCollege" w:date="2021-08-23T13:51:00Z">
        <w:r w:rsidRPr="00F56DAB" w:rsidDel="000F2C1C">
          <w:rPr>
            <w:color w:val="4F81BD" w:themeColor="accent1"/>
            <w:lang w:val="nl-NL"/>
          </w:rPr>
          <w:delText xml:space="preserve">Tijdens de menstruatie gaat in totaal een aantal milliliter bloed verloren. </w:delText>
        </w:r>
      </w:del>
    </w:p>
    <w:p w14:paraId="196BC5D5" w14:textId="77777777" w:rsidR="00F56DAB" w:rsidRDefault="00F56DAB" w:rsidP="00F56DAB">
      <w:pPr>
        <w:pStyle w:val="Geenafstand"/>
        <w:rPr>
          <w:color w:val="4F81BD" w:themeColor="accent1"/>
          <w:lang w:val="nl-NL"/>
        </w:rPr>
      </w:pPr>
    </w:p>
    <w:p w14:paraId="5691304E" w14:textId="5D40FB5E" w:rsidR="00F56DAB" w:rsidRDefault="00F56DAB" w:rsidP="00F56DAB">
      <w:pPr>
        <w:pStyle w:val="Geenafstand"/>
        <w:rPr>
          <w:color w:val="4F81BD" w:themeColor="accent1"/>
          <w:lang w:val="nl-NL"/>
        </w:rPr>
      </w:pPr>
      <w:r>
        <w:rPr>
          <w:color w:val="4F81BD" w:themeColor="accent1"/>
          <w:lang w:val="nl-NL"/>
        </w:rPr>
        <w:t>Stelling:</w:t>
      </w:r>
    </w:p>
    <w:p w14:paraId="1AF6F575" w14:textId="2282EF5B" w:rsidR="00F56DAB" w:rsidRDefault="00F56DAB" w:rsidP="00F56DAB">
      <w:pPr>
        <w:pStyle w:val="Geenafstand"/>
        <w:rPr>
          <w:color w:val="4F81BD" w:themeColor="accent1"/>
          <w:lang w:val="nl-NL"/>
        </w:rPr>
      </w:pPr>
      <w:commentRangeStart w:id="123"/>
      <w:r>
        <w:rPr>
          <w:color w:val="4F81BD" w:themeColor="accent1"/>
          <w:lang w:val="nl-NL"/>
        </w:rPr>
        <w:t>Dit is 210 milliliter.</w:t>
      </w:r>
      <w:commentRangeEnd w:id="123"/>
      <w:r w:rsidR="000F2C1C">
        <w:rPr>
          <w:rStyle w:val="Verwijzingopmerking"/>
        </w:rPr>
        <w:commentReference w:id="123"/>
      </w:r>
    </w:p>
    <w:p w14:paraId="0F334A2C" w14:textId="77777777" w:rsidR="00F56DAB" w:rsidRDefault="00F56DAB" w:rsidP="00F56DAB">
      <w:pPr>
        <w:pStyle w:val="Geenafstand"/>
        <w:rPr>
          <w:color w:val="4F81BD" w:themeColor="accent1"/>
          <w:lang w:val="nl-NL"/>
        </w:rPr>
      </w:pPr>
    </w:p>
    <w:p w14:paraId="3DB12418" w14:textId="77777777" w:rsidR="00F56DAB" w:rsidRDefault="00F56DAB" w:rsidP="00F56DAB">
      <w:pPr>
        <w:pStyle w:val="Geenafstand"/>
        <w:rPr>
          <w:color w:val="4F81BD" w:themeColor="accent1"/>
          <w:lang w:val="nl-NL"/>
        </w:rPr>
      </w:pPr>
      <w:r>
        <w:rPr>
          <w:color w:val="4F81BD" w:themeColor="accent1"/>
          <w:lang w:val="nl-NL"/>
        </w:rPr>
        <w:t>Deze stelling is correct</w:t>
      </w:r>
    </w:p>
    <w:p w14:paraId="4FC289B4" w14:textId="77777777" w:rsidR="00F56DAB" w:rsidRPr="00F56DAB" w:rsidRDefault="00F56DAB" w:rsidP="00F56DAB">
      <w:pPr>
        <w:pStyle w:val="Geenafstand"/>
        <w:rPr>
          <w:b/>
          <w:color w:val="4F81BD" w:themeColor="accent1"/>
          <w:lang w:val="nl-NL"/>
        </w:rPr>
      </w:pPr>
      <w:r w:rsidRPr="00F56DAB">
        <w:rPr>
          <w:b/>
          <w:color w:val="4F81BD" w:themeColor="accent1"/>
          <w:lang w:val="nl-NL"/>
        </w:rPr>
        <w:t>Deze stelling is niet correct</w:t>
      </w:r>
    </w:p>
    <w:p w14:paraId="429DAE2B" w14:textId="55F9AF63" w:rsidR="00F56DAB" w:rsidRDefault="00F56DAB" w:rsidP="00F56DAB">
      <w:pPr>
        <w:pStyle w:val="Geenafstand"/>
        <w:rPr>
          <w:color w:val="4F81BD" w:themeColor="accent1"/>
          <w:lang w:val="nl-NL"/>
        </w:rPr>
      </w:pPr>
    </w:p>
    <w:p w14:paraId="060CDDED" w14:textId="77777777" w:rsidR="009E6EE3" w:rsidRDefault="00F56DAB" w:rsidP="00F56DAB">
      <w:pPr>
        <w:pStyle w:val="Geenafstand"/>
        <w:rPr>
          <w:ins w:id="124" w:author="Marco Verweij | ExpertCollege" w:date="2021-08-23T13:50:00Z"/>
          <w:color w:val="4F81BD" w:themeColor="accent1"/>
          <w:lang w:val="nl-NL"/>
        </w:rPr>
      </w:pPr>
      <w:r w:rsidRPr="00F56DAB">
        <w:rPr>
          <w:color w:val="4F81BD" w:themeColor="accent1"/>
          <w:lang w:val="nl-NL"/>
        </w:rPr>
        <w:t xml:space="preserve">Extra info: </w:t>
      </w:r>
    </w:p>
    <w:p w14:paraId="03791C99" w14:textId="36E74C3B" w:rsidR="00F56DAB" w:rsidRPr="00F56DAB" w:rsidRDefault="00F56DAB" w:rsidP="00F56DAB">
      <w:pPr>
        <w:pStyle w:val="Geenafstand"/>
        <w:rPr>
          <w:color w:val="4F81BD" w:themeColor="accent1"/>
          <w:lang w:val="nl-NL"/>
        </w:rPr>
      </w:pPr>
      <w:r w:rsidRPr="00F56DAB">
        <w:rPr>
          <w:color w:val="4F81BD" w:themeColor="accent1"/>
          <w:lang w:val="nl-NL"/>
        </w:rPr>
        <w:t xml:space="preserve">Gemiddeld gaat in totaal </w:t>
      </w:r>
      <w:commentRangeStart w:id="125"/>
      <w:ins w:id="126" w:author="Marco Verweij | ExpertCollege" w:date="2021-08-23T13:51:00Z">
        <w:r w:rsidR="000F2C1C">
          <w:rPr>
            <w:color w:val="4F81BD" w:themeColor="accent1"/>
            <w:lang w:val="nl-NL"/>
          </w:rPr>
          <w:t xml:space="preserve">ongeveer </w:t>
        </w:r>
        <w:commentRangeEnd w:id="125"/>
        <w:r w:rsidR="000F2C1C">
          <w:rPr>
            <w:rStyle w:val="Verwijzingopmerking"/>
          </w:rPr>
          <w:commentReference w:id="125"/>
        </w:r>
      </w:ins>
      <w:commentRangeStart w:id="127"/>
      <w:r w:rsidRPr="00F56DAB">
        <w:rPr>
          <w:color w:val="4F81BD" w:themeColor="accent1"/>
          <w:lang w:val="nl-NL"/>
        </w:rPr>
        <w:t xml:space="preserve">70 </w:t>
      </w:r>
      <w:commentRangeEnd w:id="127"/>
      <w:r w:rsidR="000F2C1C">
        <w:rPr>
          <w:rStyle w:val="Verwijzingopmerking"/>
        </w:rPr>
        <w:commentReference w:id="127"/>
      </w:r>
      <w:r w:rsidRPr="00F56DAB">
        <w:rPr>
          <w:color w:val="4F81BD" w:themeColor="accent1"/>
          <w:lang w:val="nl-NL"/>
        </w:rPr>
        <w:t xml:space="preserve">milliliter bloed verloren. </w:t>
      </w:r>
    </w:p>
    <w:p w14:paraId="3D8F1418" w14:textId="77777777" w:rsidR="00F56DAB" w:rsidRDefault="00F56DAB" w:rsidP="002E1BCA">
      <w:pPr>
        <w:pStyle w:val="Geenafstand"/>
        <w:rPr>
          <w:lang w:val="nl-NL"/>
        </w:rPr>
      </w:pPr>
    </w:p>
    <w:p w14:paraId="721E8E46" w14:textId="20F82728" w:rsidR="00F56DAB" w:rsidRPr="009A0742" w:rsidRDefault="00F56DAB" w:rsidP="002E1BCA">
      <w:pPr>
        <w:pStyle w:val="Geenafstand"/>
        <w:rPr>
          <w:color w:val="FF0000"/>
          <w:lang w:val="nl-NL"/>
        </w:rPr>
      </w:pPr>
      <w:commentRangeStart w:id="128"/>
      <w:commentRangeStart w:id="129"/>
      <w:r w:rsidRPr="009A0742">
        <w:rPr>
          <w:color w:val="FF0000"/>
          <w:lang w:val="nl-NL"/>
        </w:rPr>
        <w:t xml:space="preserve">Leerdoel: De student weet dat </w:t>
      </w:r>
      <w:r w:rsidR="001A6236" w:rsidRPr="009A0742">
        <w:rPr>
          <w:color w:val="FF0000"/>
          <w:lang w:val="nl-NL"/>
        </w:rPr>
        <w:t xml:space="preserve">de menstruatie per vrouw verschilt op onder andere de mate van bloedverlies en hoe regelmatig de menstruatie voorkomt. </w:t>
      </w:r>
      <w:commentRangeEnd w:id="128"/>
      <w:r w:rsidR="009A0742">
        <w:rPr>
          <w:rStyle w:val="Verwijzingopmerking"/>
        </w:rPr>
        <w:commentReference w:id="128"/>
      </w:r>
      <w:commentRangeEnd w:id="129"/>
      <w:r w:rsidR="00991175">
        <w:rPr>
          <w:rStyle w:val="Verwijzingopmerking"/>
        </w:rPr>
        <w:commentReference w:id="129"/>
      </w:r>
    </w:p>
    <w:p w14:paraId="6B02F37C" w14:textId="77777777" w:rsidR="001A6236" w:rsidRDefault="001A6236" w:rsidP="002E1BCA">
      <w:pPr>
        <w:pStyle w:val="Geenafstand"/>
        <w:rPr>
          <w:lang w:val="nl-NL"/>
        </w:rPr>
      </w:pPr>
    </w:p>
    <w:p w14:paraId="6B43C099" w14:textId="47FED949" w:rsidR="001A6236" w:rsidRPr="009A0742" w:rsidRDefault="001A6236" w:rsidP="002E1BCA">
      <w:pPr>
        <w:pStyle w:val="Geenafstand"/>
        <w:rPr>
          <w:color w:val="4F81BD" w:themeColor="accent1"/>
          <w:lang w:val="nl-NL"/>
        </w:rPr>
      </w:pPr>
      <w:r w:rsidRPr="009A0742">
        <w:rPr>
          <w:color w:val="4F81BD" w:themeColor="accent1"/>
          <w:lang w:val="nl-NL"/>
        </w:rPr>
        <w:t>Fluster</w:t>
      </w:r>
    </w:p>
    <w:p w14:paraId="2140A4CC" w14:textId="77777777" w:rsidR="001A6236" w:rsidRPr="009A0742" w:rsidRDefault="001A6236" w:rsidP="002E1BCA">
      <w:pPr>
        <w:pStyle w:val="Geenafstand"/>
        <w:rPr>
          <w:color w:val="4F81BD" w:themeColor="accent1"/>
          <w:lang w:val="nl-NL"/>
        </w:rPr>
      </w:pPr>
    </w:p>
    <w:p w14:paraId="16E2A1AF" w14:textId="29956AB8" w:rsidR="001A6236" w:rsidRPr="009A0742" w:rsidRDefault="001A6236" w:rsidP="002E1BCA">
      <w:pPr>
        <w:pStyle w:val="Geenafstand"/>
        <w:rPr>
          <w:color w:val="4F81BD" w:themeColor="accent1"/>
          <w:lang w:val="nl-NL"/>
        </w:rPr>
      </w:pPr>
      <w:r w:rsidRPr="009A0742">
        <w:rPr>
          <w:color w:val="4F81BD" w:themeColor="accent1"/>
          <w:lang w:val="nl-NL"/>
        </w:rPr>
        <w:t>Theorie:</w:t>
      </w:r>
    </w:p>
    <w:p w14:paraId="0F617A17" w14:textId="642BEEAE" w:rsidR="001A6236" w:rsidRPr="009A0742" w:rsidRDefault="001A6236" w:rsidP="002E1BCA">
      <w:pPr>
        <w:pStyle w:val="Geenafstand"/>
        <w:rPr>
          <w:color w:val="4F81BD" w:themeColor="accent1"/>
          <w:lang w:val="nl-NL"/>
        </w:rPr>
      </w:pPr>
      <w:r w:rsidRPr="009A0742">
        <w:rPr>
          <w:color w:val="4F81BD" w:themeColor="accent1"/>
          <w:lang w:val="nl-NL"/>
        </w:rPr>
        <w:t xml:space="preserve">De menstruatie verschilt per vrouw op een aantal gebieden. </w:t>
      </w:r>
    </w:p>
    <w:p w14:paraId="1AF68757" w14:textId="77777777" w:rsidR="009A0742" w:rsidRPr="009A0742" w:rsidRDefault="009A0742" w:rsidP="002E1BCA">
      <w:pPr>
        <w:pStyle w:val="Geenafstand"/>
        <w:rPr>
          <w:color w:val="4F81BD" w:themeColor="accent1"/>
          <w:lang w:val="nl-NL"/>
        </w:rPr>
      </w:pPr>
    </w:p>
    <w:p w14:paraId="7EB2C2C2" w14:textId="690EC833" w:rsidR="009A0742" w:rsidRPr="009A0742" w:rsidRDefault="009A0742" w:rsidP="002E1BCA">
      <w:pPr>
        <w:pStyle w:val="Geenafstand"/>
        <w:rPr>
          <w:color w:val="4F81BD" w:themeColor="accent1"/>
          <w:lang w:val="nl-NL"/>
        </w:rPr>
      </w:pPr>
      <w:r w:rsidRPr="009A0742">
        <w:rPr>
          <w:color w:val="4F81BD" w:themeColor="accent1"/>
          <w:lang w:val="nl-NL"/>
        </w:rPr>
        <w:t>Stelling:</w:t>
      </w:r>
    </w:p>
    <w:p w14:paraId="2AE6887C" w14:textId="58E0C3B8" w:rsidR="009A0742" w:rsidRPr="009A0742" w:rsidRDefault="009A0742" w:rsidP="002E1BCA">
      <w:pPr>
        <w:pStyle w:val="Geenafstand"/>
        <w:rPr>
          <w:color w:val="4F81BD" w:themeColor="accent1"/>
          <w:lang w:val="nl-NL"/>
        </w:rPr>
      </w:pPr>
      <w:r w:rsidRPr="009A0742">
        <w:rPr>
          <w:color w:val="4F81BD" w:themeColor="accent1"/>
          <w:lang w:val="nl-NL"/>
        </w:rPr>
        <w:t>Dit is onder andere de …..</w:t>
      </w:r>
    </w:p>
    <w:p w14:paraId="60A50E91" w14:textId="77777777" w:rsidR="009A0742" w:rsidRPr="009A0742" w:rsidRDefault="009A0742" w:rsidP="002E1BCA">
      <w:pPr>
        <w:pStyle w:val="Geenafstand"/>
        <w:rPr>
          <w:color w:val="4F81BD" w:themeColor="accent1"/>
          <w:lang w:val="nl-NL"/>
        </w:rPr>
      </w:pPr>
    </w:p>
    <w:p w14:paraId="4C36A658" w14:textId="2D3A6EAA" w:rsidR="009A0742" w:rsidRPr="009A0742" w:rsidRDefault="009A0742" w:rsidP="002E1BCA">
      <w:pPr>
        <w:pStyle w:val="Geenafstand"/>
        <w:rPr>
          <w:color w:val="4F81BD" w:themeColor="accent1"/>
          <w:lang w:val="nl-NL"/>
        </w:rPr>
      </w:pPr>
      <w:r w:rsidRPr="009A0742">
        <w:rPr>
          <w:color w:val="4F81BD" w:themeColor="accent1"/>
          <w:lang w:val="nl-NL"/>
        </w:rPr>
        <w:t>Mate van bloedverlies</w:t>
      </w:r>
    </w:p>
    <w:p w14:paraId="41C13C7D" w14:textId="14D3C583" w:rsidR="009A0742" w:rsidRPr="009A0742" w:rsidRDefault="009A0742" w:rsidP="002E1BCA">
      <w:pPr>
        <w:pStyle w:val="Geenafstand"/>
        <w:rPr>
          <w:color w:val="4F81BD" w:themeColor="accent1"/>
          <w:lang w:val="nl-NL"/>
        </w:rPr>
      </w:pPr>
      <w:r w:rsidRPr="009A0742">
        <w:rPr>
          <w:color w:val="4F81BD" w:themeColor="accent1"/>
          <w:lang w:val="nl-NL"/>
        </w:rPr>
        <w:t xml:space="preserve">Regelmatigheid van de menstruatie </w:t>
      </w:r>
    </w:p>
    <w:p w14:paraId="74950AFF" w14:textId="6FB5B0C2" w:rsidR="009A0742" w:rsidRPr="009A0742" w:rsidRDefault="009A0742" w:rsidP="002E1BCA">
      <w:pPr>
        <w:pStyle w:val="Geenafstand"/>
        <w:rPr>
          <w:b/>
          <w:color w:val="4F81BD" w:themeColor="accent1"/>
          <w:lang w:val="nl-NL"/>
        </w:rPr>
      </w:pPr>
      <w:r w:rsidRPr="009A0742">
        <w:rPr>
          <w:b/>
          <w:color w:val="4F81BD" w:themeColor="accent1"/>
          <w:lang w:val="nl-NL"/>
        </w:rPr>
        <w:t>Beide bovenstaande</w:t>
      </w:r>
    </w:p>
    <w:p w14:paraId="412FDA46" w14:textId="2F9A8E65" w:rsidR="009A0742" w:rsidRPr="009A0742" w:rsidRDefault="009A0742" w:rsidP="009A0742">
      <w:pPr>
        <w:pStyle w:val="Geenafstand"/>
        <w:rPr>
          <w:color w:val="4F81BD" w:themeColor="accent1"/>
          <w:lang w:val="nl-NL"/>
        </w:rPr>
      </w:pPr>
      <w:r w:rsidRPr="009A0742">
        <w:rPr>
          <w:color w:val="4F81BD" w:themeColor="accent1"/>
          <w:lang w:val="nl-NL"/>
        </w:rPr>
        <w:t>Geen van bovenstaande</w:t>
      </w:r>
    </w:p>
    <w:p w14:paraId="1ADCB4E6" w14:textId="77777777" w:rsidR="00EC2105" w:rsidRDefault="00EC2105" w:rsidP="00BA11CE">
      <w:pPr>
        <w:pStyle w:val="Geenafstand"/>
        <w:rPr>
          <w:lang w:val="nl-NL"/>
        </w:rPr>
      </w:pPr>
    </w:p>
    <w:p w14:paraId="50F1C636" w14:textId="0EE401F9" w:rsidR="00BA11CE" w:rsidRPr="00BA11CE" w:rsidRDefault="00BA11CE" w:rsidP="00BA11CE">
      <w:pPr>
        <w:pStyle w:val="Geenafstand"/>
        <w:rPr>
          <w:color w:val="FF0000"/>
          <w:lang w:val="nl-NL"/>
        </w:rPr>
      </w:pPr>
      <w:r w:rsidRPr="00BA11CE">
        <w:rPr>
          <w:color w:val="FF0000"/>
          <w:lang w:val="nl-NL"/>
        </w:rPr>
        <w:t xml:space="preserve">Leerdoel: De student weet dat menstruatiestoornissen bij ongeveer 10 procent van alle vrouwen voor die al zijn bevallen. </w:t>
      </w:r>
    </w:p>
    <w:p w14:paraId="733E8D58" w14:textId="77777777" w:rsidR="00BA11CE" w:rsidRDefault="00BA11CE" w:rsidP="00BA11CE">
      <w:pPr>
        <w:pStyle w:val="Geenafstand"/>
        <w:rPr>
          <w:lang w:val="nl-NL"/>
        </w:rPr>
      </w:pPr>
    </w:p>
    <w:p w14:paraId="33FDCDF5" w14:textId="7A72F490" w:rsidR="00BA11CE" w:rsidRPr="00BA11CE" w:rsidRDefault="00BA11CE" w:rsidP="00BA11CE">
      <w:pPr>
        <w:pStyle w:val="Geenafstand"/>
        <w:rPr>
          <w:color w:val="4F81BD" w:themeColor="accent1"/>
          <w:lang w:val="nl-NL"/>
        </w:rPr>
      </w:pPr>
      <w:r w:rsidRPr="00BA11CE">
        <w:rPr>
          <w:color w:val="4F81BD" w:themeColor="accent1"/>
          <w:lang w:val="nl-NL"/>
        </w:rPr>
        <w:t>Fluster</w:t>
      </w:r>
    </w:p>
    <w:p w14:paraId="2AD2F7A3" w14:textId="77777777" w:rsidR="00BA11CE" w:rsidRPr="00BA11CE" w:rsidRDefault="00BA11CE" w:rsidP="00BA11CE">
      <w:pPr>
        <w:pStyle w:val="Geenafstand"/>
        <w:rPr>
          <w:color w:val="4F81BD" w:themeColor="accent1"/>
          <w:lang w:val="nl-NL"/>
        </w:rPr>
      </w:pPr>
    </w:p>
    <w:p w14:paraId="271D3C0A" w14:textId="1BEE911F" w:rsidR="00BA11CE" w:rsidRPr="00BA11CE" w:rsidRDefault="00BA11CE" w:rsidP="00BA11CE">
      <w:pPr>
        <w:pStyle w:val="Geenafstand"/>
        <w:rPr>
          <w:color w:val="4F81BD" w:themeColor="accent1"/>
          <w:lang w:val="nl-NL"/>
        </w:rPr>
      </w:pPr>
      <w:commentRangeStart w:id="130"/>
      <w:r w:rsidRPr="00BA11CE">
        <w:rPr>
          <w:color w:val="4F81BD" w:themeColor="accent1"/>
          <w:lang w:val="nl-NL"/>
        </w:rPr>
        <w:t>Theorie:</w:t>
      </w:r>
    </w:p>
    <w:p w14:paraId="27950BB3" w14:textId="070F4146"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del w:id="131" w:author="Marco Verweij | ExpertCollege" w:date="2021-08-23T14:03:00Z">
        <w:r w:rsidRPr="00BA11CE" w:rsidDel="00B2130C">
          <w:rPr>
            <w:color w:val="4F81BD" w:themeColor="accent1"/>
            <w:lang w:val="nl-NL"/>
          </w:rPr>
          <w:delText>Een bepaald percentage vrouwen die al zijn bevallen ervaart dit.</w:delText>
        </w:r>
        <w:commentRangeEnd w:id="130"/>
        <w:r w:rsidR="00D115F0" w:rsidDel="00B2130C">
          <w:rPr>
            <w:rStyle w:val="Verwijzingopmerking"/>
          </w:rPr>
          <w:commentReference w:id="130"/>
        </w:r>
      </w:del>
    </w:p>
    <w:p w14:paraId="78813B37" w14:textId="77777777" w:rsidR="00BA11CE" w:rsidRPr="00BA11CE" w:rsidRDefault="00BA11CE" w:rsidP="00BA11CE">
      <w:pPr>
        <w:pStyle w:val="Geenafstand"/>
        <w:rPr>
          <w:color w:val="4F81BD" w:themeColor="accent1"/>
          <w:lang w:val="nl-NL"/>
        </w:rPr>
      </w:pPr>
    </w:p>
    <w:p w14:paraId="222B6B3D" w14:textId="678477D7" w:rsidR="00BA11CE" w:rsidRPr="00BA11CE" w:rsidRDefault="00BA11CE" w:rsidP="00BA11CE">
      <w:pPr>
        <w:pStyle w:val="Geenafstand"/>
        <w:rPr>
          <w:color w:val="4F81BD" w:themeColor="accent1"/>
          <w:lang w:val="nl-NL"/>
        </w:rPr>
      </w:pPr>
      <w:r w:rsidRPr="00BA11CE">
        <w:rPr>
          <w:color w:val="4F81BD" w:themeColor="accent1"/>
          <w:lang w:val="nl-NL"/>
        </w:rPr>
        <w:t>Stelling:</w:t>
      </w:r>
    </w:p>
    <w:p w14:paraId="76BDB98E" w14:textId="046FA831" w:rsidR="00BA11CE" w:rsidRPr="00BA11CE" w:rsidRDefault="00BA11CE" w:rsidP="00BA11CE">
      <w:pPr>
        <w:pStyle w:val="Geenafstand"/>
        <w:rPr>
          <w:color w:val="4F81BD" w:themeColor="accent1"/>
          <w:lang w:val="nl-NL"/>
        </w:rPr>
      </w:pPr>
      <w:commentRangeStart w:id="132"/>
      <w:r>
        <w:rPr>
          <w:color w:val="4F81BD" w:themeColor="accent1"/>
          <w:lang w:val="nl-NL"/>
        </w:rPr>
        <w:t xml:space="preserve">Dit is bij ….. procent. </w:t>
      </w:r>
      <w:commentRangeEnd w:id="132"/>
      <w:r w:rsidR="00E92857">
        <w:rPr>
          <w:rStyle w:val="Verwijzingopmerking"/>
        </w:rPr>
        <w:commentReference w:id="132"/>
      </w:r>
    </w:p>
    <w:p w14:paraId="2DC83F76" w14:textId="1A5AEB35" w:rsidR="00BA11CE" w:rsidRPr="00BA11CE" w:rsidRDefault="00BA11CE" w:rsidP="00BA11CE">
      <w:pPr>
        <w:pStyle w:val="Geenafstand"/>
        <w:rPr>
          <w:color w:val="4F81BD" w:themeColor="accent1"/>
          <w:lang w:val="nl-NL"/>
        </w:rPr>
      </w:pPr>
    </w:p>
    <w:p w14:paraId="2CFE1DBB" w14:textId="1AFD11C3" w:rsidR="00BA11CE" w:rsidRPr="00BA11CE" w:rsidRDefault="00BA11CE" w:rsidP="00BA11CE">
      <w:pPr>
        <w:pStyle w:val="Geenafstand"/>
        <w:rPr>
          <w:color w:val="4F81BD" w:themeColor="accent1"/>
          <w:lang w:val="nl-NL"/>
        </w:rPr>
      </w:pPr>
      <w:r w:rsidRPr="00BA11CE">
        <w:rPr>
          <w:color w:val="4F81BD" w:themeColor="accent1"/>
          <w:lang w:val="nl-NL"/>
        </w:rPr>
        <w:lastRenderedPageBreak/>
        <w:t>5</w:t>
      </w:r>
    </w:p>
    <w:p w14:paraId="2BC761BB" w14:textId="68198468" w:rsidR="00BA11CE" w:rsidRPr="00BA11CE" w:rsidRDefault="00BA11CE" w:rsidP="00BA11CE">
      <w:pPr>
        <w:pStyle w:val="Geenafstand"/>
        <w:rPr>
          <w:b/>
          <w:color w:val="4F81BD" w:themeColor="accent1"/>
          <w:lang w:val="nl-NL"/>
        </w:rPr>
      </w:pPr>
      <w:r w:rsidRPr="00BA11CE">
        <w:rPr>
          <w:b/>
          <w:color w:val="4F81BD" w:themeColor="accent1"/>
          <w:lang w:val="nl-NL"/>
        </w:rPr>
        <w:t>10</w:t>
      </w:r>
    </w:p>
    <w:p w14:paraId="799F1C9C" w14:textId="3CF68AD9" w:rsidR="00BA11CE" w:rsidRPr="00BA11CE" w:rsidRDefault="00BA11CE" w:rsidP="00BA11CE">
      <w:pPr>
        <w:pStyle w:val="Geenafstand"/>
        <w:rPr>
          <w:color w:val="4F81BD" w:themeColor="accent1"/>
          <w:lang w:val="nl-NL"/>
        </w:rPr>
      </w:pPr>
      <w:r w:rsidRPr="00BA11CE">
        <w:rPr>
          <w:color w:val="4F81BD" w:themeColor="accent1"/>
          <w:lang w:val="nl-NL"/>
        </w:rPr>
        <w:t>15</w:t>
      </w:r>
    </w:p>
    <w:p w14:paraId="35F96DD0" w14:textId="0A780149" w:rsidR="00BA11CE" w:rsidRPr="00BA11CE" w:rsidRDefault="00BA11CE" w:rsidP="00BA11CE">
      <w:pPr>
        <w:pStyle w:val="Geenafstand"/>
        <w:rPr>
          <w:color w:val="4F81BD" w:themeColor="accent1"/>
          <w:lang w:val="nl-NL"/>
        </w:rPr>
      </w:pPr>
      <w:r w:rsidRPr="00BA11CE">
        <w:rPr>
          <w:color w:val="4F81BD" w:themeColor="accent1"/>
          <w:lang w:val="nl-NL"/>
        </w:rPr>
        <w:t>20</w:t>
      </w:r>
    </w:p>
    <w:p w14:paraId="593968D8" w14:textId="77777777" w:rsidR="00BA11CE" w:rsidRDefault="00BA11CE" w:rsidP="00BA11CE">
      <w:pPr>
        <w:pStyle w:val="Geenafstand"/>
        <w:rPr>
          <w:lang w:val="nl-NL"/>
        </w:rPr>
      </w:pPr>
    </w:p>
    <w:p w14:paraId="6078FBC2" w14:textId="77777777" w:rsidR="00BA11CE" w:rsidRPr="00BA11CE" w:rsidRDefault="00BA11CE" w:rsidP="00BA11CE">
      <w:pPr>
        <w:pStyle w:val="Geenafstand"/>
        <w:rPr>
          <w:color w:val="4F81BD" w:themeColor="accent1"/>
          <w:lang w:val="nl-NL"/>
        </w:rPr>
      </w:pPr>
      <w:r w:rsidRPr="00BA11CE">
        <w:rPr>
          <w:color w:val="4F81BD" w:themeColor="accent1"/>
          <w:lang w:val="nl-NL"/>
        </w:rPr>
        <w:t>Theorie:</w:t>
      </w:r>
    </w:p>
    <w:p w14:paraId="1C5F3C49" w14:textId="027C012C"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commentRangeStart w:id="133"/>
      <w:del w:id="134" w:author="Marco Verweij | ExpertCollege" w:date="2021-08-23T14:04:00Z">
        <w:r w:rsidRPr="00BA11CE" w:rsidDel="00E92857">
          <w:rPr>
            <w:color w:val="4F81BD" w:themeColor="accent1"/>
            <w:lang w:val="nl-NL"/>
          </w:rPr>
          <w:delText>Een bepaald percentage vrouwen die al zijn bevallen ervaart dit.</w:delText>
        </w:r>
      </w:del>
    </w:p>
    <w:p w14:paraId="0C988B33" w14:textId="77777777" w:rsidR="00BA11CE" w:rsidRPr="00BA11CE" w:rsidRDefault="00BA11CE" w:rsidP="00BA11CE">
      <w:pPr>
        <w:pStyle w:val="Geenafstand"/>
        <w:rPr>
          <w:color w:val="4F81BD" w:themeColor="accent1"/>
          <w:lang w:val="nl-NL"/>
        </w:rPr>
      </w:pPr>
    </w:p>
    <w:p w14:paraId="54C9420B" w14:textId="7DE36BAC" w:rsidR="00BA11CE" w:rsidRDefault="00BA11CE" w:rsidP="00BA11CE">
      <w:pPr>
        <w:pStyle w:val="Geenafstand"/>
        <w:rPr>
          <w:color w:val="4F81BD" w:themeColor="accent1"/>
          <w:lang w:val="nl-NL"/>
        </w:rPr>
      </w:pPr>
      <w:r>
        <w:rPr>
          <w:color w:val="4F81BD" w:themeColor="accent1"/>
          <w:lang w:val="nl-NL"/>
        </w:rPr>
        <w:t>Vraag:</w:t>
      </w:r>
    </w:p>
    <w:p w14:paraId="2C4CE567" w14:textId="77777777" w:rsidR="00BA11CE" w:rsidRPr="00BA11CE" w:rsidRDefault="00BA11CE" w:rsidP="00BA11CE">
      <w:pPr>
        <w:pStyle w:val="Geenafstand"/>
        <w:rPr>
          <w:color w:val="4F81BD" w:themeColor="accent1"/>
          <w:lang w:val="nl-NL"/>
        </w:rPr>
      </w:pPr>
      <w:r w:rsidRPr="00BA11CE">
        <w:rPr>
          <w:color w:val="4F81BD" w:themeColor="accent1"/>
          <w:lang w:val="nl-NL"/>
        </w:rPr>
        <w:t>Hoeveel procent is dit?</w:t>
      </w:r>
      <w:commentRangeEnd w:id="133"/>
      <w:r w:rsidR="00E92857">
        <w:rPr>
          <w:rStyle w:val="Verwijzingopmerking"/>
        </w:rPr>
        <w:commentReference w:id="133"/>
      </w:r>
    </w:p>
    <w:p w14:paraId="0B48B9D5" w14:textId="4A940A96" w:rsidR="00BA11CE" w:rsidRPr="00BA11CE" w:rsidRDefault="00BA11CE" w:rsidP="00BA11CE">
      <w:pPr>
        <w:pStyle w:val="Geenafstand"/>
        <w:rPr>
          <w:color w:val="4F81BD" w:themeColor="accent1"/>
          <w:lang w:val="nl-NL"/>
        </w:rPr>
      </w:pPr>
    </w:p>
    <w:p w14:paraId="000DC71F" w14:textId="77777777" w:rsidR="00BA11CE" w:rsidRPr="00BA11CE" w:rsidRDefault="00BA11CE" w:rsidP="00BA11CE">
      <w:pPr>
        <w:pStyle w:val="Geenafstand"/>
        <w:rPr>
          <w:b/>
          <w:color w:val="4F81BD" w:themeColor="accent1"/>
          <w:lang w:val="nl-NL"/>
        </w:rPr>
      </w:pPr>
      <w:r w:rsidRPr="00BA11CE">
        <w:rPr>
          <w:b/>
          <w:color w:val="4F81BD" w:themeColor="accent1"/>
          <w:lang w:val="nl-NL"/>
        </w:rPr>
        <w:t>10</w:t>
      </w:r>
    </w:p>
    <w:p w14:paraId="2B9CA038" w14:textId="77777777" w:rsidR="00BA11CE" w:rsidRPr="00BA11CE" w:rsidRDefault="00BA11CE" w:rsidP="00BA11CE">
      <w:pPr>
        <w:pStyle w:val="Geenafstand"/>
        <w:rPr>
          <w:color w:val="4F81BD" w:themeColor="accent1"/>
          <w:lang w:val="nl-NL"/>
        </w:rPr>
      </w:pPr>
      <w:r w:rsidRPr="00BA11CE">
        <w:rPr>
          <w:color w:val="4F81BD" w:themeColor="accent1"/>
          <w:lang w:val="nl-NL"/>
        </w:rPr>
        <w:t>15</w:t>
      </w:r>
    </w:p>
    <w:p w14:paraId="32BB416A" w14:textId="77777777" w:rsidR="00BA11CE" w:rsidRPr="00BA11CE" w:rsidRDefault="00BA11CE" w:rsidP="00BA11CE">
      <w:pPr>
        <w:pStyle w:val="Geenafstand"/>
        <w:rPr>
          <w:color w:val="4F81BD" w:themeColor="accent1"/>
          <w:lang w:val="nl-NL"/>
        </w:rPr>
      </w:pPr>
      <w:r w:rsidRPr="00BA11CE">
        <w:rPr>
          <w:color w:val="4F81BD" w:themeColor="accent1"/>
          <w:lang w:val="nl-NL"/>
        </w:rPr>
        <w:t>20</w:t>
      </w:r>
    </w:p>
    <w:p w14:paraId="38D606B1" w14:textId="03641F4F" w:rsidR="00BA11CE" w:rsidRDefault="00BA11CE" w:rsidP="00BA11CE">
      <w:pPr>
        <w:pStyle w:val="Geenafstand"/>
        <w:rPr>
          <w:color w:val="4F81BD" w:themeColor="accent1"/>
          <w:lang w:val="nl-NL"/>
        </w:rPr>
      </w:pPr>
      <w:r w:rsidRPr="00BA11CE">
        <w:rPr>
          <w:color w:val="4F81BD" w:themeColor="accent1"/>
          <w:lang w:val="nl-NL"/>
        </w:rPr>
        <w:t>25</w:t>
      </w:r>
    </w:p>
    <w:p w14:paraId="07C740F4" w14:textId="77777777" w:rsidR="00BA11CE" w:rsidRDefault="00BA11CE" w:rsidP="00BA11CE">
      <w:pPr>
        <w:pStyle w:val="Geenafstand"/>
        <w:rPr>
          <w:color w:val="4F81BD" w:themeColor="accent1"/>
          <w:lang w:val="nl-NL"/>
        </w:rPr>
      </w:pPr>
    </w:p>
    <w:p w14:paraId="419246A4" w14:textId="77777777" w:rsidR="00BA11CE" w:rsidRPr="00BA11CE" w:rsidRDefault="00BA11CE" w:rsidP="00BA11CE">
      <w:pPr>
        <w:pStyle w:val="Geenafstand"/>
        <w:rPr>
          <w:color w:val="4F81BD" w:themeColor="accent1"/>
          <w:lang w:val="nl-NL"/>
        </w:rPr>
      </w:pPr>
      <w:r w:rsidRPr="00BA11CE">
        <w:rPr>
          <w:color w:val="4F81BD" w:themeColor="accent1"/>
          <w:lang w:val="nl-NL"/>
        </w:rPr>
        <w:t>Theorie:</w:t>
      </w:r>
    </w:p>
    <w:p w14:paraId="23ACD02F" w14:textId="77777777"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commentRangeStart w:id="135"/>
      <w:r w:rsidRPr="00BA11CE">
        <w:rPr>
          <w:color w:val="4F81BD" w:themeColor="accent1"/>
          <w:lang w:val="nl-NL"/>
        </w:rPr>
        <w:t>Een bepaald percentage vrouwen die al zijn bevallen ervaart dit.</w:t>
      </w:r>
    </w:p>
    <w:p w14:paraId="37BB53F2" w14:textId="77777777" w:rsidR="00BA11CE" w:rsidRPr="00BA11CE" w:rsidRDefault="00BA11CE" w:rsidP="00BA11CE">
      <w:pPr>
        <w:pStyle w:val="Geenafstand"/>
        <w:rPr>
          <w:color w:val="4F81BD" w:themeColor="accent1"/>
          <w:lang w:val="nl-NL"/>
        </w:rPr>
      </w:pPr>
    </w:p>
    <w:p w14:paraId="28903F96" w14:textId="77777777" w:rsidR="00BA11CE" w:rsidRPr="00BA11CE" w:rsidRDefault="00BA11CE" w:rsidP="00BA11CE">
      <w:pPr>
        <w:pStyle w:val="Geenafstand"/>
        <w:rPr>
          <w:color w:val="4F81BD" w:themeColor="accent1"/>
          <w:lang w:val="nl-NL"/>
        </w:rPr>
      </w:pPr>
      <w:r w:rsidRPr="00BA11CE">
        <w:rPr>
          <w:color w:val="4F81BD" w:themeColor="accent1"/>
          <w:lang w:val="nl-NL"/>
        </w:rPr>
        <w:t>Stelling:</w:t>
      </w:r>
    </w:p>
    <w:p w14:paraId="40E41AB5" w14:textId="5FD7E9C0" w:rsidR="00BA11CE" w:rsidRDefault="00BA11CE" w:rsidP="00BA11CE">
      <w:pPr>
        <w:pStyle w:val="Geenafstand"/>
        <w:rPr>
          <w:color w:val="4F81BD" w:themeColor="accent1"/>
          <w:lang w:val="nl-NL"/>
        </w:rPr>
      </w:pPr>
      <w:r>
        <w:rPr>
          <w:color w:val="4F81BD" w:themeColor="accent1"/>
          <w:lang w:val="nl-NL"/>
        </w:rPr>
        <w:t xml:space="preserve">Dit is bij </w:t>
      </w:r>
      <w:commentRangeStart w:id="136"/>
      <w:r>
        <w:rPr>
          <w:color w:val="4F81BD" w:themeColor="accent1"/>
          <w:lang w:val="nl-NL"/>
        </w:rPr>
        <w:t>10</w:t>
      </w:r>
      <w:commentRangeEnd w:id="136"/>
      <w:r w:rsidR="00BE3D30">
        <w:rPr>
          <w:rStyle w:val="Verwijzingopmerking"/>
        </w:rPr>
        <w:commentReference w:id="136"/>
      </w:r>
      <w:r>
        <w:rPr>
          <w:color w:val="4F81BD" w:themeColor="accent1"/>
          <w:lang w:val="nl-NL"/>
        </w:rPr>
        <w:t xml:space="preserve"> procent. </w:t>
      </w:r>
      <w:commentRangeEnd w:id="135"/>
      <w:r w:rsidR="00BE3D30">
        <w:rPr>
          <w:rStyle w:val="Verwijzingopmerking"/>
        </w:rPr>
        <w:commentReference w:id="135"/>
      </w:r>
    </w:p>
    <w:p w14:paraId="792F621C" w14:textId="77777777" w:rsidR="00BA11CE" w:rsidRDefault="00BA11CE" w:rsidP="00BA11CE">
      <w:pPr>
        <w:pStyle w:val="Geenafstand"/>
        <w:rPr>
          <w:color w:val="4F81BD" w:themeColor="accent1"/>
          <w:lang w:val="nl-NL"/>
        </w:rPr>
      </w:pPr>
    </w:p>
    <w:p w14:paraId="29D3B393" w14:textId="5197FA70" w:rsidR="00BA11CE" w:rsidRPr="00BA11CE" w:rsidRDefault="00BA11CE" w:rsidP="00BA11CE">
      <w:pPr>
        <w:pStyle w:val="Geenafstand"/>
        <w:rPr>
          <w:b/>
          <w:color w:val="4F81BD" w:themeColor="accent1"/>
          <w:lang w:val="nl-NL"/>
        </w:rPr>
      </w:pPr>
      <w:r w:rsidRPr="00BA11CE">
        <w:rPr>
          <w:b/>
          <w:color w:val="4F81BD" w:themeColor="accent1"/>
          <w:lang w:val="nl-NL"/>
        </w:rPr>
        <w:t>Deze stelling is correct</w:t>
      </w:r>
    </w:p>
    <w:p w14:paraId="399CDB5B" w14:textId="278251F0" w:rsidR="00BA11CE" w:rsidRDefault="00BA11CE" w:rsidP="00BA11CE">
      <w:pPr>
        <w:pStyle w:val="Geenafstand"/>
        <w:rPr>
          <w:color w:val="4F81BD" w:themeColor="accent1"/>
          <w:lang w:val="nl-NL"/>
        </w:rPr>
      </w:pPr>
      <w:r>
        <w:rPr>
          <w:color w:val="4F81BD" w:themeColor="accent1"/>
          <w:lang w:val="nl-NL"/>
        </w:rPr>
        <w:t>Deze stelling is niet correct</w:t>
      </w:r>
    </w:p>
    <w:p w14:paraId="4E6F865C" w14:textId="77777777" w:rsidR="00BA11CE" w:rsidRPr="00BA11CE" w:rsidRDefault="00BA11CE" w:rsidP="00BA11CE">
      <w:pPr>
        <w:pStyle w:val="Geenafstand"/>
        <w:rPr>
          <w:color w:val="4F81BD" w:themeColor="accent1"/>
          <w:lang w:val="nl-NL"/>
        </w:rPr>
      </w:pPr>
    </w:p>
    <w:p w14:paraId="5367CE73" w14:textId="77777777" w:rsidR="00BA11CE" w:rsidRPr="00BA11CE" w:rsidRDefault="00BA11CE" w:rsidP="00BA11CE">
      <w:pPr>
        <w:pStyle w:val="Geenafstand"/>
        <w:rPr>
          <w:color w:val="4F81BD" w:themeColor="accent1"/>
          <w:lang w:val="nl-NL"/>
        </w:rPr>
      </w:pPr>
      <w:r w:rsidRPr="00BA11CE">
        <w:rPr>
          <w:color w:val="4F81BD" w:themeColor="accent1"/>
          <w:lang w:val="nl-NL"/>
        </w:rPr>
        <w:t>Theorie:</w:t>
      </w:r>
    </w:p>
    <w:p w14:paraId="5067F9DA" w14:textId="77777777" w:rsidR="00BA11CE" w:rsidRPr="00BA11CE" w:rsidRDefault="00BA11CE" w:rsidP="00BA11CE">
      <w:pPr>
        <w:pStyle w:val="Geenafstand"/>
        <w:rPr>
          <w:color w:val="4F81BD" w:themeColor="accent1"/>
          <w:lang w:val="nl-NL"/>
        </w:rPr>
      </w:pPr>
      <w:r w:rsidRPr="00BA11CE">
        <w:rPr>
          <w:color w:val="4F81BD" w:themeColor="accent1"/>
          <w:lang w:val="nl-NL"/>
        </w:rPr>
        <w:t xml:space="preserve">Variaties in menstruatie komen van nature voor en vormen niet direct een probleem. Echter, wanneer de menstruatie veel afwijkt van het gemiddelde en/of de vrouwelijke zorgvrager veel klachten ervaart, dan wordt dit een menstruatiestoornis genoemd. </w:t>
      </w:r>
      <w:commentRangeStart w:id="137"/>
      <w:r w:rsidRPr="00BA11CE">
        <w:rPr>
          <w:color w:val="4F81BD" w:themeColor="accent1"/>
          <w:lang w:val="nl-NL"/>
        </w:rPr>
        <w:t>Een bepaald percentage vrouwen die al zijn bevallen ervaart dit.</w:t>
      </w:r>
    </w:p>
    <w:p w14:paraId="3FE90580" w14:textId="77777777" w:rsidR="00BA11CE" w:rsidRPr="00BA11CE" w:rsidRDefault="00BA11CE" w:rsidP="00BA11CE">
      <w:pPr>
        <w:pStyle w:val="Geenafstand"/>
        <w:rPr>
          <w:color w:val="4F81BD" w:themeColor="accent1"/>
          <w:lang w:val="nl-NL"/>
        </w:rPr>
      </w:pPr>
    </w:p>
    <w:p w14:paraId="6984C927" w14:textId="77777777" w:rsidR="00BA11CE" w:rsidRPr="00BA11CE" w:rsidRDefault="00BA11CE" w:rsidP="00BA11CE">
      <w:pPr>
        <w:pStyle w:val="Geenafstand"/>
        <w:rPr>
          <w:color w:val="4F81BD" w:themeColor="accent1"/>
          <w:lang w:val="nl-NL"/>
        </w:rPr>
      </w:pPr>
      <w:r w:rsidRPr="00BA11CE">
        <w:rPr>
          <w:color w:val="4F81BD" w:themeColor="accent1"/>
          <w:lang w:val="nl-NL"/>
        </w:rPr>
        <w:t>Stelling:</w:t>
      </w:r>
    </w:p>
    <w:p w14:paraId="2625CC37" w14:textId="4F13D061" w:rsidR="00BA11CE" w:rsidRDefault="00BA11CE" w:rsidP="00BA11CE">
      <w:pPr>
        <w:pStyle w:val="Geenafstand"/>
        <w:rPr>
          <w:color w:val="4F81BD" w:themeColor="accent1"/>
          <w:lang w:val="nl-NL"/>
        </w:rPr>
      </w:pPr>
      <w:r>
        <w:rPr>
          <w:color w:val="4F81BD" w:themeColor="accent1"/>
          <w:lang w:val="nl-NL"/>
        </w:rPr>
        <w:t xml:space="preserve">Dit is bij 20 procent. </w:t>
      </w:r>
      <w:commentRangeEnd w:id="137"/>
      <w:r w:rsidR="00BE3D30">
        <w:rPr>
          <w:rStyle w:val="Verwijzingopmerking"/>
        </w:rPr>
        <w:commentReference w:id="137"/>
      </w:r>
    </w:p>
    <w:p w14:paraId="131814CD" w14:textId="77777777" w:rsidR="00BA11CE" w:rsidRDefault="00BA11CE" w:rsidP="00BA11CE">
      <w:pPr>
        <w:pStyle w:val="Geenafstand"/>
        <w:rPr>
          <w:color w:val="4F81BD" w:themeColor="accent1"/>
          <w:lang w:val="nl-NL"/>
        </w:rPr>
      </w:pPr>
    </w:p>
    <w:p w14:paraId="1DE2C681" w14:textId="77777777" w:rsidR="00BA11CE" w:rsidRDefault="00BA11CE" w:rsidP="00BA11CE">
      <w:pPr>
        <w:pStyle w:val="Geenafstand"/>
        <w:rPr>
          <w:color w:val="4F81BD" w:themeColor="accent1"/>
          <w:lang w:val="nl-NL"/>
        </w:rPr>
      </w:pPr>
      <w:r>
        <w:rPr>
          <w:color w:val="4F81BD" w:themeColor="accent1"/>
          <w:lang w:val="nl-NL"/>
        </w:rPr>
        <w:t>Deze stelling is correct</w:t>
      </w:r>
    </w:p>
    <w:p w14:paraId="1FE60806" w14:textId="77777777" w:rsidR="00BA11CE" w:rsidRPr="00BA11CE" w:rsidRDefault="00BA11CE" w:rsidP="00BA11CE">
      <w:pPr>
        <w:pStyle w:val="Geenafstand"/>
        <w:rPr>
          <w:b/>
          <w:color w:val="4F81BD" w:themeColor="accent1"/>
          <w:lang w:val="nl-NL"/>
        </w:rPr>
      </w:pPr>
      <w:r w:rsidRPr="00BA11CE">
        <w:rPr>
          <w:b/>
          <w:color w:val="4F81BD" w:themeColor="accent1"/>
          <w:lang w:val="nl-NL"/>
        </w:rPr>
        <w:t>Deze stelling is niet correct</w:t>
      </w:r>
    </w:p>
    <w:p w14:paraId="09E17AF5" w14:textId="77777777" w:rsidR="00BA11CE" w:rsidRDefault="00BA11CE" w:rsidP="00BA11CE">
      <w:pPr>
        <w:pStyle w:val="Geenafstand"/>
        <w:rPr>
          <w:color w:val="4F81BD" w:themeColor="accent1"/>
          <w:lang w:val="nl-NL"/>
        </w:rPr>
      </w:pPr>
    </w:p>
    <w:p w14:paraId="4E276A58" w14:textId="77777777" w:rsidR="00BE3D30" w:rsidRDefault="00BA11CE" w:rsidP="00BA11CE">
      <w:pPr>
        <w:pStyle w:val="Geenafstand"/>
        <w:rPr>
          <w:ins w:id="138" w:author="Marco Verweij | ExpertCollege" w:date="2021-08-23T14:05:00Z"/>
          <w:color w:val="4F81BD" w:themeColor="accent1"/>
          <w:lang w:val="nl-NL"/>
        </w:rPr>
      </w:pPr>
      <w:r>
        <w:rPr>
          <w:color w:val="4F81BD" w:themeColor="accent1"/>
          <w:lang w:val="nl-NL"/>
        </w:rPr>
        <w:t xml:space="preserve">Extra info: </w:t>
      </w:r>
    </w:p>
    <w:p w14:paraId="462DF327" w14:textId="4EB69964" w:rsidR="00BA11CE" w:rsidRDefault="00BA11CE" w:rsidP="00BA11CE">
      <w:pPr>
        <w:pStyle w:val="Geenafstand"/>
        <w:rPr>
          <w:color w:val="4F81BD" w:themeColor="accent1"/>
          <w:lang w:val="nl-NL"/>
        </w:rPr>
      </w:pPr>
      <w:commentRangeStart w:id="139"/>
      <w:r>
        <w:rPr>
          <w:color w:val="4F81BD" w:themeColor="accent1"/>
          <w:lang w:val="nl-NL"/>
        </w:rPr>
        <w:t>Menstruatiestoornissen bij vrouwen die al zijn bevallen</w:t>
      </w:r>
      <w:r w:rsidR="00F316E1">
        <w:rPr>
          <w:color w:val="4F81BD" w:themeColor="accent1"/>
          <w:lang w:val="nl-NL"/>
        </w:rPr>
        <w:t xml:space="preserve"> komt bij 10% voor. </w:t>
      </w:r>
      <w:commentRangeEnd w:id="139"/>
      <w:r w:rsidR="00BE3D30">
        <w:rPr>
          <w:rStyle w:val="Verwijzingopmerking"/>
        </w:rPr>
        <w:commentReference w:id="139"/>
      </w:r>
    </w:p>
    <w:p w14:paraId="021382EC" w14:textId="206AACF8" w:rsidR="00BA11CE" w:rsidRPr="00BA11CE" w:rsidRDefault="00BA11CE" w:rsidP="00BA11CE">
      <w:pPr>
        <w:pStyle w:val="Geenafstand"/>
        <w:rPr>
          <w:color w:val="4F81BD" w:themeColor="accent1"/>
          <w:lang w:val="nl-NL"/>
        </w:rPr>
      </w:pPr>
    </w:p>
    <w:p w14:paraId="06E4A30B" w14:textId="0DF51FED" w:rsidR="009A0742" w:rsidRPr="00E21B28" w:rsidRDefault="00E21B28" w:rsidP="009A0742">
      <w:pPr>
        <w:pStyle w:val="Geenafstand"/>
        <w:rPr>
          <w:color w:val="FF0000"/>
          <w:lang w:val="nl-NL"/>
        </w:rPr>
      </w:pPr>
      <w:r w:rsidRPr="00E21B28">
        <w:rPr>
          <w:color w:val="FF0000"/>
          <w:lang w:val="nl-NL"/>
        </w:rPr>
        <w:t xml:space="preserve">Leerdoel: De student weet dat menstruatiestoornissen voorkomt bij ongeveer 17% bij vrouwen niet nog niet zijn bevallen. </w:t>
      </w:r>
    </w:p>
    <w:p w14:paraId="4682409A" w14:textId="77777777" w:rsidR="00E21B28" w:rsidRDefault="00E21B28" w:rsidP="009A0742">
      <w:pPr>
        <w:pStyle w:val="Geenafstand"/>
        <w:rPr>
          <w:lang w:val="nl-NL"/>
        </w:rPr>
      </w:pPr>
    </w:p>
    <w:p w14:paraId="0FD6819F" w14:textId="6E413303" w:rsidR="00E21B28" w:rsidRPr="00E21B28" w:rsidRDefault="00E21B28" w:rsidP="009A0742">
      <w:pPr>
        <w:pStyle w:val="Geenafstand"/>
        <w:rPr>
          <w:color w:val="4F81BD" w:themeColor="accent1"/>
          <w:lang w:val="nl-NL"/>
        </w:rPr>
      </w:pPr>
      <w:r w:rsidRPr="00E21B28">
        <w:rPr>
          <w:color w:val="4F81BD" w:themeColor="accent1"/>
          <w:lang w:val="nl-NL"/>
        </w:rPr>
        <w:t>Fluster</w:t>
      </w:r>
    </w:p>
    <w:p w14:paraId="33375EEB" w14:textId="77777777" w:rsidR="00E21B28" w:rsidRPr="00E21B28" w:rsidRDefault="00E21B28" w:rsidP="009A0742">
      <w:pPr>
        <w:pStyle w:val="Geenafstand"/>
        <w:rPr>
          <w:color w:val="4F81BD" w:themeColor="accent1"/>
          <w:lang w:val="nl-NL"/>
        </w:rPr>
      </w:pPr>
    </w:p>
    <w:p w14:paraId="564EEB88" w14:textId="416BB40B" w:rsidR="00E21B28" w:rsidRPr="00E21B28" w:rsidRDefault="00E21B28" w:rsidP="009A0742">
      <w:pPr>
        <w:pStyle w:val="Geenafstand"/>
        <w:rPr>
          <w:color w:val="4F81BD" w:themeColor="accent1"/>
          <w:lang w:val="nl-NL"/>
        </w:rPr>
      </w:pPr>
      <w:r w:rsidRPr="00E21B28">
        <w:rPr>
          <w:color w:val="4F81BD" w:themeColor="accent1"/>
          <w:lang w:val="nl-NL"/>
        </w:rPr>
        <w:t>Theorie:</w:t>
      </w:r>
    </w:p>
    <w:p w14:paraId="2CAE9A8C" w14:textId="4135B7A4" w:rsidR="00E21B28" w:rsidRPr="00E21B28" w:rsidRDefault="00E21B28" w:rsidP="009A0742">
      <w:pPr>
        <w:pStyle w:val="Geenafstand"/>
        <w:rPr>
          <w:color w:val="4F81BD" w:themeColor="accent1"/>
          <w:lang w:val="nl-NL"/>
        </w:rPr>
      </w:pPr>
      <w:commentRangeStart w:id="140"/>
      <w:r w:rsidRPr="00E21B28">
        <w:rPr>
          <w:color w:val="4F81BD" w:themeColor="accent1"/>
          <w:lang w:val="nl-NL"/>
        </w:rPr>
        <w:lastRenderedPageBreak/>
        <w:t>Menstruatiestoornissen komen voor bij een bepaald percentage van de vrouwen die nog niet zijn bevallen.</w:t>
      </w:r>
      <w:commentRangeEnd w:id="140"/>
      <w:r w:rsidR="00116306">
        <w:rPr>
          <w:rStyle w:val="Verwijzingopmerking"/>
        </w:rPr>
        <w:commentReference w:id="140"/>
      </w:r>
    </w:p>
    <w:p w14:paraId="5BE6D2E6" w14:textId="77777777" w:rsidR="00E21B28" w:rsidRPr="00E21B28" w:rsidRDefault="00E21B28" w:rsidP="009A0742">
      <w:pPr>
        <w:pStyle w:val="Geenafstand"/>
        <w:rPr>
          <w:color w:val="4F81BD" w:themeColor="accent1"/>
          <w:lang w:val="nl-NL"/>
        </w:rPr>
      </w:pPr>
    </w:p>
    <w:p w14:paraId="44D2F29C" w14:textId="29414904" w:rsidR="00E21B28" w:rsidRPr="00E21B28" w:rsidRDefault="00E21B28" w:rsidP="009A0742">
      <w:pPr>
        <w:pStyle w:val="Geenafstand"/>
        <w:rPr>
          <w:color w:val="4F81BD" w:themeColor="accent1"/>
          <w:lang w:val="nl-NL"/>
        </w:rPr>
      </w:pPr>
      <w:r w:rsidRPr="00E21B28">
        <w:rPr>
          <w:color w:val="4F81BD" w:themeColor="accent1"/>
          <w:lang w:val="nl-NL"/>
        </w:rPr>
        <w:t>Vraag:</w:t>
      </w:r>
    </w:p>
    <w:p w14:paraId="6BB210F4" w14:textId="7C5C651B" w:rsidR="00E21B28" w:rsidRPr="00E21B28" w:rsidRDefault="00E21B28" w:rsidP="009A0742">
      <w:pPr>
        <w:pStyle w:val="Geenafstand"/>
        <w:rPr>
          <w:color w:val="4F81BD" w:themeColor="accent1"/>
          <w:lang w:val="nl-NL"/>
        </w:rPr>
      </w:pPr>
      <w:r w:rsidRPr="00E21B28">
        <w:rPr>
          <w:color w:val="4F81BD" w:themeColor="accent1"/>
          <w:lang w:val="nl-NL"/>
        </w:rPr>
        <w:t>Hoeveel procent is dat?</w:t>
      </w:r>
    </w:p>
    <w:p w14:paraId="489AF957" w14:textId="77777777" w:rsidR="00E21B28" w:rsidRPr="00E21B28" w:rsidRDefault="00E21B28" w:rsidP="009A0742">
      <w:pPr>
        <w:pStyle w:val="Geenafstand"/>
        <w:rPr>
          <w:color w:val="4F81BD" w:themeColor="accent1"/>
          <w:lang w:val="nl-NL"/>
        </w:rPr>
      </w:pPr>
    </w:p>
    <w:p w14:paraId="7F9FA93A" w14:textId="546DD80A" w:rsidR="00E21B28" w:rsidRPr="00E21B28" w:rsidRDefault="00E21B28" w:rsidP="009A0742">
      <w:pPr>
        <w:pStyle w:val="Geenafstand"/>
        <w:rPr>
          <w:color w:val="4F81BD" w:themeColor="accent1"/>
          <w:lang w:val="nl-NL"/>
        </w:rPr>
      </w:pPr>
      <w:r w:rsidRPr="00E21B28">
        <w:rPr>
          <w:color w:val="4F81BD" w:themeColor="accent1"/>
          <w:lang w:val="nl-NL"/>
        </w:rPr>
        <w:t>10%</w:t>
      </w:r>
    </w:p>
    <w:p w14:paraId="2B2C0FFB" w14:textId="1C5E73D4" w:rsidR="00E21B28" w:rsidRPr="00E21B28" w:rsidRDefault="00E21B28" w:rsidP="009A0742">
      <w:pPr>
        <w:pStyle w:val="Geenafstand"/>
        <w:rPr>
          <w:b/>
          <w:color w:val="4F81BD" w:themeColor="accent1"/>
          <w:lang w:val="nl-NL"/>
        </w:rPr>
      </w:pPr>
      <w:r w:rsidRPr="00E21B28">
        <w:rPr>
          <w:b/>
          <w:color w:val="4F81BD" w:themeColor="accent1"/>
          <w:lang w:val="nl-NL"/>
        </w:rPr>
        <w:t>17%</w:t>
      </w:r>
    </w:p>
    <w:p w14:paraId="1505D8E5" w14:textId="642EDF09" w:rsidR="00E21B28" w:rsidRPr="00E21B28" w:rsidRDefault="00E21B28" w:rsidP="009A0742">
      <w:pPr>
        <w:pStyle w:val="Geenafstand"/>
        <w:rPr>
          <w:color w:val="4F81BD" w:themeColor="accent1"/>
          <w:lang w:val="nl-NL"/>
        </w:rPr>
      </w:pPr>
      <w:r w:rsidRPr="00E21B28">
        <w:rPr>
          <w:color w:val="4F81BD" w:themeColor="accent1"/>
          <w:lang w:val="nl-NL"/>
        </w:rPr>
        <w:t>24%</w:t>
      </w:r>
    </w:p>
    <w:p w14:paraId="6E8E4D0D" w14:textId="32607DA2" w:rsidR="00E21B28" w:rsidRPr="00E21B28" w:rsidRDefault="00E21B28" w:rsidP="009A0742">
      <w:pPr>
        <w:pStyle w:val="Geenafstand"/>
        <w:rPr>
          <w:color w:val="4F81BD" w:themeColor="accent1"/>
          <w:lang w:val="nl-NL"/>
        </w:rPr>
      </w:pPr>
      <w:r w:rsidRPr="00E21B28">
        <w:rPr>
          <w:color w:val="4F81BD" w:themeColor="accent1"/>
          <w:lang w:val="nl-NL"/>
        </w:rPr>
        <w:t>31%</w:t>
      </w:r>
    </w:p>
    <w:p w14:paraId="752F4B16" w14:textId="77777777" w:rsidR="00E21B28" w:rsidRDefault="00E21B28" w:rsidP="009A0742">
      <w:pPr>
        <w:pStyle w:val="Geenafstand"/>
        <w:rPr>
          <w:lang w:val="nl-NL"/>
        </w:rPr>
      </w:pPr>
    </w:p>
    <w:p w14:paraId="0BEE92B8" w14:textId="77777777" w:rsidR="00E21B28" w:rsidRPr="00E21B28" w:rsidRDefault="00E21B28" w:rsidP="00E21B28">
      <w:pPr>
        <w:pStyle w:val="Geenafstand"/>
        <w:rPr>
          <w:color w:val="4F81BD" w:themeColor="accent1"/>
          <w:lang w:val="nl-NL"/>
        </w:rPr>
      </w:pPr>
      <w:r w:rsidRPr="00E21B28">
        <w:rPr>
          <w:color w:val="4F81BD" w:themeColor="accent1"/>
          <w:lang w:val="nl-NL"/>
        </w:rPr>
        <w:t>Theorie:</w:t>
      </w:r>
    </w:p>
    <w:p w14:paraId="5A7F4A79" w14:textId="77777777" w:rsidR="00E21B28" w:rsidRPr="00E21B28" w:rsidRDefault="00E21B28" w:rsidP="00E21B28">
      <w:pPr>
        <w:pStyle w:val="Geenafstand"/>
        <w:rPr>
          <w:color w:val="4F81BD" w:themeColor="accent1"/>
          <w:lang w:val="nl-NL"/>
        </w:rPr>
      </w:pPr>
      <w:r w:rsidRPr="00E21B28">
        <w:rPr>
          <w:color w:val="4F81BD" w:themeColor="accent1"/>
          <w:lang w:val="nl-NL"/>
        </w:rPr>
        <w:t>Menstruatiestoornissen komen voor bij een bepaald percentage van de vrouwen die nog niet zijn bevallen.</w:t>
      </w:r>
    </w:p>
    <w:p w14:paraId="6058F58C" w14:textId="77777777" w:rsidR="00E21B28" w:rsidRPr="00E21B28" w:rsidRDefault="00E21B28" w:rsidP="00E21B28">
      <w:pPr>
        <w:pStyle w:val="Geenafstand"/>
        <w:rPr>
          <w:color w:val="4F81BD" w:themeColor="accent1"/>
          <w:lang w:val="nl-NL"/>
        </w:rPr>
      </w:pPr>
    </w:p>
    <w:p w14:paraId="6A4D59AC" w14:textId="77777777" w:rsidR="00E21B28" w:rsidRDefault="00E21B28" w:rsidP="00E21B28">
      <w:pPr>
        <w:pStyle w:val="Geenafstand"/>
        <w:rPr>
          <w:color w:val="4F81BD" w:themeColor="accent1"/>
          <w:lang w:val="nl-NL"/>
        </w:rPr>
      </w:pPr>
      <w:commentRangeStart w:id="141"/>
      <w:r>
        <w:rPr>
          <w:color w:val="4F81BD" w:themeColor="accent1"/>
          <w:lang w:val="nl-NL"/>
        </w:rPr>
        <w:t>Stelling:</w:t>
      </w:r>
    </w:p>
    <w:p w14:paraId="2E81C99B" w14:textId="77777777" w:rsidR="00E21B28" w:rsidRDefault="00E21B28" w:rsidP="00E21B28">
      <w:pPr>
        <w:pStyle w:val="Geenafstand"/>
        <w:rPr>
          <w:color w:val="4F81BD" w:themeColor="accent1"/>
          <w:lang w:val="nl-NL"/>
        </w:rPr>
      </w:pPr>
      <w:r>
        <w:rPr>
          <w:color w:val="4F81BD" w:themeColor="accent1"/>
          <w:lang w:val="nl-NL"/>
        </w:rPr>
        <w:t xml:space="preserve">Dit komt voor bij 17% van de vrouwen. </w:t>
      </w:r>
    </w:p>
    <w:p w14:paraId="1EADF5C3" w14:textId="77777777" w:rsidR="00E21B28" w:rsidRDefault="00E21B28" w:rsidP="00E21B28">
      <w:pPr>
        <w:pStyle w:val="Geenafstand"/>
        <w:rPr>
          <w:color w:val="4F81BD" w:themeColor="accent1"/>
          <w:lang w:val="nl-NL"/>
        </w:rPr>
      </w:pPr>
    </w:p>
    <w:p w14:paraId="0607FD9B" w14:textId="2FC2A239" w:rsidR="00E21B28" w:rsidRPr="00E21B28" w:rsidRDefault="00E21B28" w:rsidP="00E21B28">
      <w:pPr>
        <w:pStyle w:val="Geenafstand"/>
        <w:rPr>
          <w:b/>
          <w:color w:val="4F81BD" w:themeColor="accent1"/>
          <w:lang w:val="nl-NL"/>
        </w:rPr>
      </w:pPr>
      <w:r w:rsidRPr="00E21B28">
        <w:rPr>
          <w:b/>
          <w:color w:val="4F81BD" w:themeColor="accent1"/>
          <w:lang w:val="nl-NL"/>
        </w:rPr>
        <w:t>Deze stelling is correct</w:t>
      </w:r>
    </w:p>
    <w:p w14:paraId="58D62046" w14:textId="77777777" w:rsidR="00E21B28" w:rsidRDefault="00E21B28" w:rsidP="00E21B28">
      <w:pPr>
        <w:pStyle w:val="Geenafstand"/>
        <w:rPr>
          <w:color w:val="4F81BD" w:themeColor="accent1"/>
          <w:lang w:val="nl-NL"/>
        </w:rPr>
      </w:pPr>
      <w:r>
        <w:rPr>
          <w:color w:val="4F81BD" w:themeColor="accent1"/>
          <w:lang w:val="nl-NL"/>
        </w:rPr>
        <w:t>Deze stelling is niet correct</w:t>
      </w:r>
    </w:p>
    <w:p w14:paraId="218DE8F8" w14:textId="77777777" w:rsidR="00E21B28" w:rsidRDefault="00E21B28" w:rsidP="00E21B28">
      <w:pPr>
        <w:pStyle w:val="Geenafstand"/>
        <w:rPr>
          <w:color w:val="4F81BD" w:themeColor="accent1"/>
          <w:lang w:val="nl-NL"/>
        </w:rPr>
      </w:pPr>
    </w:p>
    <w:p w14:paraId="7F229772" w14:textId="77777777" w:rsidR="00E21B28" w:rsidRPr="00E21B28" w:rsidRDefault="00E21B28" w:rsidP="00E21B28">
      <w:pPr>
        <w:pStyle w:val="Geenafstand"/>
        <w:rPr>
          <w:color w:val="4F81BD" w:themeColor="accent1"/>
          <w:lang w:val="nl-NL"/>
        </w:rPr>
      </w:pPr>
      <w:r w:rsidRPr="00E21B28">
        <w:rPr>
          <w:color w:val="4F81BD" w:themeColor="accent1"/>
          <w:lang w:val="nl-NL"/>
        </w:rPr>
        <w:t>Theorie:</w:t>
      </w:r>
    </w:p>
    <w:p w14:paraId="6D18EFF1" w14:textId="77777777" w:rsidR="00E21B28" w:rsidRPr="00E21B28" w:rsidRDefault="00E21B28" w:rsidP="00E21B28">
      <w:pPr>
        <w:pStyle w:val="Geenafstand"/>
        <w:rPr>
          <w:color w:val="4F81BD" w:themeColor="accent1"/>
          <w:lang w:val="nl-NL"/>
        </w:rPr>
      </w:pPr>
      <w:r w:rsidRPr="00E21B28">
        <w:rPr>
          <w:color w:val="4F81BD" w:themeColor="accent1"/>
          <w:lang w:val="nl-NL"/>
        </w:rPr>
        <w:t>Menstruatiestoornissen komen voor bij een bepaald percentage van de vrouwen die nog niet zijn bevallen.</w:t>
      </w:r>
    </w:p>
    <w:p w14:paraId="70B9D062" w14:textId="77777777" w:rsidR="00E21B28" w:rsidRPr="00E21B28" w:rsidRDefault="00E21B28" w:rsidP="00E21B28">
      <w:pPr>
        <w:pStyle w:val="Geenafstand"/>
        <w:rPr>
          <w:color w:val="4F81BD" w:themeColor="accent1"/>
          <w:lang w:val="nl-NL"/>
        </w:rPr>
      </w:pPr>
    </w:p>
    <w:p w14:paraId="237C25BB" w14:textId="77777777" w:rsidR="00E21B28" w:rsidRDefault="00E21B28" w:rsidP="00E21B28">
      <w:pPr>
        <w:pStyle w:val="Geenafstand"/>
        <w:rPr>
          <w:color w:val="4F81BD" w:themeColor="accent1"/>
          <w:lang w:val="nl-NL"/>
        </w:rPr>
      </w:pPr>
      <w:r>
        <w:rPr>
          <w:color w:val="4F81BD" w:themeColor="accent1"/>
          <w:lang w:val="nl-NL"/>
        </w:rPr>
        <w:t>Stelling:</w:t>
      </w:r>
    </w:p>
    <w:p w14:paraId="6CC04096" w14:textId="0DC23D14" w:rsidR="00E21B28" w:rsidRDefault="00E21B28" w:rsidP="00E21B28">
      <w:pPr>
        <w:pStyle w:val="Geenafstand"/>
        <w:rPr>
          <w:color w:val="4F81BD" w:themeColor="accent1"/>
          <w:lang w:val="nl-NL"/>
        </w:rPr>
      </w:pPr>
      <w:commentRangeStart w:id="142"/>
      <w:r>
        <w:rPr>
          <w:color w:val="4F81BD" w:themeColor="accent1"/>
          <w:lang w:val="nl-NL"/>
        </w:rPr>
        <w:t xml:space="preserve">Dit komt voor bij 10% van de vrouwen. </w:t>
      </w:r>
      <w:commentRangeEnd w:id="142"/>
      <w:r w:rsidR="007228A5">
        <w:rPr>
          <w:rStyle w:val="Verwijzingopmerking"/>
        </w:rPr>
        <w:commentReference w:id="142"/>
      </w:r>
    </w:p>
    <w:p w14:paraId="267AA98A" w14:textId="77777777" w:rsidR="00E21B28" w:rsidRDefault="00E21B28" w:rsidP="00E21B28">
      <w:pPr>
        <w:pStyle w:val="Geenafstand"/>
        <w:rPr>
          <w:color w:val="4F81BD" w:themeColor="accent1"/>
          <w:lang w:val="nl-NL"/>
        </w:rPr>
      </w:pPr>
    </w:p>
    <w:p w14:paraId="4AC6CE1A" w14:textId="77777777" w:rsidR="00E21B28" w:rsidRDefault="00E21B28" w:rsidP="00E21B28">
      <w:pPr>
        <w:pStyle w:val="Geenafstand"/>
        <w:rPr>
          <w:color w:val="4F81BD" w:themeColor="accent1"/>
          <w:lang w:val="nl-NL"/>
        </w:rPr>
      </w:pPr>
      <w:r>
        <w:rPr>
          <w:color w:val="4F81BD" w:themeColor="accent1"/>
          <w:lang w:val="nl-NL"/>
        </w:rPr>
        <w:t>Deze stelling is correct</w:t>
      </w:r>
    </w:p>
    <w:p w14:paraId="47DD9369" w14:textId="77777777" w:rsidR="00E21B28" w:rsidRPr="00E21B28" w:rsidRDefault="00E21B28" w:rsidP="00E21B28">
      <w:pPr>
        <w:pStyle w:val="Geenafstand"/>
        <w:rPr>
          <w:b/>
          <w:color w:val="4F81BD" w:themeColor="accent1"/>
          <w:lang w:val="nl-NL"/>
        </w:rPr>
      </w:pPr>
      <w:r w:rsidRPr="00E21B28">
        <w:rPr>
          <w:b/>
          <w:color w:val="4F81BD" w:themeColor="accent1"/>
          <w:lang w:val="nl-NL"/>
        </w:rPr>
        <w:t>Deze stelling is niet correct</w:t>
      </w:r>
      <w:commentRangeEnd w:id="141"/>
      <w:r w:rsidR="003A726E">
        <w:rPr>
          <w:rStyle w:val="Verwijzingopmerking"/>
        </w:rPr>
        <w:commentReference w:id="141"/>
      </w:r>
    </w:p>
    <w:p w14:paraId="3AC08665" w14:textId="77777777" w:rsidR="00E21B28" w:rsidRDefault="00E21B28" w:rsidP="009A0742">
      <w:pPr>
        <w:pStyle w:val="Geenafstand"/>
        <w:rPr>
          <w:lang w:val="nl-NL"/>
        </w:rPr>
      </w:pPr>
    </w:p>
    <w:p w14:paraId="7FF21FB3" w14:textId="77777777" w:rsidR="009E2119" w:rsidRDefault="009E2119" w:rsidP="00C715F1">
      <w:pPr>
        <w:pStyle w:val="Geenafstand"/>
        <w:rPr>
          <w:b/>
          <w:lang w:val="nl-NL"/>
        </w:rPr>
      </w:pPr>
      <w:r>
        <w:rPr>
          <w:b/>
          <w:lang w:val="nl-NL"/>
        </w:rPr>
        <w:t>Subject: Menstruatiestoornissen</w:t>
      </w:r>
    </w:p>
    <w:p w14:paraId="06B72345" w14:textId="77777777" w:rsidR="009E2119" w:rsidRDefault="009E2119" w:rsidP="00C715F1">
      <w:pPr>
        <w:pStyle w:val="Geenafstand"/>
        <w:rPr>
          <w:b/>
          <w:lang w:val="nl-NL"/>
        </w:rPr>
      </w:pPr>
      <w:r>
        <w:rPr>
          <w:b/>
          <w:lang w:val="nl-NL"/>
        </w:rPr>
        <w:t>HTML: Ziektebeeld en symptomen</w:t>
      </w:r>
    </w:p>
    <w:p w14:paraId="3AD0D0AE" w14:textId="77777777" w:rsidR="009E2119" w:rsidRDefault="009E2119" w:rsidP="00C715F1">
      <w:pPr>
        <w:pStyle w:val="Geenafstand"/>
        <w:rPr>
          <w:b/>
          <w:lang w:val="nl-NL"/>
        </w:rPr>
      </w:pPr>
      <w:r>
        <w:rPr>
          <w:b/>
          <w:lang w:val="nl-NL"/>
        </w:rPr>
        <w:t>Ziektebeeld en symptomen</w:t>
      </w:r>
    </w:p>
    <w:p w14:paraId="77E2690B" w14:textId="608B33A5" w:rsidR="009E2119" w:rsidRDefault="009E2119" w:rsidP="00C715F1">
      <w:pPr>
        <w:pStyle w:val="Geenafstand"/>
        <w:rPr>
          <w:rFonts w:cstheme="minorHAnsi"/>
          <w:szCs w:val="16"/>
          <w:shd w:val="clear" w:color="auto" w:fill="FFFFFF"/>
          <w:lang w:val="nl-NL"/>
        </w:rPr>
      </w:pPr>
      <w:r w:rsidRPr="009E2119">
        <w:rPr>
          <w:b/>
          <w:highlight w:val="yellow"/>
          <w:lang w:val="nl-NL"/>
        </w:rPr>
        <w:t>Image ID:</w:t>
      </w:r>
      <w:r w:rsidRPr="004A2DBC">
        <w:rPr>
          <w:rFonts w:cstheme="minorHAnsi"/>
          <w:b/>
          <w:sz w:val="28"/>
          <w:highlight w:val="yellow"/>
          <w:lang w:val="nl-NL"/>
        </w:rPr>
        <w:t xml:space="preserve"> </w:t>
      </w:r>
      <w:r w:rsidR="004A2DBC" w:rsidRPr="007B6AFF">
        <w:rPr>
          <w:rFonts w:cstheme="minorHAnsi"/>
          <w:szCs w:val="16"/>
          <w:highlight w:val="yellow"/>
          <w:shd w:val="clear" w:color="auto" w:fill="FFFFFF"/>
          <w:lang w:val="nl-NL"/>
        </w:rPr>
        <w:t>1637877109</w:t>
      </w:r>
    </w:p>
    <w:p w14:paraId="574932C2" w14:textId="77777777" w:rsidR="003A1F9A" w:rsidRDefault="003A1F9A" w:rsidP="00C715F1">
      <w:pPr>
        <w:pStyle w:val="Geenafstand"/>
        <w:rPr>
          <w:b/>
          <w:lang w:val="nl-NL"/>
        </w:rPr>
      </w:pPr>
    </w:p>
    <w:p w14:paraId="43E4AFED" w14:textId="0A92F6D7" w:rsidR="00B10DD1" w:rsidRDefault="00070F76" w:rsidP="00C715F1">
      <w:pPr>
        <w:pStyle w:val="Geenafstand"/>
        <w:rPr>
          <w:lang w:val="nl-NL"/>
        </w:rPr>
      </w:pPr>
      <w:r>
        <w:rPr>
          <w:lang w:val="nl-NL"/>
        </w:rPr>
        <w:t xml:space="preserve">Menstruatiestoornissen </w:t>
      </w:r>
      <w:r w:rsidR="003A1F9A">
        <w:rPr>
          <w:lang w:val="nl-NL"/>
        </w:rPr>
        <w:t xml:space="preserve">hebben </w:t>
      </w:r>
      <w:r>
        <w:rPr>
          <w:lang w:val="nl-NL"/>
        </w:rPr>
        <w:t xml:space="preserve">veel verschillende oorzaken, zowel </w:t>
      </w:r>
      <w:r w:rsidR="00CE3070">
        <w:rPr>
          <w:lang w:val="nl-NL"/>
        </w:rPr>
        <w:t>aangeboren als verworven</w:t>
      </w:r>
      <w:r>
        <w:rPr>
          <w:lang w:val="nl-NL"/>
        </w:rPr>
        <w:t xml:space="preserve">. Sommige </w:t>
      </w:r>
      <w:r w:rsidR="00CE3070">
        <w:rPr>
          <w:lang w:val="nl-NL"/>
        </w:rPr>
        <w:t xml:space="preserve">vrouwelijke </w:t>
      </w:r>
      <w:r>
        <w:rPr>
          <w:lang w:val="nl-NL"/>
        </w:rPr>
        <w:t xml:space="preserve">zorgvragers worden bijvoorbeeld geboren met een afwijking aan de </w:t>
      </w:r>
      <w:r w:rsidR="00CE3070">
        <w:rPr>
          <w:lang w:val="nl-NL"/>
        </w:rPr>
        <w:t>ovaria (</w:t>
      </w:r>
      <w:r>
        <w:rPr>
          <w:lang w:val="nl-NL"/>
        </w:rPr>
        <w:t>eierstokken</w:t>
      </w:r>
      <w:r w:rsidR="00CE3070">
        <w:rPr>
          <w:lang w:val="nl-NL"/>
        </w:rPr>
        <w:t>)</w:t>
      </w:r>
      <w:r>
        <w:rPr>
          <w:lang w:val="nl-NL"/>
        </w:rPr>
        <w:t xml:space="preserve"> of </w:t>
      </w:r>
      <w:r w:rsidR="00CE3070">
        <w:rPr>
          <w:lang w:val="nl-NL"/>
        </w:rPr>
        <w:t>uterus (</w:t>
      </w:r>
      <w:r>
        <w:rPr>
          <w:lang w:val="nl-NL"/>
        </w:rPr>
        <w:t>baarmoeder</w:t>
      </w:r>
      <w:r w:rsidR="00CE3070">
        <w:rPr>
          <w:lang w:val="nl-NL"/>
        </w:rPr>
        <w:t>)</w:t>
      </w:r>
      <w:r>
        <w:rPr>
          <w:lang w:val="nl-NL"/>
        </w:rPr>
        <w:t xml:space="preserve"> en zijn hierdoor soms zelfs onvruchtbaar. Bij andere </w:t>
      </w:r>
      <w:r w:rsidR="00CE3070">
        <w:rPr>
          <w:lang w:val="nl-NL"/>
        </w:rPr>
        <w:t xml:space="preserve">vrouwelijke </w:t>
      </w:r>
      <w:r>
        <w:rPr>
          <w:lang w:val="nl-NL"/>
        </w:rPr>
        <w:t>zorgvragers wordt de stoornis veroorzaakt door</w:t>
      </w:r>
      <w:r w:rsidR="00FF4DCB">
        <w:rPr>
          <w:lang w:val="nl-NL"/>
        </w:rPr>
        <w:t xml:space="preserve"> bijvoorbeeld</w:t>
      </w:r>
      <w:r>
        <w:rPr>
          <w:lang w:val="nl-NL"/>
        </w:rPr>
        <w:t xml:space="preserve"> een </w:t>
      </w:r>
      <w:r w:rsidR="00E224A5">
        <w:rPr>
          <w:lang w:val="nl-NL"/>
        </w:rPr>
        <w:t xml:space="preserve">psychische </w:t>
      </w:r>
      <w:r>
        <w:rPr>
          <w:lang w:val="nl-NL"/>
        </w:rPr>
        <w:t>aandoening, zoals een eetstoornis of stress.</w:t>
      </w:r>
      <w:r w:rsidR="0030654B">
        <w:rPr>
          <w:lang w:val="nl-NL"/>
        </w:rPr>
        <w:t xml:space="preserve"> Verder hebben onder andere</w:t>
      </w:r>
      <w:r w:rsidR="00E224A5">
        <w:rPr>
          <w:lang w:val="nl-NL"/>
        </w:rPr>
        <w:t xml:space="preserve"> (hormonale)</w:t>
      </w:r>
      <w:r w:rsidR="0030654B">
        <w:rPr>
          <w:lang w:val="nl-NL"/>
        </w:rPr>
        <w:t xml:space="preserve"> anticonceptie</w:t>
      </w:r>
      <w:r w:rsidR="003A1F9A">
        <w:rPr>
          <w:lang w:val="nl-NL"/>
        </w:rPr>
        <w:t xml:space="preserve"> </w:t>
      </w:r>
      <w:r w:rsidR="0030654B">
        <w:rPr>
          <w:lang w:val="nl-NL"/>
        </w:rPr>
        <w:t xml:space="preserve">of </w:t>
      </w:r>
      <w:r w:rsidR="00FF4DCB">
        <w:rPr>
          <w:lang w:val="nl-NL"/>
        </w:rPr>
        <w:t xml:space="preserve">bepaalde </w:t>
      </w:r>
      <w:r w:rsidR="0030654B">
        <w:rPr>
          <w:lang w:val="nl-NL"/>
        </w:rPr>
        <w:t>medicijne</w:t>
      </w:r>
      <w:r w:rsidR="003A1F9A">
        <w:rPr>
          <w:lang w:val="nl-NL"/>
        </w:rPr>
        <w:t>n</w:t>
      </w:r>
      <w:r w:rsidR="00E224A5">
        <w:rPr>
          <w:lang w:val="nl-NL"/>
        </w:rPr>
        <w:t xml:space="preserve">, </w:t>
      </w:r>
      <w:r w:rsidR="003A1F9A">
        <w:rPr>
          <w:lang w:val="nl-NL"/>
        </w:rPr>
        <w:t xml:space="preserve">zoals </w:t>
      </w:r>
      <w:r w:rsidR="0030654B">
        <w:rPr>
          <w:lang w:val="nl-NL"/>
        </w:rPr>
        <w:t>chemotherapie</w:t>
      </w:r>
      <w:r w:rsidR="00E224A5">
        <w:rPr>
          <w:lang w:val="nl-NL"/>
        </w:rPr>
        <w:t>,</w:t>
      </w:r>
      <w:r w:rsidR="0030654B">
        <w:rPr>
          <w:lang w:val="nl-NL"/>
        </w:rPr>
        <w:t xml:space="preserve"> invloed op het verloop van de menstruatiecyclus.</w:t>
      </w:r>
      <w:r>
        <w:rPr>
          <w:lang w:val="nl-NL"/>
        </w:rPr>
        <w:t xml:space="preserve"> </w:t>
      </w:r>
      <w:r w:rsidR="00E224A5">
        <w:rPr>
          <w:lang w:val="nl-NL"/>
        </w:rPr>
        <w:t xml:space="preserve">Bovendien </w:t>
      </w:r>
      <w:r w:rsidR="0030654B">
        <w:rPr>
          <w:lang w:val="nl-NL"/>
        </w:rPr>
        <w:t>spelen bepaalde situaties, a</w:t>
      </w:r>
      <w:r w:rsidR="009128B1">
        <w:rPr>
          <w:lang w:val="nl-NL"/>
        </w:rPr>
        <w:t>andoeningen of ziektes een rol in de ontwikkeling van een menstruatiestoornis, zoals:</w:t>
      </w:r>
    </w:p>
    <w:p w14:paraId="373DE459" w14:textId="2D01372B" w:rsidR="0030654B" w:rsidRDefault="003A1F9A" w:rsidP="0030654B">
      <w:pPr>
        <w:pStyle w:val="Geenafstand"/>
        <w:numPr>
          <w:ilvl w:val="0"/>
          <w:numId w:val="6"/>
        </w:numPr>
        <w:rPr>
          <w:lang w:val="nl-NL"/>
        </w:rPr>
      </w:pPr>
      <w:commentRangeStart w:id="143"/>
      <w:r>
        <w:rPr>
          <w:lang w:val="nl-NL"/>
        </w:rPr>
        <w:t xml:space="preserve">een </w:t>
      </w:r>
      <w:r w:rsidR="0030654B">
        <w:rPr>
          <w:lang w:val="nl-NL"/>
        </w:rPr>
        <w:t xml:space="preserve">verstoorde zwangerschap; </w:t>
      </w:r>
    </w:p>
    <w:p w14:paraId="5C6E0E96" w14:textId="77777777" w:rsidR="001C1EA3" w:rsidRDefault="001C1EA3" w:rsidP="0030654B">
      <w:pPr>
        <w:pStyle w:val="Geenafstand"/>
        <w:numPr>
          <w:ilvl w:val="0"/>
          <w:numId w:val="6"/>
        </w:numPr>
        <w:rPr>
          <w:lang w:val="nl-NL"/>
        </w:rPr>
      </w:pPr>
      <w:r>
        <w:rPr>
          <w:lang w:val="nl-NL"/>
        </w:rPr>
        <w:t>intensief sporten;</w:t>
      </w:r>
    </w:p>
    <w:p w14:paraId="7A59CE38" w14:textId="7A69410B" w:rsidR="001C1EA3" w:rsidRPr="00FF4DCB" w:rsidRDefault="001C1EA3" w:rsidP="00FF4DCB">
      <w:pPr>
        <w:pStyle w:val="Geenafstand"/>
        <w:numPr>
          <w:ilvl w:val="0"/>
          <w:numId w:val="6"/>
        </w:numPr>
        <w:rPr>
          <w:lang w:val="nl-NL"/>
        </w:rPr>
      </w:pPr>
      <w:r>
        <w:rPr>
          <w:lang w:val="nl-NL"/>
        </w:rPr>
        <w:t xml:space="preserve">een bloedstollingstoornis; </w:t>
      </w:r>
    </w:p>
    <w:p w14:paraId="62493CA4" w14:textId="7F3E7A46" w:rsidR="001C1EA3" w:rsidRDefault="001C1EA3" w:rsidP="0030654B">
      <w:pPr>
        <w:pStyle w:val="Geenafstand"/>
        <w:numPr>
          <w:ilvl w:val="0"/>
          <w:numId w:val="6"/>
        </w:numPr>
        <w:rPr>
          <w:lang w:val="nl-NL"/>
        </w:rPr>
      </w:pPr>
      <w:r>
        <w:rPr>
          <w:lang w:val="nl-NL"/>
        </w:rPr>
        <w:t>endometriose</w:t>
      </w:r>
      <w:r w:rsidR="00E224A5">
        <w:rPr>
          <w:lang w:val="nl-NL"/>
        </w:rPr>
        <w:t>. Dit is een aandoening waar baarmoederslijmvlies zich op andere plekken in het lichaam bevindt dan uterus zelf</w:t>
      </w:r>
      <w:r>
        <w:rPr>
          <w:lang w:val="nl-NL"/>
        </w:rPr>
        <w:t>;</w:t>
      </w:r>
    </w:p>
    <w:p w14:paraId="2EA85AFD" w14:textId="714F5E65" w:rsidR="001C1EA3" w:rsidRDefault="001C1EA3" w:rsidP="0030654B">
      <w:pPr>
        <w:pStyle w:val="Geenafstand"/>
        <w:numPr>
          <w:ilvl w:val="0"/>
          <w:numId w:val="6"/>
        </w:numPr>
        <w:rPr>
          <w:lang w:val="nl-NL"/>
        </w:rPr>
      </w:pPr>
      <w:r>
        <w:rPr>
          <w:lang w:val="nl-NL"/>
        </w:rPr>
        <w:t xml:space="preserve">een ontsteking van het bekken of de </w:t>
      </w:r>
      <w:r w:rsidR="00E224A5">
        <w:rPr>
          <w:lang w:val="nl-NL"/>
        </w:rPr>
        <w:t>tuba (</w:t>
      </w:r>
      <w:r>
        <w:rPr>
          <w:lang w:val="nl-NL"/>
        </w:rPr>
        <w:t>eileider</w:t>
      </w:r>
      <w:r w:rsidR="00E224A5">
        <w:rPr>
          <w:lang w:val="nl-NL"/>
        </w:rPr>
        <w:t>)</w:t>
      </w:r>
      <w:r>
        <w:rPr>
          <w:lang w:val="nl-NL"/>
        </w:rPr>
        <w:t>;</w:t>
      </w:r>
    </w:p>
    <w:p w14:paraId="0BB7559C" w14:textId="742DA4C9" w:rsidR="009128B1" w:rsidRPr="001C1EA3" w:rsidRDefault="001C1EA3" w:rsidP="001C1EA3">
      <w:pPr>
        <w:pStyle w:val="Geenafstand"/>
        <w:numPr>
          <w:ilvl w:val="0"/>
          <w:numId w:val="6"/>
        </w:numPr>
        <w:rPr>
          <w:lang w:val="nl-NL"/>
        </w:rPr>
      </w:pPr>
      <w:r>
        <w:rPr>
          <w:lang w:val="nl-NL"/>
        </w:rPr>
        <w:t xml:space="preserve">plotselinge verandering in </w:t>
      </w:r>
      <w:r w:rsidR="008C7E80">
        <w:rPr>
          <w:lang w:val="nl-NL"/>
        </w:rPr>
        <w:t>B</w:t>
      </w:r>
      <w:r>
        <w:rPr>
          <w:lang w:val="nl-NL"/>
        </w:rPr>
        <w:t xml:space="preserve">ody </w:t>
      </w:r>
      <w:r w:rsidR="008C7E80">
        <w:rPr>
          <w:lang w:val="nl-NL"/>
        </w:rPr>
        <w:t>M</w:t>
      </w:r>
      <w:r>
        <w:rPr>
          <w:lang w:val="nl-NL"/>
        </w:rPr>
        <w:t xml:space="preserve">ass </w:t>
      </w:r>
      <w:r w:rsidR="008C7E80">
        <w:rPr>
          <w:lang w:val="nl-NL"/>
        </w:rPr>
        <w:t>I</w:t>
      </w:r>
      <w:r>
        <w:rPr>
          <w:lang w:val="nl-NL"/>
        </w:rPr>
        <w:t>ndex (BMI) of een te la</w:t>
      </w:r>
      <w:r w:rsidR="008C7E80">
        <w:rPr>
          <w:lang w:val="nl-NL"/>
        </w:rPr>
        <w:t>g</w:t>
      </w:r>
      <w:r>
        <w:rPr>
          <w:lang w:val="nl-NL"/>
        </w:rPr>
        <w:t>e BMI;</w:t>
      </w:r>
    </w:p>
    <w:p w14:paraId="135BEFE8" w14:textId="1617B3AD" w:rsidR="009128B1" w:rsidRDefault="009128B1" w:rsidP="00A1631D">
      <w:pPr>
        <w:pStyle w:val="Geenafstand"/>
        <w:numPr>
          <w:ilvl w:val="0"/>
          <w:numId w:val="4"/>
        </w:numPr>
        <w:rPr>
          <w:lang w:val="nl-NL"/>
        </w:rPr>
      </w:pPr>
      <w:r>
        <w:rPr>
          <w:lang w:val="nl-NL"/>
        </w:rPr>
        <w:lastRenderedPageBreak/>
        <w:t>een abnormale huishouding van de geslachtshormonen, waaronder oestrogeen en/of progesteron;</w:t>
      </w:r>
    </w:p>
    <w:p w14:paraId="490F4D87" w14:textId="32F12EAB" w:rsidR="009128B1" w:rsidRDefault="009128B1" w:rsidP="00A1631D">
      <w:pPr>
        <w:pStyle w:val="Geenafstand"/>
        <w:numPr>
          <w:ilvl w:val="0"/>
          <w:numId w:val="4"/>
        </w:numPr>
        <w:rPr>
          <w:lang w:val="nl-NL"/>
        </w:rPr>
      </w:pPr>
      <w:r>
        <w:rPr>
          <w:lang w:val="nl-NL"/>
        </w:rPr>
        <w:t>de groei van goed- of kwaadaardige gezwellen</w:t>
      </w:r>
      <w:r w:rsidR="00C829B8">
        <w:rPr>
          <w:lang w:val="nl-NL"/>
        </w:rPr>
        <w:t xml:space="preserve">. Voorbeelden hiervan zijn </w:t>
      </w:r>
      <w:r>
        <w:rPr>
          <w:lang w:val="nl-NL"/>
        </w:rPr>
        <w:t>poliepen, een vleesboom</w:t>
      </w:r>
      <w:r w:rsidR="00E224A5">
        <w:rPr>
          <w:lang w:val="nl-NL"/>
        </w:rPr>
        <w:t xml:space="preserve"> (myoom)</w:t>
      </w:r>
      <w:r>
        <w:rPr>
          <w:lang w:val="nl-NL"/>
        </w:rPr>
        <w:t xml:space="preserve"> of een tumor.</w:t>
      </w:r>
      <w:commentRangeEnd w:id="143"/>
      <w:r w:rsidR="00F03422">
        <w:rPr>
          <w:rStyle w:val="Verwijzingopmerking"/>
        </w:rPr>
        <w:commentReference w:id="143"/>
      </w:r>
    </w:p>
    <w:p w14:paraId="3AC988A0" w14:textId="77777777" w:rsidR="003A1F9A" w:rsidRDefault="003A1F9A" w:rsidP="00CE3070">
      <w:pPr>
        <w:pStyle w:val="Geenafstand"/>
        <w:ind w:left="720"/>
        <w:rPr>
          <w:lang w:val="nl-NL"/>
        </w:rPr>
      </w:pPr>
    </w:p>
    <w:p w14:paraId="6B1E215C" w14:textId="0E9180C0" w:rsidR="00E06695" w:rsidRDefault="0082743E" w:rsidP="009128B1">
      <w:pPr>
        <w:pStyle w:val="Geenafstand"/>
        <w:rPr>
          <w:lang w:val="nl-NL"/>
        </w:rPr>
      </w:pPr>
      <w:r>
        <w:rPr>
          <w:lang w:val="nl-NL"/>
        </w:rPr>
        <w:t xml:space="preserve">Naast </w:t>
      </w:r>
      <w:r w:rsidR="00FF4DCB">
        <w:rPr>
          <w:lang w:val="nl-NL"/>
        </w:rPr>
        <w:t xml:space="preserve">het feit </w:t>
      </w:r>
      <w:r>
        <w:rPr>
          <w:lang w:val="nl-NL"/>
        </w:rPr>
        <w:t xml:space="preserve">dat menstruatiestoornissen veel verschillende oorzaken </w:t>
      </w:r>
      <w:r w:rsidR="003A1F9A">
        <w:rPr>
          <w:lang w:val="nl-NL"/>
        </w:rPr>
        <w:t>hebben</w:t>
      </w:r>
      <w:r>
        <w:rPr>
          <w:lang w:val="nl-NL"/>
        </w:rPr>
        <w:t>, komen ze ook voor in</w:t>
      </w:r>
      <w:r w:rsidR="000031B6">
        <w:rPr>
          <w:lang w:val="nl-NL"/>
        </w:rPr>
        <w:t xml:space="preserve"> verschillende vormen. Deze vormen hebben elk specifieke kenmerken en zijn onderverdeeld in</w:t>
      </w:r>
      <w:r w:rsidR="002D05B2">
        <w:rPr>
          <w:lang w:val="nl-NL"/>
        </w:rPr>
        <w:t xml:space="preserve"> tabel 1. </w:t>
      </w:r>
    </w:p>
    <w:p w14:paraId="598ACA89" w14:textId="424EB501" w:rsidR="00441BEC" w:rsidRDefault="00441BEC" w:rsidP="00C715F1">
      <w:pPr>
        <w:pStyle w:val="Geenafstand"/>
        <w:rPr>
          <w:lang w:val="nl-NL"/>
        </w:rPr>
      </w:pPr>
    </w:p>
    <w:p w14:paraId="6082C8B2" w14:textId="4F1036FB" w:rsidR="003A1F9A" w:rsidRDefault="003A1F9A" w:rsidP="00C715F1">
      <w:pPr>
        <w:pStyle w:val="Geenafstand"/>
        <w:rPr>
          <w:lang w:val="nl-NL"/>
        </w:rPr>
      </w:pPr>
      <w:r>
        <w:rPr>
          <w:lang w:val="nl-NL"/>
        </w:rPr>
        <w:t>Tabel 1 Menstruatiestoornissen</w:t>
      </w:r>
    </w:p>
    <w:tbl>
      <w:tblPr>
        <w:tblStyle w:val="Tabelraster"/>
        <w:tblW w:w="9918" w:type="dxa"/>
        <w:tblLook w:val="04A0" w:firstRow="1" w:lastRow="0" w:firstColumn="1" w:lastColumn="0" w:noHBand="0" w:noVBand="1"/>
      </w:tblPr>
      <w:tblGrid>
        <w:gridCol w:w="3020"/>
        <w:gridCol w:w="3021"/>
        <w:gridCol w:w="3877"/>
      </w:tblGrid>
      <w:tr w:rsidR="003A1F9A" w14:paraId="01FBF705" w14:textId="77777777" w:rsidTr="00CC7D59">
        <w:tc>
          <w:tcPr>
            <w:tcW w:w="6041" w:type="dxa"/>
            <w:gridSpan w:val="2"/>
          </w:tcPr>
          <w:p w14:paraId="29BE7B70" w14:textId="5D26761F" w:rsidR="003A1F9A" w:rsidRPr="00CE3070" w:rsidRDefault="003A1F9A" w:rsidP="00C715F1">
            <w:pPr>
              <w:pStyle w:val="Geenafstand"/>
              <w:rPr>
                <w:b/>
                <w:bCs/>
                <w:lang w:val="nl-NL"/>
              </w:rPr>
            </w:pPr>
            <w:r w:rsidRPr="00CE3070">
              <w:rPr>
                <w:b/>
                <w:bCs/>
                <w:lang w:val="nl-NL"/>
              </w:rPr>
              <w:t>Menstruatiestoornissen</w:t>
            </w:r>
          </w:p>
        </w:tc>
        <w:tc>
          <w:tcPr>
            <w:tcW w:w="3877" w:type="dxa"/>
          </w:tcPr>
          <w:p w14:paraId="0B922E04" w14:textId="0D9FA3B1" w:rsidR="003A1F9A" w:rsidRPr="00CE3070" w:rsidRDefault="003A1F9A" w:rsidP="00C715F1">
            <w:pPr>
              <w:pStyle w:val="Geenafstand"/>
              <w:rPr>
                <w:b/>
                <w:bCs/>
                <w:lang w:val="nl-NL"/>
              </w:rPr>
            </w:pPr>
            <w:r w:rsidRPr="00CE3070">
              <w:rPr>
                <w:b/>
                <w:bCs/>
                <w:lang w:val="nl-NL"/>
              </w:rPr>
              <w:t>Kenmerk</w:t>
            </w:r>
          </w:p>
        </w:tc>
      </w:tr>
      <w:tr w:rsidR="003A1F9A" w:rsidRPr="00806897" w14:paraId="2E8D29A1" w14:textId="77777777" w:rsidTr="00CE3070">
        <w:tc>
          <w:tcPr>
            <w:tcW w:w="3020" w:type="dxa"/>
            <w:vMerge w:val="restart"/>
          </w:tcPr>
          <w:p w14:paraId="3A402AB2" w14:textId="0E231B67" w:rsidR="003A1F9A" w:rsidRDefault="003A1F9A" w:rsidP="00C715F1">
            <w:pPr>
              <w:pStyle w:val="Geenafstand"/>
              <w:rPr>
                <w:lang w:val="nl-NL"/>
              </w:rPr>
            </w:pPr>
            <w:r>
              <w:rPr>
                <w:lang w:val="nl-NL"/>
              </w:rPr>
              <w:t>Amenorroe</w:t>
            </w:r>
          </w:p>
        </w:tc>
        <w:tc>
          <w:tcPr>
            <w:tcW w:w="3021" w:type="dxa"/>
          </w:tcPr>
          <w:p w14:paraId="4AB2CB21" w14:textId="40ABDA68" w:rsidR="003A1F9A" w:rsidRDefault="003A1F9A" w:rsidP="00C715F1">
            <w:pPr>
              <w:pStyle w:val="Geenafstand"/>
              <w:rPr>
                <w:lang w:val="nl-NL"/>
              </w:rPr>
            </w:pPr>
            <w:r>
              <w:rPr>
                <w:lang w:val="nl-NL"/>
              </w:rPr>
              <w:t>Primair</w:t>
            </w:r>
          </w:p>
        </w:tc>
        <w:tc>
          <w:tcPr>
            <w:tcW w:w="3877" w:type="dxa"/>
          </w:tcPr>
          <w:p w14:paraId="48278103" w14:textId="2654A2AE" w:rsidR="003A1F9A" w:rsidRDefault="003A1F9A" w:rsidP="00C715F1">
            <w:pPr>
              <w:pStyle w:val="Geenafstand"/>
              <w:rPr>
                <w:lang w:val="nl-NL"/>
              </w:rPr>
            </w:pPr>
            <w:r>
              <w:rPr>
                <w:lang w:val="nl-NL"/>
              </w:rPr>
              <w:t xml:space="preserve">Het </w:t>
            </w:r>
            <w:r w:rsidR="002D05B2">
              <w:rPr>
                <w:lang w:val="nl-NL"/>
              </w:rPr>
              <w:t xml:space="preserve">uitblijven </w:t>
            </w:r>
            <w:r>
              <w:rPr>
                <w:lang w:val="nl-NL"/>
              </w:rPr>
              <w:t>van de eerste menstruatie</w:t>
            </w:r>
            <w:r w:rsidR="008C7E80">
              <w:rPr>
                <w:lang w:val="nl-NL"/>
              </w:rPr>
              <w:t>.</w:t>
            </w:r>
          </w:p>
        </w:tc>
      </w:tr>
      <w:tr w:rsidR="003A1F9A" w:rsidRPr="00806897" w14:paraId="57B1CE65" w14:textId="77777777" w:rsidTr="00CE3070">
        <w:tc>
          <w:tcPr>
            <w:tcW w:w="3020" w:type="dxa"/>
            <w:vMerge/>
          </w:tcPr>
          <w:p w14:paraId="7882E1A6" w14:textId="77777777" w:rsidR="003A1F9A" w:rsidRDefault="003A1F9A" w:rsidP="00C715F1">
            <w:pPr>
              <w:pStyle w:val="Geenafstand"/>
              <w:rPr>
                <w:lang w:val="nl-NL"/>
              </w:rPr>
            </w:pPr>
          </w:p>
        </w:tc>
        <w:tc>
          <w:tcPr>
            <w:tcW w:w="3021" w:type="dxa"/>
          </w:tcPr>
          <w:p w14:paraId="5017872D" w14:textId="73F37D82" w:rsidR="003A1F9A" w:rsidRDefault="003A1F9A" w:rsidP="00C715F1">
            <w:pPr>
              <w:pStyle w:val="Geenafstand"/>
              <w:rPr>
                <w:lang w:val="nl-NL"/>
              </w:rPr>
            </w:pPr>
            <w:r>
              <w:rPr>
                <w:lang w:val="nl-NL"/>
              </w:rPr>
              <w:t>Secundair</w:t>
            </w:r>
          </w:p>
        </w:tc>
        <w:tc>
          <w:tcPr>
            <w:tcW w:w="3877" w:type="dxa"/>
          </w:tcPr>
          <w:p w14:paraId="31A9BC83" w14:textId="17F1B4D8" w:rsidR="003A1F9A" w:rsidRDefault="003A1F9A" w:rsidP="00C715F1">
            <w:pPr>
              <w:pStyle w:val="Geenafstand"/>
              <w:rPr>
                <w:lang w:val="nl-NL"/>
              </w:rPr>
            </w:pPr>
            <w:r>
              <w:rPr>
                <w:lang w:val="nl-NL"/>
              </w:rPr>
              <w:t xml:space="preserve">Het </w:t>
            </w:r>
            <w:r w:rsidR="002D05B2">
              <w:rPr>
                <w:lang w:val="nl-NL"/>
              </w:rPr>
              <w:t>uit</w:t>
            </w:r>
            <w:r>
              <w:rPr>
                <w:lang w:val="nl-NL"/>
              </w:rPr>
              <w:t>blijven van de menstruatie voor minimaal drie maanden</w:t>
            </w:r>
            <w:r w:rsidR="002D05B2">
              <w:rPr>
                <w:lang w:val="nl-NL"/>
              </w:rPr>
              <w:t>,</w:t>
            </w:r>
            <w:r>
              <w:rPr>
                <w:lang w:val="nl-NL"/>
              </w:rPr>
              <w:t xml:space="preserve"> nadat de </w:t>
            </w:r>
            <w:r w:rsidR="002D05B2">
              <w:rPr>
                <w:lang w:val="nl-NL"/>
              </w:rPr>
              <w:t xml:space="preserve">vrouwelijke </w:t>
            </w:r>
            <w:r>
              <w:rPr>
                <w:lang w:val="nl-NL"/>
              </w:rPr>
              <w:t xml:space="preserve">zorgvrager al </w:t>
            </w:r>
            <w:r w:rsidR="002D05B2">
              <w:rPr>
                <w:lang w:val="nl-NL"/>
              </w:rPr>
              <w:t>eens</w:t>
            </w:r>
            <w:r w:rsidR="00C829B8">
              <w:rPr>
                <w:lang w:val="nl-NL"/>
              </w:rPr>
              <w:t xml:space="preserve"> </w:t>
            </w:r>
            <w:r>
              <w:rPr>
                <w:lang w:val="nl-NL"/>
              </w:rPr>
              <w:t>eerder heeft gemenstrueerd</w:t>
            </w:r>
            <w:r w:rsidR="008C7E80">
              <w:rPr>
                <w:lang w:val="nl-NL"/>
              </w:rPr>
              <w:t>.</w:t>
            </w:r>
          </w:p>
        </w:tc>
      </w:tr>
      <w:tr w:rsidR="003A1F9A" w:rsidRPr="00806897" w14:paraId="1CE39EE6" w14:textId="77777777" w:rsidTr="00CE3070">
        <w:tc>
          <w:tcPr>
            <w:tcW w:w="3020" w:type="dxa"/>
          </w:tcPr>
          <w:p w14:paraId="5B47EC9B" w14:textId="512A6D3D" w:rsidR="003A1F9A" w:rsidRDefault="003A1F9A" w:rsidP="00C715F1">
            <w:pPr>
              <w:pStyle w:val="Geenafstand"/>
              <w:rPr>
                <w:lang w:val="nl-NL"/>
              </w:rPr>
            </w:pPr>
            <w:r>
              <w:rPr>
                <w:lang w:val="nl-NL"/>
              </w:rPr>
              <w:t>Polymenorroe</w:t>
            </w:r>
          </w:p>
        </w:tc>
        <w:tc>
          <w:tcPr>
            <w:tcW w:w="3021" w:type="dxa"/>
          </w:tcPr>
          <w:p w14:paraId="714CD012" w14:textId="77777777" w:rsidR="003A1F9A" w:rsidRDefault="003A1F9A" w:rsidP="00C715F1">
            <w:pPr>
              <w:pStyle w:val="Geenafstand"/>
              <w:rPr>
                <w:lang w:val="nl-NL"/>
              </w:rPr>
            </w:pPr>
          </w:p>
        </w:tc>
        <w:tc>
          <w:tcPr>
            <w:tcW w:w="3877" w:type="dxa"/>
          </w:tcPr>
          <w:p w14:paraId="2AD7339C" w14:textId="2EB38ED2" w:rsidR="003A1F9A" w:rsidRDefault="003A1F9A" w:rsidP="00C715F1">
            <w:pPr>
              <w:pStyle w:val="Geenafstand"/>
              <w:rPr>
                <w:lang w:val="nl-NL"/>
              </w:rPr>
            </w:pPr>
            <w:r>
              <w:rPr>
                <w:lang w:val="nl-NL"/>
              </w:rPr>
              <w:t xml:space="preserve">De </w:t>
            </w:r>
            <w:r w:rsidR="002D05B2">
              <w:rPr>
                <w:lang w:val="nl-NL"/>
              </w:rPr>
              <w:t xml:space="preserve">vrouwelijke </w:t>
            </w:r>
            <w:r>
              <w:rPr>
                <w:lang w:val="nl-NL"/>
              </w:rPr>
              <w:t xml:space="preserve">zorgvrager heeft een menstruatiecyclus die korter is dan gemiddeld, </w:t>
            </w:r>
            <w:r w:rsidR="002D05B2">
              <w:rPr>
                <w:lang w:val="nl-NL"/>
              </w:rPr>
              <w:t>namelijk minder</w:t>
            </w:r>
            <w:r>
              <w:rPr>
                <w:lang w:val="nl-NL"/>
              </w:rPr>
              <w:t xml:space="preserve"> dan 22 dagen</w:t>
            </w:r>
            <w:r w:rsidR="008C7E80">
              <w:rPr>
                <w:lang w:val="nl-NL"/>
              </w:rPr>
              <w:t>.</w:t>
            </w:r>
          </w:p>
        </w:tc>
      </w:tr>
      <w:tr w:rsidR="00B40D3A" w:rsidRPr="00806897" w14:paraId="6D5FFFE6" w14:textId="77777777" w:rsidTr="00CE3070">
        <w:tc>
          <w:tcPr>
            <w:tcW w:w="3020" w:type="dxa"/>
          </w:tcPr>
          <w:p w14:paraId="468C2C56" w14:textId="57EBB8F2" w:rsidR="00B40D3A" w:rsidRDefault="00B40D3A" w:rsidP="00C715F1">
            <w:pPr>
              <w:pStyle w:val="Geenafstand"/>
              <w:rPr>
                <w:lang w:val="nl-NL"/>
              </w:rPr>
            </w:pPr>
            <w:r>
              <w:rPr>
                <w:lang w:val="nl-NL"/>
              </w:rPr>
              <w:t xml:space="preserve">Oligomenorroe </w:t>
            </w:r>
          </w:p>
        </w:tc>
        <w:tc>
          <w:tcPr>
            <w:tcW w:w="3021" w:type="dxa"/>
          </w:tcPr>
          <w:p w14:paraId="0A8DC66C" w14:textId="77777777" w:rsidR="00B40D3A" w:rsidRDefault="00B40D3A" w:rsidP="00C715F1">
            <w:pPr>
              <w:pStyle w:val="Geenafstand"/>
              <w:rPr>
                <w:lang w:val="nl-NL"/>
              </w:rPr>
            </w:pPr>
          </w:p>
        </w:tc>
        <w:tc>
          <w:tcPr>
            <w:tcW w:w="3877" w:type="dxa"/>
          </w:tcPr>
          <w:p w14:paraId="7C01D547" w14:textId="397AEBA7" w:rsidR="00B40D3A" w:rsidRDefault="00B40D3A" w:rsidP="00C715F1">
            <w:pPr>
              <w:pStyle w:val="Geenafstand"/>
              <w:rPr>
                <w:lang w:val="nl-NL"/>
              </w:rPr>
            </w:pPr>
            <w:r>
              <w:rPr>
                <w:lang w:val="nl-NL"/>
              </w:rPr>
              <w:t>De vrouwelijke zorgvrager heeft een menstruatiecyclus die langer duurt dan gemiddeld, namelijk meer dan 35 dagen</w:t>
            </w:r>
            <w:r w:rsidR="008C7E80">
              <w:rPr>
                <w:lang w:val="nl-NL"/>
              </w:rPr>
              <w:t>.</w:t>
            </w:r>
          </w:p>
        </w:tc>
      </w:tr>
      <w:tr w:rsidR="00B40D3A" w:rsidRPr="00806897" w14:paraId="1E2C5B9E" w14:textId="77777777" w:rsidTr="00CE3070">
        <w:tc>
          <w:tcPr>
            <w:tcW w:w="3020" w:type="dxa"/>
          </w:tcPr>
          <w:p w14:paraId="43F480E2" w14:textId="5D44D51D" w:rsidR="00B40D3A" w:rsidRDefault="00B40D3A" w:rsidP="00C715F1">
            <w:pPr>
              <w:pStyle w:val="Geenafstand"/>
              <w:rPr>
                <w:lang w:val="nl-NL"/>
              </w:rPr>
            </w:pPr>
            <w:r>
              <w:rPr>
                <w:lang w:val="nl-NL"/>
              </w:rPr>
              <w:t xml:space="preserve">Menorragie </w:t>
            </w:r>
          </w:p>
        </w:tc>
        <w:tc>
          <w:tcPr>
            <w:tcW w:w="3021" w:type="dxa"/>
          </w:tcPr>
          <w:p w14:paraId="16013B04" w14:textId="77777777" w:rsidR="00B40D3A" w:rsidRDefault="00B40D3A" w:rsidP="00C715F1">
            <w:pPr>
              <w:pStyle w:val="Geenafstand"/>
              <w:rPr>
                <w:lang w:val="nl-NL"/>
              </w:rPr>
            </w:pPr>
          </w:p>
        </w:tc>
        <w:tc>
          <w:tcPr>
            <w:tcW w:w="3877" w:type="dxa"/>
          </w:tcPr>
          <w:p w14:paraId="4841C4EC" w14:textId="3BAF2595" w:rsidR="00B40D3A" w:rsidRDefault="002D05B2" w:rsidP="00C715F1">
            <w:pPr>
              <w:pStyle w:val="Geenafstand"/>
              <w:rPr>
                <w:lang w:val="nl-NL"/>
              </w:rPr>
            </w:pPr>
            <w:r>
              <w:rPr>
                <w:lang w:val="nl-NL"/>
              </w:rPr>
              <w:t>Het vaginale bloedverlies tijdens de menstruatie houdt langer aan dan de gemiddelde zeven dagen</w:t>
            </w:r>
            <w:r w:rsidR="008C7E80">
              <w:rPr>
                <w:lang w:val="nl-NL"/>
              </w:rPr>
              <w:t>.</w:t>
            </w:r>
          </w:p>
        </w:tc>
      </w:tr>
      <w:tr w:rsidR="00B40D3A" w:rsidRPr="00806897" w14:paraId="45C950A0" w14:textId="77777777" w:rsidTr="00CE3070">
        <w:tc>
          <w:tcPr>
            <w:tcW w:w="3020" w:type="dxa"/>
          </w:tcPr>
          <w:p w14:paraId="21ED151E" w14:textId="36EC0BE6" w:rsidR="00B40D3A" w:rsidRDefault="00B40D3A" w:rsidP="00C715F1">
            <w:pPr>
              <w:pStyle w:val="Geenafstand"/>
              <w:rPr>
                <w:lang w:val="nl-NL"/>
              </w:rPr>
            </w:pPr>
            <w:r>
              <w:rPr>
                <w:lang w:val="nl-NL"/>
              </w:rPr>
              <w:t xml:space="preserve">Hypomenorroe </w:t>
            </w:r>
          </w:p>
        </w:tc>
        <w:tc>
          <w:tcPr>
            <w:tcW w:w="3021" w:type="dxa"/>
          </w:tcPr>
          <w:p w14:paraId="1F4FD52D" w14:textId="77777777" w:rsidR="00B40D3A" w:rsidRDefault="00B40D3A" w:rsidP="00C715F1">
            <w:pPr>
              <w:pStyle w:val="Geenafstand"/>
              <w:rPr>
                <w:lang w:val="nl-NL"/>
              </w:rPr>
            </w:pPr>
          </w:p>
        </w:tc>
        <w:tc>
          <w:tcPr>
            <w:tcW w:w="3877" w:type="dxa"/>
          </w:tcPr>
          <w:p w14:paraId="54B1D871" w14:textId="49419CA5" w:rsidR="00B40D3A" w:rsidRDefault="002D05B2" w:rsidP="00C715F1">
            <w:pPr>
              <w:pStyle w:val="Geenafstand"/>
              <w:rPr>
                <w:lang w:val="nl-NL"/>
              </w:rPr>
            </w:pPr>
            <w:r>
              <w:rPr>
                <w:lang w:val="nl-NL"/>
              </w:rPr>
              <w:t>Het vaginale bloedverlies is minder of korter dan gemiddeld</w:t>
            </w:r>
            <w:r w:rsidR="008C7E80">
              <w:rPr>
                <w:lang w:val="nl-NL"/>
              </w:rPr>
              <w:t>.</w:t>
            </w:r>
          </w:p>
        </w:tc>
      </w:tr>
      <w:tr w:rsidR="00B40D3A" w:rsidRPr="00806897" w14:paraId="3754B5F6" w14:textId="77777777" w:rsidTr="00CE3070">
        <w:tc>
          <w:tcPr>
            <w:tcW w:w="3020" w:type="dxa"/>
          </w:tcPr>
          <w:p w14:paraId="712EB053" w14:textId="33DDEBCA" w:rsidR="00B40D3A" w:rsidRDefault="00B40D3A" w:rsidP="00C715F1">
            <w:pPr>
              <w:pStyle w:val="Geenafstand"/>
              <w:rPr>
                <w:lang w:val="nl-NL"/>
              </w:rPr>
            </w:pPr>
            <w:commentRangeStart w:id="144"/>
            <w:r>
              <w:rPr>
                <w:lang w:val="nl-NL"/>
              </w:rPr>
              <w:t xml:space="preserve">Hypermenorroe </w:t>
            </w:r>
          </w:p>
        </w:tc>
        <w:tc>
          <w:tcPr>
            <w:tcW w:w="3021" w:type="dxa"/>
          </w:tcPr>
          <w:p w14:paraId="272F5A70" w14:textId="77777777" w:rsidR="00B40D3A" w:rsidRDefault="00B40D3A" w:rsidP="00C715F1">
            <w:pPr>
              <w:pStyle w:val="Geenafstand"/>
              <w:rPr>
                <w:lang w:val="nl-NL"/>
              </w:rPr>
            </w:pPr>
          </w:p>
        </w:tc>
        <w:tc>
          <w:tcPr>
            <w:tcW w:w="3877" w:type="dxa"/>
          </w:tcPr>
          <w:p w14:paraId="5EAD3EF2" w14:textId="23688A79" w:rsidR="00B40D3A" w:rsidRDefault="002D05B2" w:rsidP="00C715F1">
            <w:pPr>
              <w:pStyle w:val="Geenafstand"/>
              <w:rPr>
                <w:lang w:val="nl-NL"/>
              </w:rPr>
            </w:pPr>
            <w:r>
              <w:rPr>
                <w:lang w:val="nl-NL"/>
              </w:rPr>
              <w:t>Het vaginale bloedverlies is meer dan gemiddeld</w:t>
            </w:r>
            <w:r w:rsidR="008C7E80">
              <w:rPr>
                <w:lang w:val="nl-NL"/>
              </w:rPr>
              <w:t>.</w:t>
            </w:r>
            <w:commentRangeEnd w:id="144"/>
            <w:r w:rsidR="00A800B3">
              <w:rPr>
                <w:rStyle w:val="Verwijzingopmerking"/>
              </w:rPr>
              <w:commentReference w:id="144"/>
            </w:r>
          </w:p>
        </w:tc>
      </w:tr>
      <w:tr w:rsidR="00B40D3A" w:rsidRPr="00806897" w14:paraId="24C6BB64" w14:textId="77777777" w:rsidTr="00CE3070">
        <w:tc>
          <w:tcPr>
            <w:tcW w:w="3020" w:type="dxa"/>
          </w:tcPr>
          <w:p w14:paraId="6835875E" w14:textId="146B06CD" w:rsidR="00B40D3A" w:rsidRDefault="002D05B2" w:rsidP="00C715F1">
            <w:pPr>
              <w:pStyle w:val="Geenafstand"/>
              <w:rPr>
                <w:lang w:val="nl-NL"/>
              </w:rPr>
            </w:pPr>
            <w:r>
              <w:rPr>
                <w:lang w:val="nl-NL"/>
              </w:rPr>
              <w:t xml:space="preserve">Dysmenorroe </w:t>
            </w:r>
          </w:p>
        </w:tc>
        <w:tc>
          <w:tcPr>
            <w:tcW w:w="3021" w:type="dxa"/>
          </w:tcPr>
          <w:p w14:paraId="689711B0" w14:textId="5E441B40" w:rsidR="00B40D3A" w:rsidRDefault="002D05B2" w:rsidP="00C715F1">
            <w:pPr>
              <w:pStyle w:val="Geenafstand"/>
              <w:rPr>
                <w:lang w:val="nl-NL"/>
              </w:rPr>
            </w:pPr>
            <w:r>
              <w:rPr>
                <w:lang w:val="nl-NL"/>
              </w:rPr>
              <w:t>Primair</w:t>
            </w:r>
          </w:p>
        </w:tc>
        <w:tc>
          <w:tcPr>
            <w:tcW w:w="3877" w:type="dxa"/>
          </w:tcPr>
          <w:p w14:paraId="068E8666" w14:textId="7C94FA47" w:rsidR="00B40D3A" w:rsidRDefault="002D05B2" w:rsidP="00C715F1">
            <w:pPr>
              <w:pStyle w:val="Geenafstand"/>
              <w:rPr>
                <w:lang w:val="nl-NL"/>
              </w:rPr>
            </w:pPr>
            <w:r>
              <w:rPr>
                <w:lang w:val="nl-NL"/>
              </w:rPr>
              <w:t>De vrouwelijke zorgvrager ervaart veel pijn tijdens de menstruatie zonder dat hier een biologische oorzaak voor te vinden is</w:t>
            </w:r>
            <w:r w:rsidR="008C7E80">
              <w:rPr>
                <w:lang w:val="nl-NL"/>
              </w:rPr>
              <w:t>.</w:t>
            </w:r>
          </w:p>
        </w:tc>
      </w:tr>
      <w:tr w:rsidR="00B40D3A" w:rsidRPr="00CE3070" w14:paraId="4570C840" w14:textId="77777777" w:rsidTr="00CE3070">
        <w:tc>
          <w:tcPr>
            <w:tcW w:w="3020" w:type="dxa"/>
          </w:tcPr>
          <w:p w14:paraId="674228F9" w14:textId="77777777" w:rsidR="00B40D3A" w:rsidRDefault="00B40D3A" w:rsidP="00C715F1">
            <w:pPr>
              <w:pStyle w:val="Geenafstand"/>
              <w:rPr>
                <w:lang w:val="nl-NL"/>
              </w:rPr>
            </w:pPr>
          </w:p>
        </w:tc>
        <w:tc>
          <w:tcPr>
            <w:tcW w:w="3021" w:type="dxa"/>
          </w:tcPr>
          <w:p w14:paraId="702AD62F" w14:textId="09512E0D" w:rsidR="00B40D3A" w:rsidRDefault="002D05B2" w:rsidP="00C715F1">
            <w:pPr>
              <w:pStyle w:val="Geenafstand"/>
              <w:rPr>
                <w:lang w:val="nl-NL"/>
              </w:rPr>
            </w:pPr>
            <w:commentRangeStart w:id="145"/>
            <w:r>
              <w:rPr>
                <w:lang w:val="nl-NL"/>
              </w:rPr>
              <w:t xml:space="preserve">Secundair </w:t>
            </w:r>
            <w:commentRangeEnd w:id="145"/>
            <w:r w:rsidR="00ED0023">
              <w:rPr>
                <w:rStyle w:val="Verwijzingopmerking"/>
              </w:rPr>
              <w:commentReference w:id="145"/>
            </w:r>
          </w:p>
        </w:tc>
        <w:tc>
          <w:tcPr>
            <w:tcW w:w="3877" w:type="dxa"/>
          </w:tcPr>
          <w:p w14:paraId="070934DF" w14:textId="6C363603" w:rsidR="002D05B2" w:rsidRDefault="002D05B2" w:rsidP="00D945BE">
            <w:pPr>
              <w:pStyle w:val="Geenafstand"/>
              <w:rPr>
                <w:lang w:val="nl-NL"/>
              </w:rPr>
            </w:pPr>
            <w:r>
              <w:rPr>
                <w:lang w:val="nl-NL"/>
              </w:rPr>
              <w:t>De vrouwelijke zorgvrager ervaart veel pijn tijdens de menstruatie en hiervoor is een oorzaak te vinden</w:t>
            </w:r>
            <w:r w:rsidR="00C829B8">
              <w:rPr>
                <w:lang w:val="nl-NL"/>
              </w:rPr>
              <w:t>.</w:t>
            </w:r>
            <w:r>
              <w:rPr>
                <w:lang w:val="nl-NL"/>
              </w:rPr>
              <w:t xml:space="preserve"> </w:t>
            </w:r>
            <w:r w:rsidR="00C829B8">
              <w:rPr>
                <w:lang w:val="nl-NL"/>
              </w:rPr>
              <w:t xml:space="preserve">Regelmatig </w:t>
            </w:r>
            <w:r>
              <w:rPr>
                <w:lang w:val="nl-NL"/>
              </w:rPr>
              <w:t>is dit een abnormaliteit aan de inwendige geslachtsorganen.</w:t>
            </w:r>
          </w:p>
          <w:p w14:paraId="3667C156" w14:textId="77777777" w:rsidR="00B40D3A" w:rsidRDefault="00B40D3A" w:rsidP="00C715F1">
            <w:pPr>
              <w:pStyle w:val="Geenafstand"/>
              <w:rPr>
                <w:lang w:val="nl-NL"/>
              </w:rPr>
            </w:pPr>
          </w:p>
        </w:tc>
      </w:tr>
    </w:tbl>
    <w:p w14:paraId="37536820" w14:textId="77777777" w:rsidR="00E224A5" w:rsidRDefault="00E224A5" w:rsidP="00C715F1">
      <w:pPr>
        <w:pStyle w:val="Geenafstand"/>
        <w:rPr>
          <w:lang w:val="nl-NL"/>
        </w:rPr>
      </w:pPr>
    </w:p>
    <w:p w14:paraId="341490BB" w14:textId="720E14F2" w:rsidR="00F31D8A" w:rsidRPr="00F31D8A" w:rsidRDefault="00F31D8A" w:rsidP="00F31D8A">
      <w:pPr>
        <w:pStyle w:val="Geenafstand"/>
        <w:rPr>
          <w:color w:val="FF0000"/>
          <w:lang w:val="nl-NL"/>
        </w:rPr>
      </w:pPr>
      <w:commentRangeStart w:id="146"/>
      <w:commentRangeStart w:id="147"/>
      <w:r w:rsidRPr="00F31D8A">
        <w:rPr>
          <w:color w:val="FF0000"/>
          <w:lang w:val="nl-NL"/>
        </w:rPr>
        <w:t xml:space="preserve">Leerdoel: De student weet dat aangeboren afwijking van menstruatiestoornissen onder andere afwijking aan de ovaria of uterus als oorzaak heeft.  </w:t>
      </w:r>
      <w:commentRangeEnd w:id="146"/>
      <w:r w:rsidR="00294066">
        <w:rPr>
          <w:rStyle w:val="Verwijzingopmerking"/>
        </w:rPr>
        <w:commentReference w:id="146"/>
      </w:r>
      <w:commentRangeEnd w:id="147"/>
      <w:r w:rsidR="00CD0BA4">
        <w:rPr>
          <w:rStyle w:val="Verwijzingopmerking"/>
        </w:rPr>
        <w:commentReference w:id="147"/>
      </w:r>
    </w:p>
    <w:p w14:paraId="5CD5B3B4" w14:textId="77777777" w:rsidR="00F31D8A" w:rsidRDefault="00F31D8A" w:rsidP="00F31D8A">
      <w:pPr>
        <w:pStyle w:val="Geenafstand"/>
        <w:rPr>
          <w:lang w:val="nl-NL"/>
        </w:rPr>
      </w:pPr>
    </w:p>
    <w:p w14:paraId="1BCC4D33" w14:textId="10EACEBD" w:rsidR="00F31D8A" w:rsidRPr="00F31D8A" w:rsidRDefault="00F31D8A" w:rsidP="00F31D8A">
      <w:pPr>
        <w:pStyle w:val="Geenafstand"/>
        <w:rPr>
          <w:color w:val="4F81BD" w:themeColor="accent1"/>
          <w:lang w:val="nl-NL"/>
        </w:rPr>
      </w:pPr>
      <w:commentRangeStart w:id="148"/>
      <w:r w:rsidRPr="00F31D8A">
        <w:rPr>
          <w:color w:val="4F81BD" w:themeColor="accent1"/>
          <w:lang w:val="nl-NL"/>
        </w:rPr>
        <w:t>Fluster</w:t>
      </w:r>
      <w:commentRangeEnd w:id="148"/>
      <w:r w:rsidR="00E02874">
        <w:rPr>
          <w:rStyle w:val="Verwijzingopmerking"/>
        </w:rPr>
        <w:commentReference w:id="148"/>
      </w:r>
    </w:p>
    <w:p w14:paraId="07BA4B63" w14:textId="77777777" w:rsidR="00F31D8A" w:rsidRPr="00F31D8A" w:rsidRDefault="00F31D8A" w:rsidP="00F31D8A">
      <w:pPr>
        <w:pStyle w:val="Geenafstand"/>
        <w:rPr>
          <w:color w:val="4F81BD" w:themeColor="accent1"/>
          <w:lang w:val="nl-NL"/>
        </w:rPr>
      </w:pPr>
    </w:p>
    <w:p w14:paraId="1B09DDDD" w14:textId="64911969" w:rsidR="00F31D8A" w:rsidRPr="00F31D8A" w:rsidRDefault="00F31D8A" w:rsidP="00F31D8A">
      <w:pPr>
        <w:pStyle w:val="Geenafstand"/>
        <w:rPr>
          <w:color w:val="4F81BD" w:themeColor="accent1"/>
          <w:lang w:val="nl-NL"/>
        </w:rPr>
      </w:pPr>
      <w:r w:rsidRPr="00F31D8A">
        <w:rPr>
          <w:color w:val="4F81BD" w:themeColor="accent1"/>
          <w:lang w:val="nl-NL"/>
        </w:rPr>
        <w:t>Theorie:</w:t>
      </w:r>
    </w:p>
    <w:p w14:paraId="23B7FAF6" w14:textId="7863887D" w:rsidR="00F31D8A" w:rsidRPr="00F31D8A" w:rsidRDefault="00F31D8A" w:rsidP="00F31D8A">
      <w:pPr>
        <w:pStyle w:val="Geenafstand"/>
        <w:rPr>
          <w:color w:val="4F81BD" w:themeColor="accent1"/>
          <w:lang w:val="nl-NL"/>
        </w:rPr>
      </w:pPr>
      <w:r w:rsidRPr="00F31D8A">
        <w:rPr>
          <w:color w:val="4F81BD" w:themeColor="accent1"/>
          <w:lang w:val="nl-NL"/>
        </w:rPr>
        <w:t xml:space="preserve">Menstruatiestoornissen hebben veel verschillende oorzaken, zowel aangeboren als verworven. </w:t>
      </w:r>
      <w:commentRangeStart w:id="149"/>
      <w:del w:id="150" w:author="Marco Verweij | ExpertCollege" w:date="2021-08-23T14:20:00Z">
        <w:r w:rsidRPr="00F31D8A" w:rsidDel="00294066">
          <w:rPr>
            <w:color w:val="4F81BD" w:themeColor="accent1"/>
            <w:lang w:val="nl-NL"/>
          </w:rPr>
          <w:delText xml:space="preserve">Indien dit een aangeboren oorzaak is, worden vrouwelijke zorgvragers hiermee geboren. </w:delText>
        </w:r>
        <w:commentRangeEnd w:id="149"/>
        <w:r w:rsidR="00294066" w:rsidDel="00294066">
          <w:rPr>
            <w:rStyle w:val="Verwijzingopmerking"/>
          </w:rPr>
          <w:commentReference w:id="149"/>
        </w:r>
      </w:del>
    </w:p>
    <w:p w14:paraId="3D180431" w14:textId="77777777" w:rsidR="00F31D8A" w:rsidRPr="00F31D8A" w:rsidRDefault="00F31D8A" w:rsidP="00F31D8A">
      <w:pPr>
        <w:pStyle w:val="Geenafstand"/>
        <w:rPr>
          <w:color w:val="4F81BD" w:themeColor="accent1"/>
          <w:lang w:val="nl-NL"/>
        </w:rPr>
      </w:pPr>
    </w:p>
    <w:p w14:paraId="17AEE3EC" w14:textId="3309397F" w:rsidR="00F31D8A" w:rsidRPr="00F31D8A" w:rsidRDefault="00F31D8A" w:rsidP="00F31D8A">
      <w:pPr>
        <w:pStyle w:val="Geenafstand"/>
        <w:rPr>
          <w:color w:val="4F81BD" w:themeColor="accent1"/>
          <w:lang w:val="nl-NL"/>
        </w:rPr>
      </w:pPr>
      <w:r w:rsidRPr="00F31D8A">
        <w:rPr>
          <w:color w:val="4F81BD" w:themeColor="accent1"/>
          <w:lang w:val="nl-NL"/>
        </w:rPr>
        <w:t>Stelling:</w:t>
      </w:r>
    </w:p>
    <w:p w14:paraId="2B6A9600" w14:textId="3E176B67" w:rsidR="00F31D8A" w:rsidRPr="00F31D8A" w:rsidRDefault="00F31D8A" w:rsidP="00F31D8A">
      <w:pPr>
        <w:pStyle w:val="Geenafstand"/>
        <w:rPr>
          <w:color w:val="4F81BD" w:themeColor="accent1"/>
          <w:lang w:val="nl-NL"/>
        </w:rPr>
      </w:pPr>
      <w:commentRangeStart w:id="151"/>
      <w:r w:rsidRPr="00F31D8A">
        <w:rPr>
          <w:color w:val="4F81BD" w:themeColor="accent1"/>
          <w:lang w:val="nl-NL"/>
        </w:rPr>
        <w:lastRenderedPageBreak/>
        <w:t xml:space="preserve">Een aangeboren </w:t>
      </w:r>
      <w:ins w:id="152" w:author="Marco Verweij | ExpertCollege" w:date="2021-08-23T14:21:00Z">
        <w:r w:rsidR="001A6285">
          <w:rPr>
            <w:color w:val="4F81BD" w:themeColor="accent1"/>
            <w:lang w:val="nl-NL"/>
          </w:rPr>
          <w:t>af</w:t>
        </w:r>
      </w:ins>
      <w:ins w:id="153" w:author="Marco Verweij | ExpertCollege" w:date="2021-08-23T14:22:00Z">
        <w:r w:rsidR="001A6285">
          <w:rPr>
            <w:color w:val="4F81BD" w:themeColor="accent1"/>
            <w:lang w:val="nl-NL"/>
          </w:rPr>
          <w:t>wijking aan de ….. kan leiden tot een menstruatiestoornis</w:t>
        </w:r>
      </w:ins>
      <w:del w:id="154" w:author="Marco Verweij | ExpertCollege" w:date="2021-08-23T14:22:00Z">
        <w:r w:rsidRPr="00F31D8A" w:rsidDel="001A6285">
          <w:rPr>
            <w:color w:val="4F81BD" w:themeColor="accent1"/>
            <w:lang w:val="nl-NL"/>
          </w:rPr>
          <w:delText>oorzaak hiervan is een afwijking aan de …..</w:delText>
        </w:r>
        <w:commentRangeEnd w:id="151"/>
        <w:r w:rsidR="001A6285" w:rsidDel="001A6285">
          <w:rPr>
            <w:rStyle w:val="Verwijzingopmerking"/>
          </w:rPr>
          <w:commentReference w:id="151"/>
        </w:r>
      </w:del>
    </w:p>
    <w:p w14:paraId="70CFDE97" w14:textId="77777777" w:rsidR="00F31D8A" w:rsidRPr="00F31D8A" w:rsidRDefault="00F31D8A" w:rsidP="00F31D8A">
      <w:pPr>
        <w:pStyle w:val="Geenafstand"/>
        <w:rPr>
          <w:color w:val="4F81BD" w:themeColor="accent1"/>
          <w:lang w:val="nl-NL"/>
        </w:rPr>
      </w:pPr>
    </w:p>
    <w:p w14:paraId="6C8C0192" w14:textId="786D324E" w:rsidR="00F31D8A" w:rsidRPr="00F31D8A" w:rsidRDefault="00F31D8A" w:rsidP="00F31D8A">
      <w:pPr>
        <w:pStyle w:val="Geenafstand"/>
        <w:rPr>
          <w:color w:val="4F81BD" w:themeColor="accent1"/>
          <w:lang w:val="nl-NL"/>
        </w:rPr>
      </w:pPr>
      <w:r w:rsidRPr="00F31D8A">
        <w:rPr>
          <w:color w:val="4F81BD" w:themeColor="accent1"/>
          <w:lang w:val="nl-NL"/>
        </w:rPr>
        <w:t>Ovaria</w:t>
      </w:r>
    </w:p>
    <w:p w14:paraId="522534F3" w14:textId="21555F28" w:rsidR="00F31D8A" w:rsidRPr="00F31D8A" w:rsidRDefault="00F31D8A" w:rsidP="00F31D8A">
      <w:pPr>
        <w:pStyle w:val="Geenafstand"/>
        <w:rPr>
          <w:color w:val="4F81BD" w:themeColor="accent1"/>
          <w:lang w:val="nl-NL"/>
        </w:rPr>
      </w:pPr>
      <w:r w:rsidRPr="00F31D8A">
        <w:rPr>
          <w:color w:val="4F81BD" w:themeColor="accent1"/>
          <w:lang w:val="nl-NL"/>
        </w:rPr>
        <w:t>Uterus</w:t>
      </w:r>
    </w:p>
    <w:p w14:paraId="102FC6FC" w14:textId="4EF216EB" w:rsidR="00F31D8A" w:rsidRPr="00F31D8A" w:rsidRDefault="00F31D8A" w:rsidP="00F31D8A">
      <w:pPr>
        <w:pStyle w:val="Geenafstand"/>
        <w:rPr>
          <w:color w:val="4F81BD" w:themeColor="accent1"/>
          <w:lang w:val="nl-NL"/>
        </w:rPr>
      </w:pPr>
      <w:commentRangeStart w:id="155"/>
      <w:r w:rsidRPr="00F31D8A">
        <w:rPr>
          <w:color w:val="4F81BD" w:themeColor="accent1"/>
          <w:lang w:val="nl-NL"/>
        </w:rPr>
        <w:t>Beide bovenstaande</w:t>
      </w:r>
      <w:commentRangeEnd w:id="155"/>
      <w:r w:rsidR="001A6285">
        <w:rPr>
          <w:rStyle w:val="Verwijzingopmerking"/>
        </w:rPr>
        <w:commentReference w:id="155"/>
      </w:r>
    </w:p>
    <w:p w14:paraId="63304C75" w14:textId="407BE41B" w:rsidR="00F31D8A" w:rsidRPr="00F31D8A" w:rsidRDefault="00F31D8A" w:rsidP="00F31D8A">
      <w:pPr>
        <w:pStyle w:val="Geenafstand"/>
        <w:rPr>
          <w:color w:val="4F81BD" w:themeColor="accent1"/>
          <w:lang w:val="nl-NL"/>
        </w:rPr>
      </w:pPr>
      <w:r w:rsidRPr="00F31D8A">
        <w:rPr>
          <w:color w:val="4F81BD" w:themeColor="accent1"/>
          <w:lang w:val="nl-NL"/>
        </w:rPr>
        <w:t>Geen van bovenstaande</w:t>
      </w:r>
    </w:p>
    <w:p w14:paraId="38661D39" w14:textId="77777777" w:rsidR="00F31D8A" w:rsidRDefault="00F31D8A" w:rsidP="00F31D8A">
      <w:pPr>
        <w:pStyle w:val="Geenafstand"/>
        <w:rPr>
          <w:lang w:val="nl-NL"/>
        </w:rPr>
      </w:pPr>
    </w:p>
    <w:p w14:paraId="037C84B2" w14:textId="77777777" w:rsidR="00F31D8A" w:rsidRPr="00F31D8A" w:rsidRDefault="00F31D8A" w:rsidP="00F31D8A">
      <w:pPr>
        <w:pStyle w:val="Geenafstand"/>
        <w:rPr>
          <w:color w:val="4F81BD" w:themeColor="accent1"/>
          <w:lang w:val="nl-NL"/>
        </w:rPr>
      </w:pPr>
      <w:r w:rsidRPr="00F31D8A">
        <w:rPr>
          <w:color w:val="4F81BD" w:themeColor="accent1"/>
          <w:lang w:val="nl-NL"/>
        </w:rPr>
        <w:t>Theorie:</w:t>
      </w:r>
    </w:p>
    <w:p w14:paraId="5AFB5783" w14:textId="47B62438" w:rsidR="00F31D8A" w:rsidRPr="00F31D8A" w:rsidRDefault="00F31D8A" w:rsidP="00F31D8A">
      <w:pPr>
        <w:pStyle w:val="Geenafstand"/>
        <w:rPr>
          <w:color w:val="4F81BD" w:themeColor="accent1"/>
          <w:lang w:val="nl-NL"/>
        </w:rPr>
      </w:pPr>
      <w:r w:rsidRPr="00F31D8A">
        <w:rPr>
          <w:color w:val="4F81BD" w:themeColor="accent1"/>
          <w:lang w:val="nl-NL"/>
        </w:rPr>
        <w:t>Menstruatiestoornissen hebben veel verschillende oorzaken, zowel aangeboren als verworven.</w:t>
      </w:r>
      <w:del w:id="156" w:author="Marco Verweij | ExpertCollege" w:date="2021-08-23T14:24:00Z">
        <w:r w:rsidRPr="00F31D8A" w:rsidDel="00A22309">
          <w:rPr>
            <w:color w:val="4F81BD" w:themeColor="accent1"/>
            <w:lang w:val="nl-NL"/>
          </w:rPr>
          <w:delText xml:space="preserve"> Indien dit een aangeboren oorzaak is, worden vrouwelijke zorgvragers hiermee geboren</w:delText>
        </w:r>
      </w:del>
      <w:r w:rsidRPr="00F31D8A">
        <w:rPr>
          <w:color w:val="4F81BD" w:themeColor="accent1"/>
          <w:lang w:val="nl-NL"/>
        </w:rPr>
        <w:t xml:space="preserve">. </w:t>
      </w:r>
    </w:p>
    <w:p w14:paraId="775914ED" w14:textId="77777777" w:rsidR="00F31D8A" w:rsidRPr="00F31D8A" w:rsidRDefault="00F31D8A" w:rsidP="00F31D8A">
      <w:pPr>
        <w:pStyle w:val="Geenafstand"/>
        <w:rPr>
          <w:color w:val="4F81BD" w:themeColor="accent1"/>
          <w:lang w:val="nl-NL"/>
        </w:rPr>
      </w:pPr>
    </w:p>
    <w:p w14:paraId="55243C1B" w14:textId="77777777" w:rsidR="00F31D8A" w:rsidRDefault="00F31D8A" w:rsidP="00F31D8A">
      <w:pPr>
        <w:pStyle w:val="Geenafstand"/>
        <w:rPr>
          <w:color w:val="4F81BD" w:themeColor="accent1"/>
          <w:lang w:val="nl-NL"/>
        </w:rPr>
      </w:pPr>
      <w:commentRangeStart w:id="157"/>
      <w:r>
        <w:rPr>
          <w:color w:val="4F81BD" w:themeColor="accent1"/>
          <w:lang w:val="nl-NL"/>
        </w:rPr>
        <w:t>Vraag:</w:t>
      </w:r>
    </w:p>
    <w:p w14:paraId="0D2B8F84" w14:textId="52CEB96F" w:rsidR="000D3B1D" w:rsidRDefault="000D3B1D" w:rsidP="00F31D8A">
      <w:pPr>
        <w:pStyle w:val="Geenafstand"/>
        <w:rPr>
          <w:color w:val="4F81BD" w:themeColor="accent1"/>
          <w:lang w:val="nl-NL"/>
        </w:rPr>
      </w:pPr>
      <w:r>
        <w:rPr>
          <w:color w:val="4F81BD" w:themeColor="accent1"/>
          <w:lang w:val="nl-NL"/>
        </w:rPr>
        <w:t>Welk</w:t>
      </w:r>
      <w:ins w:id="158" w:author="Marco Verweij | ExpertCollege" w:date="2021-08-23T14:25:00Z">
        <w:r w:rsidR="00A22309">
          <w:rPr>
            <w:color w:val="4F81BD" w:themeColor="accent1"/>
            <w:lang w:val="nl-NL"/>
          </w:rPr>
          <w:t xml:space="preserve"> van onderstaande</w:t>
        </w:r>
      </w:ins>
      <w:del w:id="159" w:author="Marco Verweij | ExpertCollege" w:date="2021-08-23T14:25:00Z">
        <w:r w:rsidDel="00A22309">
          <w:rPr>
            <w:color w:val="4F81BD" w:themeColor="accent1"/>
            <w:lang w:val="nl-NL"/>
          </w:rPr>
          <w:delText>e</w:delText>
        </w:r>
      </w:del>
      <w:r>
        <w:rPr>
          <w:color w:val="4F81BD" w:themeColor="accent1"/>
          <w:lang w:val="nl-NL"/>
        </w:rPr>
        <w:t xml:space="preserve"> is een aangeboren oorzaak</w:t>
      </w:r>
      <w:ins w:id="160" w:author="Marco Verweij | ExpertCollege" w:date="2021-08-23T14:25:00Z">
        <w:r w:rsidR="00A22309">
          <w:rPr>
            <w:color w:val="4F81BD" w:themeColor="accent1"/>
            <w:lang w:val="nl-NL"/>
          </w:rPr>
          <w:t xml:space="preserve"> van ee</w:t>
        </w:r>
      </w:ins>
      <w:ins w:id="161" w:author="Marco Verweij | ExpertCollege" w:date="2021-08-23T14:26:00Z">
        <w:r w:rsidR="00A22309">
          <w:rPr>
            <w:color w:val="4F81BD" w:themeColor="accent1"/>
            <w:lang w:val="nl-NL"/>
          </w:rPr>
          <w:t>n menstruatiestoornis</w:t>
        </w:r>
      </w:ins>
      <w:r>
        <w:rPr>
          <w:color w:val="4F81BD" w:themeColor="accent1"/>
          <w:lang w:val="nl-NL"/>
        </w:rPr>
        <w:t>?</w:t>
      </w:r>
      <w:commentRangeEnd w:id="157"/>
      <w:r w:rsidR="00A22309">
        <w:rPr>
          <w:rStyle w:val="Verwijzingopmerking"/>
        </w:rPr>
        <w:commentReference w:id="157"/>
      </w:r>
    </w:p>
    <w:p w14:paraId="2E4D51FF" w14:textId="77777777" w:rsidR="000D3B1D" w:rsidRDefault="000D3B1D" w:rsidP="00F31D8A">
      <w:pPr>
        <w:pStyle w:val="Geenafstand"/>
        <w:rPr>
          <w:color w:val="4F81BD" w:themeColor="accent1"/>
          <w:lang w:val="nl-NL"/>
        </w:rPr>
      </w:pPr>
    </w:p>
    <w:p w14:paraId="674F5D8E" w14:textId="6CC1E2C7" w:rsidR="000D3B1D" w:rsidRDefault="000D3B1D" w:rsidP="00F31D8A">
      <w:pPr>
        <w:pStyle w:val="Geenafstand"/>
        <w:rPr>
          <w:color w:val="4F81BD" w:themeColor="accent1"/>
          <w:lang w:val="nl-NL"/>
        </w:rPr>
      </w:pPr>
      <w:r>
        <w:rPr>
          <w:color w:val="4F81BD" w:themeColor="accent1"/>
          <w:lang w:val="nl-NL"/>
        </w:rPr>
        <w:t>Stress</w:t>
      </w:r>
    </w:p>
    <w:p w14:paraId="26FDAC26" w14:textId="7798DC5D" w:rsidR="000D3B1D" w:rsidRDefault="000D3B1D" w:rsidP="00F31D8A">
      <w:pPr>
        <w:pStyle w:val="Geenafstand"/>
        <w:rPr>
          <w:color w:val="4F81BD" w:themeColor="accent1"/>
          <w:lang w:val="nl-NL"/>
        </w:rPr>
      </w:pPr>
      <w:r>
        <w:rPr>
          <w:color w:val="4F81BD" w:themeColor="accent1"/>
          <w:lang w:val="nl-NL"/>
        </w:rPr>
        <w:t>Hormonale anticonceptie</w:t>
      </w:r>
    </w:p>
    <w:p w14:paraId="6525D63D" w14:textId="5A5ED9CA" w:rsidR="000D3B1D" w:rsidRDefault="000D3B1D" w:rsidP="00F31D8A">
      <w:pPr>
        <w:pStyle w:val="Geenafstand"/>
        <w:rPr>
          <w:color w:val="4F81BD" w:themeColor="accent1"/>
          <w:lang w:val="nl-NL"/>
        </w:rPr>
      </w:pPr>
      <w:r>
        <w:rPr>
          <w:color w:val="4F81BD" w:themeColor="accent1"/>
          <w:lang w:val="nl-NL"/>
        </w:rPr>
        <w:t>Beide bovenstaande</w:t>
      </w:r>
    </w:p>
    <w:p w14:paraId="3E4AE5CE" w14:textId="43A20DE3" w:rsidR="000D3B1D" w:rsidRDefault="000D3B1D" w:rsidP="00F31D8A">
      <w:pPr>
        <w:pStyle w:val="Geenafstand"/>
        <w:rPr>
          <w:color w:val="4F81BD" w:themeColor="accent1"/>
          <w:lang w:val="nl-NL"/>
        </w:rPr>
      </w:pPr>
      <w:r>
        <w:rPr>
          <w:color w:val="4F81BD" w:themeColor="accent1"/>
          <w:lang w:val="nl-NL"/>
        </w:rPr>
        <w:t>Geen van bovenstaande</w:t>
      </w:r>
    </w:p>
    <w:p w14:paraId="03D5FEF1" w14:textId="77777777" w:rsidR="000D3B1D" w:rsidRDefault="000D3B1D" w:rsidP="00F31D8A">
      <w:pPr>
        <w:pStyle w:val="Geenafstand"/>
        <w:rPr>
          <w:color w:val="4F81BD" w:themeColor="accent1"/>
          <w:lang w:val="nl-NL"/>
        </w:rPr>
      </w:pPr>
    </w:p>
    <w:p w14:paraId="3C1CC0AB" w14:textId="77777777" w:rsidR="00A22309" w:rsidRDefault="000D3B1D" w:rsidP="00F31D8A">
      <w:pPr>
        <w:pStyle w:val="Geenafstand"/>
        <w:rPr>
          <w:ins w:id="162" w:author="Marco Verweij | ExpertCollege" w:date="2021-08-23T14:25:00Z"/>
          <w:color w:val="4F81BD" w:themeColor="accent1"/>
          <w:lang w:val="nl-NL"/>
        </w:rPr>
      </w:pPr>
      <w:r>
        <w:rPr>
          <w:color w:val="4F81BD" w:themeColor="accent1"/>
          <w:lang w:val="nl-NL"/>
        </w:rPr>
        <w:t xml:space="preserve">Extra info: </w:t>
      </w:r>
    </w:p>
    <w:p w14:paraId="3AFB88FE" w14:textId="71733D21" w:rsidR="000D3B1D" w:rsidRDefault="000D3B1D" w:rsidP="00F31D8A">
      <w:pPr>
        <w:pStyle w:val="Geenafstand"/>
        <w:rPr>
          <w:color w:val="4F81BD" w:themeColor="accent1"/>
          <w:lang w:val="nl-NL"/>
        </w:rPr>
      </w:pPr>
      <w:commentRangeStart w:id="163"/>
      <w:r>
        <w:rPr>
          <w:color w:val="4F81BD" w:themeColor="accent1"/>
          <w:lang w:val="nl-NL"/>
        </w:rPr>
        <w:t>Aangeboren oorzaken zijn onder andere afwijkingen aan ovaria en uterus.</w:t>
      </w:r>
      <w:ins w:id="164" w:author="Marco Verweij | ExpertCollege" w:date="2021-08-23T14:26:00Z">
        <w:r w:rsidR="00E8742C">
          <w:rPr>
            <w:color w:val="4F81BD" w:themeColor="accent1"/>
            <w:lang w:val="nl-NL"/>
          </w:rPr>
          <w:t xml:space="preserve"> Stress en hormonale anticonceptie zijn voorbeelden</w:t>
        </w:r>
      </w:ins>
      <w:ins w:id="165" w:author="Marco Verweij | ExpertCollege" w:date="2021-08-23T14:27:00Z">
        <w:r w:rsidR="00E8742C">
          <w:rPr>
            <w:color w:val="4F81BD" w:themeColor="accent1"/>
            <w:lang w:val="nl-NL"/>
          </w:rPr>
          <w:t xml:space="preserve"> van verworven oorzaken. </w:t>
        </w:r>
      </w:ins>
      <w:r>
        <w:rPr>
          <w:color w:val="4F81BD" w:themeColor="accent1"/>
          <w:lang w:val="nl-NL"/>
        </w:rPr>
        <w:t xml:space="preserve"> </w:t>
      </w:r>
      <w:commentRangeEnd w:id="163"/>
      <w:r w:rsidR="00E8742C">
        <w:rPr>
          <w:rStyle w:val="Verwijzingopmerking"/>
        </w:rPr>
        <w:commentReference w:id="163"/>
      </w:r>
    </w:p>
    <w:p w14:paraId="72A64964" w14:textId="77777777" w:rsidR="000D3B1D" w:rsidRDefault="000D3B1D" w:rsidP="00F31D8A">
      <w:pPr>
        <w:pStyle w:val="Geenafstand"/>
        <w:rPr>
          <w:color w:val="4F81BD" w:themeColor="accent1"/>
          <w:lang w:val="nl-NL"/>
        </w:rPr>
      </w:pPr>
    </w:p>
    <w:p w14:paraId="0125F09C" w14:textId="77777777" w:rsidR="000D3B1D" w:rsidRPr="00F31D8A" w:rsidRDefault="000D3B1D" w:rsidP="000D3B1D">
      <w:pPr>
        <w:pStyle w:val="Geenafstand"/>
        <w:rPr>
          <w:color w:val="4F81BD" w:themeColor="accent1"/>
          <w:lang w:val="nl-NL"/>
        </w:rPr>
      </w:pPr>
      <w:r w:rsidRPr="00F31D8A">
        <w:rPr>
          <w:color w:val="4F81BD" w:themeColor="accent1"/>
          <w:lang w:val="nl-NL"/>
        </w:rPr>
        <w:t>Theorie:</w:t>
      </w:r>
    </w:p>
    <w:p w14:paraId="278C3BAF" w14:textId="0E4DB09D" w:rsidR="000D3B1D" w:rsidRPr="00F31D8A" w:rsidRDefault="000D3B1D" w:rsidP="000D3B1D">
      <w:pPr>
        <w:pStyle w:val="Geenafstand"/>
        <w:rPr>
          <w:color w:val="4F81BD" w:themeColor="accent1"/>
          <w:lang w:val="nl-NL"/>
        </w:rPr>
      </w:pPr>
      <w:r w:rsidRPr="00F31D8A">
        <w:rPr>
          <w:color w:val="4F81BD" w:themeColor="accent1"/>
          <w:lang w:val="nl-NL"/>
        </w:rPr>
        <w:t xml:space="preserve">Menstruatiestoornissen hebben veel verschillende oorzaken, zowel aangeboren als verworven. </w:t>
      </w:r>
      <w:del w:id="166" w:author="Marco Verweij | ExpertCollege" w:date="2021-08-23T14:27:00Z">
        <w:r w:rsidRPr="00F31D8A" w:rsidDel="00FC783C">
          <w:rPr>
            <w:color w:val="4F81BD" w:themeColor="accent1"/>
            <w:lang w:val="nl-NL"/>
          </w:rPr>
          <w:delText xml:space="preserve">Indien dit een aangeboren oorzaak is, worden vrouwelijke zorgvragers hiermee geboren. </w:delText>
        </w:r>
      </w:del>
    </w:p>
    <w:p w14:paraId="49DA6617" w14:textId="77777777" w:rsidR="000D3B1D" w:rsidRPr="00F31D8A" w:rsidRDefault="000D3B1D" w:rsidP="000D3B1D">
      <w:pPr>
        <w:pStyle w:val="Geenafstand"/>
        <w:rPr>
          <w:color w:val="4F81BD" w:themeColor="accent1"/>
          <w:lang w:val="nl-NL"/>
        </w:rPr>
      </w:pPr>
    </w:p>
    <w:p w14:paraId="5A8B6A91" w14:textId="77777777" w:rsidR="000D3B1D" w:rsidRPr="00F31D8A" w:rsidRDefault="000D3B1D" w:rsidP="000D3B1D">
      <w:pPr>
        <w:pStyle w:val="Geenafstand"/>
        <w:rPr>
          <w:color w:val="4F81BD" w:themeColor="accent1"/>
          <w:lang w:val="nl-NL"/>
        </w:rPr>
      </w:pPr>
      <w:r w:rsidRPr="00F31D8A">
        <w:rPr>
          <w:color w:val="4F81BD" w:themeColor="accent1"/>
          <w:lang w:val="nl-NL"/>
        </w:rPr>
        <w:t>Stelling:</w:t>
      </w:r>
    </w:p>
    <w:p w14:paraId="3184158B" w14:textId="561C26AF" w:rsidR="000D3B1D" w:rsidRDefault="000D3B1D" w:rsidP="000D3B1D">
      <w:pPr>
        <w:pStyle w:val="Geenafstand"/>
        <w:rPr>
          <w:color w:val="4F81BD" w:themeColor="accent1"/>
          <w:lang w:val="nl-NL"/>
        </w:rPr>
      </w:pPr>
      <w:r w:rsidRPr="00F31D8A">
        <w:rPr>
          <w:color w:val="4F81BD" w:themeColor="accent1"/>
          <w:lang w:val="nl-NL"/>
        </w:rPr>
        <w:t xml:space="preserve">Een </w:t>
      </w:r>
      <w:ins w:id="167" w:author="Marco Verweij | ExpertCollege" w:date="2021-08-23T14:28:00Z">
        <w:r w:rsidR="00FC783C">
          <w:rPr>
            <w:color w:val="4F81BD" w:themeColor="accent1"/>
            <w:lang w:val="nl-NL"/>
          </w:rPr>
          <w:t xml:space="preserve">voorbeeld van een </w:t>
        </w:r>
      </w:ins>
      <w:r w:rsidRPr="00F31D8A">
        <w:rPr>
          <w:color w:val="4F81BD" w:themeColor="accent1"/>
          <w:lang w:val="nl-NL"/>
        </w:rPr>
        <w:t xml:space="preserve">aangeboren oorzaak </w:t>
      </w:r>
      <w:del w:id="168" w:author="Marco Verweij | ExpertCollege" w:date="2021-08-23T14:28:00Z">
        <w:r w:rsidRPr="00F31D8A" w:rsidDel="00FC783C">
          <w:rPr>
            <w:color w:val="4F81BD" w:themeColor="accent1"/>
            <w:lang w:val="nl-NL"/>
          </w:rPr>
          <w:delText xml:space="preserve">hiervan </w:delText>
        </w:r>
      </w:del>
      <w:r w:rsidRPr="00F31D8A">
        <w:rPr>
          <w:color w:val="4F81BD" w:themeColor="accent1"/>
          <w:lang w:val="nl-NL"/>
        </w:rPr>
        <w:t>is een afwijk</w:t>
      </w:r>
      <w:r>
        <w:rPr>
          <w:color w:val="4F81BD" w:themeColor="accent1"/>
          <w:lang w:val="nl-NL"/>
        </w:rPr>
        <w:t>ing aan de ovaria.</w:t>
      </w:r>
    </w:p>
    <w:p w14:paraId="1098F5E4" w14:textId="77777777" w:rsidR="000D3B1D" w:rsidRDefault="000D3B1D" w:rsidP="000D3B1D">
      <w:pPr>
        <w:pStyle w:val="Geenafstand"/>
        <w:rPr>
          <w:color w:val="4F81BD" w:themeColor="accent1"/>
          <w:lang w:val="nl-NL"/>
        </w:rPr>
      </w:pPr>
    </w:p>
    <w:p w14:paraId="329347E9" w14:textId="7B9405BE" w:rsidR="000D3B1D" w:rsidRDefault="000D3B1D" w:rsidP="000D3B1D">
      <w:pPr>
        <w:pStyle w:val="Geenafstand"/>
        <w:rPr>
          <w:color w:val="4F81BD" w:themeColor="accent1"/>
          <w:lang w:val="nl-NL"/>
        </w:rPr>
      </w:pPr>
      <w:r>
        <w:rPr>
          <w:color w:val="4F81BD" w:themeColor="accent1"/>
          <w:lang w:val="nl-NL"/>
        </w:rPr>
        <w:t>Deze stelling is correct</w:t>
      </w:r>
    </w:p>
    <w:p w14:paraId="573A8884" w14:textId="2AE5C62B" w:rsidR="000D3B1D" w:rsidRDefault="000D3B1D" w:rsidP="000D3B1D">
      <w:pPr>
        <w:pStyle w:val="Geenafstand"/>
        <w:rPr>
          <w:color w:val="4F81BD" w:themeColor="accent1"/>
          <w:lang w:val="nl-NL"/>
        </w:rPr>
      </w:pPr>
      <w:r>
        <w:rPr>
          <w:color w:val="4F81BD" w:themeColor="accent1"/>
          <w:lang w:val="nl-NL"/>
        </w:rPr>
        <w:t>Deze stelling is niet correct</w:t>
      </w:r>
    </w:p>
    <w:p w14:paraId="78AD4966" w14:textId="77777777" w:rsidR="000D3B1D" w:rsidRDefault="000D3B1D" w:rsidP="000D3B1D">
      <w:pPr>
        <w:pStyle w:val="Geenafstand"/>
        <w:rPr>
          <w:color w:val="4F81BD" w:themeColor="accent1"/>
          <w:lang w:val="nl-NL"/>
        </w:rPr>
      </w:pPr>
    </w:p>
    <w:p w14:paraId="29F78A6E" w14:textId="77777777" w:rsidR="001F07EE" w:rsidRDefault="000D3B1D" w:rsidP="000D3B1D">
      <w:pPr>
        <w:pStyle w:val="Geenafstand"/>
        <w:rPr>
          <w:ins w:id="169" w:author="Marco Verweij | ExpertCollege" w:date="2021-08-23T14:28:00Z"/>
          <w:color w:val="4F81BD" w:themeColor="accent1"/>
          <w:lang w:val="nl-NL"/>
        </w:rPr>
      </w:pPr>
      <w:r>
        <w:rPr>
          <w:color w:val="4F81BD" w:themeColor="accent1"/>
          <w:lang w:val="nl-NL"/>
        </w:rPr>
        <w:t xml:space="preserve">Extra info: </w:t>
      </w:r>
    </w:p>
    <w:p w14:paraId="6D753F95" w14:textId="63B821DA" w:rsidR="000D3B1D" w:rsidRDefault="000D3B1D" w:rsidP="000D3B1D">
      <w:pPr>
        <w:pStyle w:val="Geenafstand"/>
        <w:rPr>
          <w:color w:val="4F81BD" w:themeColor="accent1"/>
          <w:lang w:val="nl-NL"/>
        </w:rPr>
      </w:pPr>
      <w:commentRangeStart w:id="170"/>
      <w:r>
        <w:rPr>
          <w:color w:val="4F81BD" w:themeColor="accent1"/>
          <w:lang w:val="nl-NL"/>
        </w:rPr>
        <w:t xml:space="preserve">Aangeboren oorzaken zijn onder andere afwijkingen aan ovaria en uterus. </w:t>
      </w:r>
      <w:commentRangeEnd w:id="170"/>
      <w:r w:rsidR="001F07EE">
        <w:rPr>
          <w:rStyle w:val="Verwijzingopmerking"/>
        </w:rPr>
        <w:commentReference w:id="170"/>
      </w:r>
    </w:p>
    <w:p w14:paraId="5671F949" w14:textId="77777777" w:rsidR="000D3B1D" w:rsidRDefault="000D3B1D" w:rsidP="000D3B1D">
      <w:pPr>
        <w:pStyle w:val="Geenafstand"/>
        <w:rPr>
          <w:color w:val="4F81BD" w:themeColor="accent1"/>
          <w:lang w:val="nl-NL"/>
        </w:rPr>
      </w:pPr>
    </w:p>
    <w:p w14:paraId="5DB0A116" w14:textId="77777777" w:rsidR="000D3B1D" w:rsidRPr="00F31D8A" w:rsidRDefault="000D3B1D" w:rsidP="000D3B1D">
      <w:pPr>
        <w:pStyle w:val="Geenafstand"/>
        <w:rPr>
          <w:color w:val="4F81BD" w:themeColor="accent1"/>
          <w:lang w:val="nl-NL"/>
        </w:rPr>
      </w:pPr>
      <w:r w:rsidRPr="00F31D8A">
        <w:rPr>
          <w:color w:val="4F81BD" w:themeColor="accent1"/>
          <w:lang w:val="nl-NL"/>
        </w:rPr>
        <w:t>Theorie:</w:t>
      </w:r>
    </w:p>
    <w:p w14:paraId="5C20B689" w14:textId="6AD8B774" w:rsidR="000D3B1D" w:rsidRPr="00F31D8A" w:rsidRDefault="000D3B1D" w:rsidP="000D3B1D">
      <w:pPr>
        <w:pStyle w:val="Geenafstand"/>
        <w:rPr>
          <w:color w:val="4F81BD" w:themeColor="accent1"/>
          <w:lang w:val="nl-NL"/>
        </w:rPr>
      </w:pPr>
      <w:r w:rsidRPr="00F31D8A">
        <w:rPr>
          <w:color w:val="4F81BD" w:themeColor="accent1"/>
          <w:lang w:val="nl-NL"/>
        </w:rPr>
        <w:t xml:space="preserve">Menstruatiestoornissen hebben veel verschillende oorzaken, zowel aangeboren als verworven. </w:t>
      </w:r>
      <w:del w:id="171" w:author="Marco Verweij | ExpertCollege" w:date="2021-08-23T14:31:00Z">
        <w:r w:rsidRPr="00F31D8A" w:rsidDel="00AE4730">
          <w:rPr>
            <w:color w:val="4F81BD" w:themeColor="accent1"/>
            <w:lang w:val="nl-NL"/>
          </w:rPr>
          <w:delText xml:space="preserve">Indien dit een aangeboren oorzaak is, worden vrouwelijke zorgvragers hiermee geboren. </w:delText>
        </w:r>
      </w:del>
    </w:p>
    <w:p w14:paraId="6E079509" w14:textId="77777777" w:rsidR="000D3B1D" w:rsidRPr="00F31D8A" w:rsidRDefault="000D3B1D" w:rsidP="000D3B1D">
      <w:pPr>
        <w:pStyle w:val="Geenafstand"/>
        <w:rPr>
          <w:color w:val="4F81BD" w:themeColor="accent1"/>
          <w:lang w:val="nl-NL"/>
        </w:rPr>
      </w:pPr>
    </w:p>
    <w:p w14:paraId="33ED705C" w14:textId="77777777" w:rsidR="000D3B1D" w:rsidRPr="00F31D8A" w:rsidRDefault="000D3B1D" w:rsidP="000D3B1D">
      <w:pPr>
        <w:pStyle w:val="Geenafstand"/>
        <w:rPr>
          <w:color w:val="4F81BD" w:themeColor="accent1"/>
          <w:lang w:val="nl-NL"/>
        </w:rPr>
      </w:pPr>
      <w:commentRangeStart w:id="172"/>
      <w:r w:rsidRPr="00F31D8A">
        <w:rPr>
          <w:color w:val="4F81BD" w:themeColor="accent1"/>
          <w:lang w:val="nl-NL"/>
        </w:rPr>
        <w:t>Stelling:</w:t>
      </w:r>
    </w:p>
    <w:p w14:paraId="36FC3717" w14:textId="77777777" w:rsidR="000D3B1D" w:rsidRDefault="000D3B1D" w:rsidP="000D3B1D">
      <w:pPr>
        <w:pStyle w:val="Geenafstand"/>
        <w:rPr>
          <w:color w:val="4F81BD" w:themeColor="accent1"/>
          <w:lang w:val="nl-NL"/>
        </w:rPr>
      </w:pPr>
      <w:r w:rsidRPr="00F31D8A">
        <w:rPr>
          <w:color w:val="4F81BD" w:themeColor="accent1"/>
          <w:lang w:val="nl-NL"/>
        </w:rPr>
        <w:t>Een aangeboren oorzaak hiervan is een afwijk</w:t>
      </w:r>
      <w:r>
        <w:rPr>
          <w:color w:val="4F81BD" w:themeColor="accent1"/>
          <w:lang w:val="nl-NL"/>
        </w:rPr>
        <w:t>ing aan de ovaria.</w:t>
      </w:r>
    </w:p>
    <w:p w14:paraId="04DA33A4" w14:textId="77777777" w:rsidR="000D3B1D" w:rsidRDefault="000D3B1D" w:rsidP="000D3B1D">
      <w:pPr>
        <w:pStyle w:val="Geenafstand"/>
        <w:rPr>
          <w:color w:val="4F81BD" w:themeColor="accent1"/>
          <w:lang w:val="nl-NL"/>
        </w:rPr>
      </w:pPr>
    </w:p>
    <w:p w14:paraId="41FBDC97" w14:textId="77777777" w:rsidR="000D3B1D" w:rsidRDefault="000D3B1D" w:rsidP="000D3B1D">
      <w:pPr>
        <w:pStyle w:val="Geenafstand"/>
        <w:rPr>
          <w:color w:val="4F81BD" w:themeColor="accent1"/>
          <w:lang w:val="nl-NL"/>
        </w:rPr>
      </w:pPr>
      <w:r>
        <w:rPr>
          <w:color w:val="4F81BD" w:themeColor="accent1"/>
          <w:lang w:val="nl-NL"/>
        </w:rPr>
        <w:t>Deze stelling is correct</w:t>
      </w:r>
    </w:p>
    <w:p w14:paraId="764A67AA" w14:textId="77777777" w:rsidR="000D3B1D" w:rsidRDefault="000D3B1D" w:rsidP="000D3B1D">
      <w:pPr>
        <w:pStyle w:val="Geenafstand"/>
        <w:rPr>
          <w:color w:val="4F81BD" w:themeColor="accent1"/>
          <w:lang w:val="nl-NL"/>
        </w:rPr>
      </w:pPr>
      <w:r>
        <w:rPr>
          <w:color w:val="4F81BD" w:themeColor="accent1"/>
          <w:lang w:val="nl-NL"/>
        </w:rPr>
        <w:t>Deze stelling is niet correct</w:t>
      </w:r>
    </w:p>
    <w:p w14:paraId="4BF019B1" w14:textId="77777777" w:rsidR="000D3B1D" w:rsidRPr="00F31D8A" w:rsidRDefault="000D3B1D" w:rsidP="000D3B1D">
      <w:pPr>
        <w:pStyle w:val="Geenafstand"/>
        <w:rPr>
          <w:color w:val="4F81BD" w:themeColor="accent1"/>
          <w:lang w:val="nl-NL"/>
        </w:rPr>
      </w:pPr>
    </w:p>
    <w:p w14:paraId="46151DB5" w14:textId="77777777" w:rsidR="000D3B1D" w:rsidRDefault="000D3B1D" w:rsidP="000D3B1D">
      <w:pPr>
        <w:pStyle w:val="Geenafstand"/>
        <w:rPr>
          <w:color w:val="4F81BD" w:themeColor="accent1"/>
          <w:lang w:val="nl-NL"/>
        </w:rPr>
      </w:pPr>
      <w:r>
        <w:rPr>
          <w:color w:val="4F81BD" w:themeColor="accent1"/>
          <w:lang w:val="nl-NL"/>
        </w:rPr>
        <w:t xml:space="preserve">Extra info: Aangeboren oorzaken zijn onder andere afwijkingen aan ovaria en uterus. </w:t>
      </w:r>
      <w:commentRangeEnd w:id="172"/>
      <w:r w:rsidR="00830A20">
        <w:rPr>
          <w:rStyle w:val="Verwijzingopmerking"/>
        </w:rPr>
        <w:commentReference w:id="172"/>
      </w:r>
    </w:p>
    <w:p w14:paraId="333B394F" w14:textId="77777777" w:rsidR="000D3B1D" w:rsidRPr="00F31D8A" w:rsidRDefault="000D3B1D" w:rsidP="000D3B1D">
      <w:pPr>
        <w:pStyle w:val="Geenafstand"/>
        <w:rPr>
          <w:color w:val="4F81BD" w:themeColor="accent1"/>
          <w:lang w:val="nl-NL"/>
        </w:rPr>
      </w:pPr>
    </w:p>
    <w:p w14:paraId="2164AED5" w14:textId="7D758C62" w:rsidR="0076526B" w:rsidRPr="0076526B" w:rsidRDefault="0076526B" w:rsidP="00F31D8A">
      <w:pPr>
        <w:pStyle w:val="Geenafstand"/>
        <w:rPr>
          <w:color w:val="FF0000"/>
          <w:lang w:val="nl-NL"/>
        </w:rPr>
      </w:pPr>
      <w:r w:rsidRPr="0076526B">
        <w:rPr>
          <w:color w:val="FF0000"/>
          <w:lang w:val="nl-NL"/>
        </w:rPr>
        <w:t xml:space="preserve">Leerdoel: De student weet dat endometriose een aandoening is waar baarmoederslijmvlies zich op andere plekken in het lichaam bevindt dat de uterus zelf. </w:t>
      </w:r>
    </w:p>
    <w:p w14:paraId="2E93F6F3" w14:textId="77777777" w:rsidR="0076526B" w:rsidRDefault="0076526B" w:rsidP="00F31D8A">
      <w:pPr>
        <w:pStyle w:val="Geenafstand"/>
        <w:rPr>
          <w:lang w:val="nl-NL"/>
        </w:rPr>
      </w:pPr>
    </w:p>
    <w:p w14:paraId="21979014" w14:textId="7A67FB61" w:rsidR="0076526B" w:rsidRPr="0076526B" w:rsidRDefault="0076526B" w:rsidP="00F31D8A">
      <w:pPr>
        <w:pStyle w:val="Geenafstand"/>
        <w:rPr>
          <w:color w:val="4F81BD" w:themeColor="accent1"/>
          <w:lang w:val="nl-NL"/>
        </w:rPr>
      </w:pPr>
      <w:r w:rsidRPr="0076526B">
        <w:rPr>
          <w:color w:val="4F81BD" w:themeColor="accent1"/>
          <w:lang w:val="nl-NL"/>
        </w:rPr>
        <w:lastRenderedPageBreak/>
        <w:t>Fluster</w:t>
      </w:r>
    </w:p>
    <w:p w14:paraId="4E7F0823" w14:textId="77777777" w:rsidR="0076526B" w:rsidRPr="0076526B" w:rsidRDefault="0076526B" w:rsidP="00F31D8A">
      <w:pPr>
        <w:pStyle w:val="Geenafstand"/>
        <w:rPr>
          <w:color w:val="4F81BD" w:themeColor="accent1"/>
          <w:lang w:val="nl-NL"/>
        </w:rPr>
      </w:pPr>
    </w:p>
    <w:p w14:paraId="0223C22F" w14:textId="36D1C9A9" w:rsidR="0076526B" w:rsidRPr="0076526B" w:rsidRDefault="0076526B" w:rsidP="00F31D8A">
      <w:pPr>
        <w:pStyle w:val="Geenafstand"/>
        <w:rPr>
          <w:color w:val="4F81BD" w:themeColor="accent1"/>
          <w:lang w:val="nl-NL"/>
        </w:rPr>
      </w:pPr>
      <w:commentRangeStart w:id="173"/>
      <w:r w:rsidRPr="0076526B">
        <w:rPr>
          <w:color w:val="4F81BD" w:themeColor="accent1"/>
          <w:lang w:val="nl-NL"/>
        </w:rPr>
        <w:t>Theorie:</w:t>
      </w:r>
    </w:p>
    <w:p w14:paraId="77273965" w14:textId="658E3AA7" w:rsidR="0076526B" w:rsidRPr="0076526B" w:rsidRDefault="0076526B" w:rsidP="00F31D8A">
      <w:pPr>
        <w:pStyle w:val="Geenafstand"/>
        <w:rPr>
          <w:color w:val="4F81BD" w:themeColor="accent1"/>
          <w:lang w:val="nl-NL"/>
        </w:rPr>
      </w:pPr>
      <w:r w:rsidRPr="0076526B">
        <w:rPr>
          <w:color w:val="4F81BD" w:themeColor="accent1"/>
          <w:lang w:val="nl-NL"/>
        </w:rPr>
        <w:t xml:space="preserve">Sommige situaties, aandoeningen of ziektes spelen een rol in de ontwikkeling van een menstruatiestoornis. Dit geldt ook voor een aandoening waar baarmoederslijmvlies zich op andere plekken in het lichaam bevindt dan de uterus zelf. </w:t>
      </w:r>
    </w:p>
    <w:p w14:paraId="1C6CF85B" w14:textId="77777777" w:rsidR="0076526B" w:rsidRPr="0076526B" w:rsidRDefault="0076526B" w:rsidP="00F31D8A">
      <w:pPr>
        <w:pStyle w:val="Geenafstand"/>
        <w:rPr>
          <w:color w:val="4F81BD" w:themeColor="accent1"/>
          <w:lang w:val="nl-NL"/>
        </w:rPr>
      </w:pPr>
    </w:p>
    <w:p w14:paraId="1B806CD0" w14:textId="7C29F7F4" w:rsidR="0076526B" w:rsidRPr="0076526B" w:rsidRDefault="0076526B" w:rsidP="00F31D8A">
      <w:pPr>
        <w:pStyle w:val="Geenafstand"/>
        <w:rPr>
          <w:color w:val="4F81BD" w:themeColor="accent1"/>
          <w:lang w:val="nl-NL"/>
        </w:rPr>
      </w:pPr>
      <w:r w:rsidRPr="0076526B">
        <w:rPr>
          <w:color w:val="4F81BD" w:themeColor="accent1"/>
          <w:lang w:val="nl-NL"/>
        </w:rPr>
        <w:t>Vraag:</w:t>
      </w:r>
    </w:p>
    <w:p w14:paraId="28DB326B" w14:textId="1113FC10" w:rsidR="0076526B" w:rsidRPr="0076526B" w:rsidRDefault="0076526B" w:rsidP="00F31D8A">
      <w:pPr>
        <w:pStyle w:val="Geenafstand"/>
        <w:rPr>
          <w:color w:val="4F81BD" w:themeColor="accent1"/>
          <w:lang w:val="nl-NL"/>
        </w:rPr>
      </w:pPr>
      <w:commentRangeStart w:id="174"/>
      <w:r w:rsidRPr="0076526B">
        <w:rPr>
          <w:color w:val="4F81BD" w:themeColor="accent1"/>
          <w:lang w:val="nl-NL"/>
        </w:rPr>
        <w:t>Hoe</w:t>
      </w:r>
      <w:del w:id="175" w:author="Marco Verweij | ExpertCollege" w:date="2021-08-23T14:35:00Z">
        <w:r w:rsidRPr="0076526B" w:rsidDel="00B97564">
          <w:rPr>
            <w:color w:val="4F81BD" w:themeColor="accent1"/>
            <w:lang w:val="nl-NL"/>
          </w:rPr>
          <w:delText xml:space="preserve"> heet</w:delText>
        </w:r>
      </w:del>
      <w:ins w:id="176" w:author="Marco Verweij | ExpertCollege" w:date="2021-08-23T14:35:00Z">
        <w:r w:rsidR="00B97564">
          <w:rPr>
            <w:color w:val="4F81BD" w:themeColor="accent1"/>
            <w:lang w:val="nl-NL"/>
          </w:rPr>
          <w:t xml:space="preserve"> wordt</w:t>
        </w:r>
      </w:ins>
      <w:r w:rsidRPr="0076526B">
        <w:rPr>
          <w:color w:val="4F81BD" w:themeColor="accent1"/>
          <w:lang w:val="nl-NL"/>
        </w:rPr>
        <w:t xml:space="preserve"> deze aandoening</w:t>
      </w:r>
      <w:ins w:id="177" w:author="Marco Verweij | ExpertCollege" w:date="2021-08-23T14:35:00Z">
        <w:r w:rsidR="00B97564">
          <w:rPr>
            <w:color w:val="4F81BD" w:themeColor="accent1"/>
            <w:lang w:val="nl-NL"/>
          </w:rPr>
          <w:t xml:space="preserve"> genoemd</w:t>
        </w:r>
      </w:ins>
      <w:r w:rsidRPr="0076526B">
        <w:rPr>
          <w:color w:val="4F81BD" w:themeColor="accent1"/>
          <w:lang w:val="nl-NL"/>
        </w:rPr>
        <w:t>?</w:t>
      </w:r>
      <w:commentRangeEnd w:id="174"/>
      <w:r w:rsidR="00A10E99">
        <w:rPr>
          <w:rStyle w:val="Verwijzingopmerking"/>
        </w:rPr>
        <w:commentReference w:id="174"/>
      </w:r>
    </w:p>
    <w:p w14:paraId="711A379C" w14:textId="77777777" w:rsidR="0076526B" w:rsidRPr="0076526B" w:rsidRDefault="0076526B" w:rsidP="00F31D8A">
      <w:pPr>
        <w:pStyle w:val="Geenafstand"/>
        <w:rPr>
          <w:color w:val="4F81BD" w:themeColor="accent1"/>
          <w:lang w:val="nl-NL"/>
        </w:rPr>
      </w:pPr>
    </w:p>
    <w:p w14:paraId="0D5FC2F0" w14:textId="263FB682" w:rsidR="0076526B" w:rsidRPr="0076526B" w:rsidRDefault="0076526B" w:rsidP="00F31D8A">
      <w:pPr>
        <w:pStyle w:val="Geenafstand"/>
        <w:rPr>
          <w:b/>
          <w:color w:val="4F81BD" w:themeColor="accent1"/>
          <w:lang w:val="nl-NL"/>
        </w:rPr>
      </w:pPr>
      <w:r w:rsidRPr="0076526B">
        <w:rPr>
          <w:b/>
          <w:color w:val="4F81BD" w:themeColor="accent1"/>
          <w:lang w:val="nl-NL"/>
        </w:rPr>
        <w:t>Endometriose</w:t>
      </w:r>
    </w:p>
    <w:p w14:paraId="2DC629D6" w14:textId="535C0AC2" w:rsidR="0076526B" w:rsidRDefault="0076526B" w:rsidP="00F31D8A">
      <w:pPr>
        <w:pStyle w:val="Geenafstand"/>
        <w:rPr>
          <w:color w:val="4F81BD" w:themeColor="accent1"/>
          <w:lang w:val="nl-NL"/>
        </w:rPr>
      </w:pPr>
      <w:r w:rsidRPr="0076526B">
        <w:rPr>
          <w:color w:val="4F81BD" w:themeColor="accent1"/>
          <w:lang w:val="nl-NL"/>
        </w:rPr>
        <w:t>Menorragie</w:t>
      </w:r>
    </w:p>
    <w:p w14:paraId="0E917025" w14:textId="4908E841" w:rsidR="0076526B" w:rsidRDefault="0076526B" w:rsidP="00F31D8A">
      <w:pPr>
        <w:pStyle w:val="Geenafstand"/>
        <w:rPr>
          <w:color w:val="4F81BD" w:themeColor="accent1"/>
          <w:lang w:val="nl-NL"/>
        </w:rPr>
      </w:pPr>
      <w:r>
        <w:rPr>
          <w:color w:val="4F81BD" w:themeColor="accent1"/>
          <w:lang w:val="nl-NL"/>
        </w:rPr>
        <w:t>Trichomonas</w:t>
      </w:r>
    </w:p>
    <w:p w14:paraId="20C1E207" w14:textId="51BB0306" w:rsidR="0076526B" w:rsidRDefault="0076526B" w:rsidP="00F31D8A">
      <w:pPr>
        <w:pStyle w:val="Geenafstand"/>
        <w:rPr>
          <w:color w:val="4F81BD" w:themeColor="accent1"/>
          <w:lang w:val="nl-NL"/>
        </w:rPr>
      </w:pPr>
      <w:r>
        <w:rPr>
          <w:color w:val="4F81BD" w:themeColor="accent1"/>
          <w:lang w:val="nl-NL"/>
        </w:rPr>
        <w:t>Ziekte van Behcet</w:t>
      </w:r>
      <w:commentRangeEnd w:id="173"/>
      <w:r w:rsidR="00A10E99">
        <w:rPr>
          <w:rStyle w:val="Verwijzingopmerking"/>
        </w:rPr>
        <w:commentReference w:id="173"/>
      </w:r>
    </w:p>
    <w:p w14:paraId="75C2EAEA" w14:textId="77777777" w:rsidR="0076526B" w:rsidRPr="0076526B" w:rsidRDefault="0076526B" w:rsidP="00F31D8A">
      <w:pPr>
        <w:pStyle w:val="Geenafstand"/>
        <w:rPr>
          <w:color w:val="4F81BD" w:themeColor="accent1"/>
          <w:lang w:val="nl-NL"/>
        </w:rPr>
      </w:pPr>
    </w:p>
    <w:p w14:paraId="779AA58D" w14:textId="77777777" w:rsidR="0076526B" w:rsidRPr="0076526B" w:rsidRDefault="0076526B" w:rsidP="0076526B">
      <w:pPr>
        <w:pStyle w:val="Geenafstand"/>
        <w:rPr>
          <w:color w:val="4F81BD" w:themeColor="accent1"/>
          <w:lang w:val="nl-NL"/>
        </w:rPr>
      </w:pPr>
      <w:r w:rsidRPr="0076526B">
        <w:rPr>
          <w:color w:val="4F81BD" w:themeColor="accent1"/>
          <w:lang w:val="nl-NL"/>
        </w:rPr>
        <w:t>Theorie:</w:t>
      </w:r>
    </w:p>
    <w:p w14:paraId="02CE11FB" w14:textId="77777777" w:rsidR="0076526B" w:rsidRPr="0076526B" w:rsidRDefault="0076526B" w:rsidP="0076526B">
      <w:pPr>
        <w:pStyle w:val="Geenafstand"/>
        <w:rPr>
          <w:color w:val="4F81BD" w:themeColor="accent1"/>
          <w:lang w:val="nl-NL"/>
        </w:rPr>
      </w:pPr>
      <w:r w:rsidRPr="0076526B">
        <w:rPr>
          <w:color w:val="4F81BD" w:themeColor="accent1"/>
          <w:lang w:val="nl-NL"/>
        </w:rPr>
        <w:t xml:space="preserve">Sommige situaties, aandoeningen of ziektes spelen een rol in de ontwikkeling van een menstruatiestoornis. Dit geldt ook voor een aandoening waar baarmoederslijmvlies zich op andere plekken in het lichaam bevindt dan de uterus zelf. </w:t>
      </w:r>
    </w:p>
    <w:p w14:paraId="3694890D" w14:textId="77777777" w:rsidR="0076526B" w:rsidRDefault="0076526B" w:rsidP="0076526B">
      <w:pPr>
        <w:pStyle w:val="Geenafstand"/>
        <w:rPr>
          <w:color w:val="4F81BD" w:themeColor="accent1"/>
          <w:lang w:val="nl-NL"/>
        </w:rPr>
      </w:pPr>
    </w:p>
    <w:p w14:paraId="3186AE4A" w14:textId="30BD22C0" w:rsidR="0076526B" w:rsidRDefault="0076526B" w:rsidP="0076526B">
      <w:pPr>
        <w:pStyle w:val="Geenafstand"/>
        <w:rPr>
          <w:color w:val="4F81BD" w:themeColor="accent1"/>
          <w:lang w:val="nl-NL"/>
        </w:rPr>
      </w:pPr>
      <w:r>
        <w:rPr>
          <w:color w:val="4F81BD" w:themeColor="accent1"/>
          <w:lang w:val="nl-NL"/>
        </w:rPr>
        <w:t>Stelling:</w:t>
      </w:r>
    </w:p>
    <w:p w14:paraId="62EAF35E" w14:textId="27BFC628" w:rsidR="0076526B" w:rsidRDefault="0076526B" w:rsidP="0076526B">
      <w:pPr>
        <w:pStyle w:val="Geenafstand"/>
        <w:rPr>
          <w:color w:val="4F81BD" w:themeColor="accent1"/>
          <w:lang w:val="nl-NL"/>
        </w:rPr>
      </w:pPr>
      <w:r>
        <w:rPr>
          <w:color w:val="4F81BD" w:themeColor="accent1"/>
          <w:lang w:val="nl-NL"/>
        </w:rPr>
        <w:t xml:space="preserve">Deze aandoening </w:t>
      </w:r>
      <w:del w:id="178" w:author="Marco Verweij | ExpertCollege" w:date="2021-08-23T14:35:00Z">
        <w:r w:rsidDel="00B97564">
          <w:rPr>
            <w:color w:val="4F81BD" w:themeColor="accent1"/>
            <w:lang w:val="nl-NL"/>
          </w:rPr>
          <w:delText xml:space="preserve">heet </w:delText>
        </w:r>
      </w:del>
      <w:ins w:id="179" w:author="Marco Verweij | ExpertCollege" w:date="2021-08-23T14:35:00Z">
        <w:r w:rsidR="00B97564">
          <w:rPr>
            <w:color w:val="4F81BD" w:themeColor="accent1"/>
            <w:lang w:val="nl-NL"/>
          </w:rPr>
          <w:t>wordt</w:t>
        </w:r>
        <w:r w:rsidR="00B97564">
          <w:rPr>
            <w:color w:val="4F81BD" w:themeColor="accent1"/>
            <w:lang w:val="nl-NL"/>
          </w:rPr>
          <w:t xml:space="preserve"> </w:t>
        </w:r>
      </w:ins>
      <w:r>
        <w:rPr>
          <w:color w:val="4F81BD" w:themeColor="accent1"/>
          <w:lang w:val="nl-NL"/>
        </w:rPr>
        <w:t>endometriose</w:t>
      </w:r>
      <w:ins w:id="180" w:author="Marco Verweij | ExpertCollege" w:date="2021-08-23T14:35:00Z">
        <w:r w:rsidR="00B97564">
          <w:rPr>
            <w:color w:val="4F81BD" w:themeColor="accent1"/>
            <w:lang w:val="nl-NL"/>
          </w:rPr>
          <w:t xml:space="preserve"> genoemd</w:t>
        </w:r>
      </w:ins>
      <w:r>
        <w:rPr>
          <w:color w:val="4F81BD" w:themeColor="accent1"/>
          <w:lang w:val="nl-NL"/>
        </w:rPr>
        <w:t>.</w:t>
      </w:r>
    </w:p>
    <w:p w14:paraId="6A875242" w14:textId="77777777" w:rsidR="0076526B" w:rsidRDefault="0076526B" w:rsidP="0076526B">
      <w:pPr>
        <w:pStyle w:val="Geenafstand"/>
        <w:rPr>
          <w:color w:val="4F81BD" w:themeColor="accent1"/>
          <w:lang w:val="nl-NL"/>
        </w:rPr>
      </w:pPr>
    </w:p>
    <w:p w14:paraId="117912B9" w14:textId="6B2697D3" w:rsidR="0076526B" w:rsidRPr="0076526B" w:rsidRDefault="0076526B" w:rsidP="0076526B">
      <w:pPr>
        <w:pStyle w:val="Geenafstand"/>
        <w:rPr>
          <w:b/>
          <w:color w:val="4F81BD" w:themeColor="accent1"/>
          <w:lang w:val="nl-NL"/>
        </w:rPr>
      </w:pPr>
      <w:r w:rsidRPr="0076526B">
        <w:rPr>
          <w:b/>
          <w:color w:val="4F81BD" w:themeColor="accent1"/>
          <w:lang w:val="nl-NL"/>
        </w:rPr>
        <w:t>Deze stelling is correct</w:t>
      </w:r>
    </w:p>
    <w:p w14:paraId="2B9AC28E" w14:textId="620333DA" w:rsidR="0076526B" w:rsidRDefault="0076526B" w:rsidP="0076526B">
      <w:pPr>
        <w:pStyle w:val="Geenafstand"/>
        <w:rPr>
          <w:color w:val="4F81BD" w:themeColor="accent1"/>
          <w:lang w:val="nl-NL"/>
        </w:rPr>
      </w:pPr>
      <w:r>
        <w:rPr>
          <w:color w:val="4F81BD" w:themeColor="accent1"/>
          <w:lang w:val="nl-NL"/>
        </w:rPr>
        <w:t>Deze stelling is niet correct</w:t>
      </w:r>
    </w:p>
    <w:p w14:paraId="429B7C7A" w14:textId="77777777" w:rsidR="0076526B" w:rsidRDefault="0076526B" w:rsidP="0076526B">
      <w:pPr>
        <w:pStyle w:val="Geenafstand"/>
        <w:rPr>
          <w:color w:val="4F81BD" w:themeColor="accent1"/>
          <w:lang w:val="nl-NL"/>
        </w:rPr>
      </w:pPr>
    </w:p>
    <w:p w14:paraId="6F589144" w14:textId="77777777" w:rsidR="0076526B" w:rsidRPr="0076526B" w:rsidRDefault="0076526B" w:rsidP="0076526B">
      <w:pPr>
        <w:pStyle w:val="Geenafstand"/>
        <w:rPr>
          <w:color w:val="4F81BD" w:themeColor="accent1"/>
          <w:lang w:val="nl-NL"/>
        </w:rPr>
      </w:pPr>
      <w:r w:rsidRPr="0076526B">
        <w:rPr>
          <w:color w:val="4F81BD" w:themeColor="accent1"/>
          <w:lang w:val="nl-NL"/>
        </w:rPr>
        <w:t>Theorie:</w:t>
      </w:r>
    </w:p>
    <w:p w14:paraId="33C9DE22" w14:textId="77777777" w:rsidR="0076526B" w:rsidRPr="0076526B" w:rsidRDefault="0076526B" w:rsidP="0076526B">
      <w:pPr>
        <w:pStyle w:val="Geenafstand"/>
        <w:rPr>
          <w:color w:val="4F81BD" w:themeColor="accent1"/>
          <w:lang w:val="nl-NL"/>
        </w:rPr>
      </w:pPr>
      <w:r w:rsidRPr="0076526B">
        <w:rPr>
          <w:color w:val="4F81BD" w:themeColor="accent1"/>
          <w:lang w:val="nl-NL"/>
        </w:rPr>
        <w:t xml:space="preserve">Sommige situaties, aandoeningen of ziektes spelen een rol in de ontwikkeling van een menstruatiestoornis. Dit geldt ook voor een aandoening waar baarmoederslijmvlies zich op andere plekken in het lichaam bevindt dan de uterus zelf. </w:t>
      </w:r>
    </w:p>
    <w:p w14:paraId="625B7EB7" w14:textId="77777777" w:rsidR="0076526B" w:rsidRDefault="0076526B" w:rsidP="0076526B">
      <w:pPr>
        <w:pStyle w:val="Geenafstand"/>
        <w:rPr>
          <w:color w:val="4F81BD" w:themeColor="accent1"/>
          <w:lang w:val="nl-NL"/>
        </w:rPr>
      </w:pPr>
    </w:p>
    <w:p w14:paraId="6B190D71" w14:textId="77777777" w:rsidR="0076526B" w:rsidRDefault="0076526B" w:rsidP="0076526B">
      <w:pPr>
        <w:pStyle w:val="Geenafstand"/>
        <w:rPr>
          <w:color w:val="4F81BD" w:themeColor="accent1"/>
          <w:lang w:val="nl-NL"/>
        </w:rPr>
      </w:pPr>
      <w:r>
        <w:rPr>
          <w:color w:val="4F81BD" w:themeColor="accent1"/>
          <w:lang w:val="nl-NL"/>
        </w:rPr>
        <w:t>Stelling:</w:t>
      </w:r>
    </w:p>
    <w:p w14:paraId="3B259586" w14:textId="19C155DE" w:rsidR="0076526B" w:rsidRDefault="0076526B" w:rsidP="0076526B">
      <w:pPr>
        <w:pStyle w:val="Geenafstand"/>
        <w:rPr>
          <w:color w:val="4F81BD" w:themeColor="accent1"/>
          <w:lang w:val="nl-NL"/>
        </w:rPr>
      </w:pPr>
      <w:r>
        <w:rPr>
          <w:color w:val="4F81BD" w:themeColor="accent1"/>
          <w:lang w:val="nl-NL"/>
        </w:rPr>
        <w:t xml:space="preserve">Deze aandoening </w:t>
      </w:r>
      <w:del w:id="181" w:author="Marco Verweij | ExpertCollege" w:date="2021-08-23T14:35:00Z">
        <w:r w:rsidDel="00B97564">
          <w:rPr>
            <w:color w:val="4F81BD" w:themeColor="accent1"/>
            <w:lang w:val="nl-NL"/>
          </w:rPr>
          <w:delText xml:space="preserve">heet </w:delText>
        </w:r>
      </w:del>
      <w:ins w:id="182" w:author="Marco Verweij | ExpertCollege" w:date="2021-08-23T14:35:00Z">
        <w:r w:rsidR="00B97564">
          <w:rPr>
            <w:color w:val="4F81BD" w:themeColor="accent1"/>
            <w:lang w:val="nl-NL"/>
          </w:rPr>
          <w:t xml:space="preserve">wordt </w:t>
        </w:r>
      </w:ins>
      <w:r>
        <w:rPr>
          <w:color w:val="4F81BD" w:themeColor="accent1"/>
          <w:lang w:val="nl-NL"/>
        </w:rPr>
        <w:t>de ziekte van Behcet</w:t>
      </w:r>
      <w:ins w:id="183" w:author="Marco Verweij | ExpertCollege" w:date="2021-08-23T14:35:00Z">
        <w:r w:rsidR="00B97564">
          <w:rPr>
            <w:color w:val="4F81BD" w:themeColor="accent1"/>
            <w:lang w:val="nl-NL"/>
          </w:rPr>
          <w:t xml:space="preserve"> genoemd</w:t>
        </w:r>
      </w:ins>
      <w:r>
        <w:rPr>
          <w:color w:val="4F81BD" w:themeColor="accent1"/>
          <w:lang w:val="nl-NL"/>
        </w:rPr>
        <w:t xml:space="preserve">. </w:t>
      </w:r>
    </w:p>
    <w:p w14:paraId="2BE5F7B1" w14:textId="77777777" w:rsidR="0076526B" w:rsidRDefault="0076526B" w:rsidP="0076526B">
      <w:pPr>
        <w:pStyle w:val="Geenafstand"/>
        <w:rPr>
          <w:color w:val="4F81BD" w:themeColor="accent1"/>
          <w:lang w:val="nl-NL"/>
        </w:rPr>
      </w:pPr>
    </w:p>
    <w:p w14:paraId="305C1C1D" w14:textId="77777777" w:rsidR="0076526B" w:rsidRDefault="0076526B" w:rsidP="0076526B">
      <w:pPr>
        <w:pStyle w:val="Geenafstand"/>
        <w:rPr>
          <w:color w:val="4F81BD" w:themeColor="accent1"/>
          <w:lang w:val="nl-NL"/>
        </w:rPr>
      </w:pPr>
      <w:r>
        <w:rPr>
          <w:color w:val="4F81BD" w:themeColor="accent1"/>
          <w:lang w:val="nl-NL"/>
        </w:rPr>
        <w:t>Deze stelling is correct</w:t>
      </w:r>
    </w:p>
    <w:p w14:paraId="58AF6411" w14:textId="77777777" w:rsidR="0076526B" w:rsidRPr="0076526B" w:rsidRDefault="0076526B" w:rsidP="0076526B">
      <w:pPr>
        <w:pStyle w:val="Geenafstand"/>
        <w:rPr>
          <w:b/>
          <w:color w:val="4F81BD" w:themeColor="accent1"/>
          <w:lang w:val="nl-NL"/>
        </w:rPr>
      </w:pPr>
      <w:r w:rsidRPr="0076526B">
        <w:rPr>
          <w:b/>
          <w:color w:val="4F81BD" w:themeColor="accent1"/>
          <w:lang w:val="nl-NL"/>
        </w:rPr>
        <w:t>Deze stelling is niet correct</w:t>
      </w:r>
    </w:p>
    <w:p w14:paraId="2FE922BD" w14:textId="77777777" w:rsidR="0076526B" w:rsidRPr="0076526B" w:rsidRDefault="0076526B" w:rsidP="0076526B">
      <w:pPr>
        <w:pStyle w:val="Geenafstand"/>
        <w:rPr>
          <w:color w:val="4F81BD" w:themeColor="accent1"/>
          <w:lang w:val="nl-NL"/>
        </w:rPr>
      </w:pPr>
    </w:p>
    <w:p w14:paraId="537DEBE5" w14:textId="77777777" w:rsidR="00581621" w:rsidRDefault="0076526B" w:rsidP="0076526B">
      <w:pPr>
        <w:pStyle w:val="Geenafstand"/>
        <w:rPr>
          <w:ins w:id="184" w:author="Marco Verweij | ExpertCollege" w:date="2021-08-23T14:37:00Z"/>
          <w:color w:val="4F81BD" w:themeColor="accent1"/>
          <w:lang w:val="nl-NL"/>
        </w:rPr>
      </w:pPr>
      <w:r>
        <w:rPr>
          <w:color w:val="4F81BD" w:themeColor="accent1"/>
          <w:lang w:val="nl-NL"/>
        </w:rPr>
        <w:t xml:space="preserve">Extra info: </w:t>
      </w:r>
    </w:p>
    <w:p w14:paraId="0A38EB1F" w14:textId="2FA0D233" w:rsidR="0076526B" w:rsidRDefault="0076526B" w:rsidP="0076526B">
      <w:pPr>
        <w:pStyle w:val="Geenafstand"/>
        <w:rPr>
          <w:color w:val="4F81BD" w:themeColor="accent1"/>
          <w:lang w:val="nl-NL"/>
        </w:rPr>
      </w:pPr>
      <w:r>
        <w:rPr>
          <w:color w:val="4F81BD" w:themeColor="accent1"/>
          <w:lang w:val="nl-NL"/>
        </w:rPr>
        <w:t xml:space="preserve">Deze aandoening </w:t>
      </w:r>
      <w:del w:id="185" w:author="Marco Verweij | ExpertCollege" w:date="2021-08-23T14:37:00Z">
        <w:r w:rsidDel="00581621">
          <w:rPr>
            <w:color w:val="4F81BD" w:themeColor="accent1"/>
            <w:lang w:val="nl-NL"/>
          </w:rPr>
          <w:delText xml:space="preserve">heet </w:delText>
        </w:r>
      </w:del>
      <w:ins w:id="186" w:author="Marco Verweij | ExpertCollege" w:date="2021-08-23T14:37:00Z">
        <w:r w:rsidR="00581621">
          <w:rPr>
            <w:color w:val="4F81BD" w:themeColor="accent1"/>
            <w:lang w:val="nl-NL"/>
          </w:rPr>
          <w:t xml:space="preserve">wordt </w:t>
        </w:r>
      </w:ins>
      <w:r>
        <w:rPr>
          <w:color w:val="4F81BD" w:themeColor="accent1"/>
          <w:lang w:val="nl-NL"/>
        </w:rPr>
        <w:t>endometriose</w:t>
      </w:r>
      <w:ins w:id="187" w:author="Marco Verweij | ExpertCollege" w:date="2021-08-23T14:37:00Z">
        <w:r w:rsidR="00581621">
          <w:rPr>
            <w:color w:val="4F81BD" w:themeColor="accent1"/>
            <w:lang w:val="nl-NL"/>
          </w:rPr>
          <w:t xml:space="preserve"> genoemd</w:t>
        </w:r>
      </w:ins>
      <w:r>
        <w:rPr>
          <w:color w:val="4F81BD" w:themeColor="accent1"/>
          <w:lang w:val="nl-NL"/>
        </w:rPr>
        <w:t>.</w:t>
      </w:r>
    </w:p>
    <w:p w14:paraId="41656C9E" w14:textId="77777777" w:rsidR="00F31D8A" w:rsidRDefault="00F31D8A" w:rsidP="00C715F1">
      <w:pPr>
        <w:pStyle w:val="Geenafstand"/>
        <w:rPr>
          <w:lang w:val="nl-NL"/>
        </w:rPr>
      </w:pPr>
    </w:p>
    <w:p w14:paraId="3356AE9C" w14:textId="77812239" w:rsidR="00156DA5" w:rsidRPr="009924A6" w:rsidRDefault="00156DA5" w:rsidP="00C715F1">
      <w:pPr>
        <w:pStyle w:val="Geenafstand"/>
        <w:rPr>
          <w:color w:val="FF0000"/>
          <w:lang w:val="nl-NL"/>
        </w:rPr>
      </w:pPr>
      <w:r w:rsidRPr="009924A6">
        <w:rPr>
          <w:color w:val="FF0000"/>
          <w:lang w:val="nl-NL"/>
        </w:rPr>
        <w:t xml:space="preserve">Leerdoel: De student weet dat primaire amenorroe het uitblijven van de eerste menstruatie is. </w:t>
      </w:r>
    </w:p>
    <w:p w14:paraId="1F75711D" w14:textId="77777777" w:rsidR="00156DA5" w:rsidRDefault="00156DA5" w:rsidP="00C715F1">
      <w:pPr>
        <w:pStyle w:val="Geenafstand"/>
        <w:rPr>
          <w:lang w:val="nl-NL"/>
        </w:rPr>
      </w:pPr>
    </w:p>
    <w:p w14:paraId="300AE9DB" w14:textId="42183099" w:rsidR="00156DA5" w:rsidRPr="009924A6" w:rsidRDefault="00B647E8" w:rsidP="00C715F1">
      <w:pPr>
        <w:pStyle w:val="Geenafstand"/>
        <w:rPr>
          <w:color w:val="4F81BD" w:themeColor="accent1"/>
          <w:lang w:val="nl-NL"/>
        </w:rPr>
      </w:pPr>
      <w:r w:rsidRPr="009924A6">
        <w:rPr>
          <w:color w:val="4F81BD" w:themeColor="accent1"/>
          <w:lang w:val="nl-NL"/>
        </w:rPr>
        <w:t>Fluster</w:t>
      </w:r>
    </w:p>
    <w:p w14:paraId="53AD8019" w14:textId="77777777" w:rsidR="00B647E8" w:rsidRPr="009924A6" w:rsidRDefault="00B647E8" w:rsidP="00C715F1">
      <w:pPr>
        <w:pStyle w:val="Geenafstand"/>
        <w:rPr>
          <w:color w:val="4F81BD" w:themeColor="accent1"/>
          <w:lang w:val="nl-NL"/>
        </w:rPr>
      </w:pPr>
    </w:p>
    <w:p w14:paraId="07C487E8" w14:textId="72025306" w:rsidR="009924A6" w:rsidRPr="009924A6" w:rsidRDefault="009924A6" w:rsidP="00C715F1">
      <w:pPr>
        <w:pStyle w:val="Geenafstand"/>
        <w:rPr>
          <w:color w:val="4F81BD" w:themeColor="accent1"/>
          <w:lang w:val="nl-NL"/>
        </w:rPr>
      </w:pPr>
      <w:commentRangeStart w:id="188"/>
      <w:r w:rsidRPr="009924A6">
        <w:rPr>
          <w:color w:val="4F81BD" w:themeColor="accent1"/>
          <w:lang w:val="nl-NL"/>
        </w:rPr>
        <w:t>Casus:</w:t>
      </w:r>
      <w:commentRangeEnd w:id="188"/>
      <w:r w:rsidR="00F55C57">
        <w:rPr>
          <w:rStyle w:val="Verwijzingopmerking"/>
        </w:rPr>
        <w:commentReference w:id="188"/>
      </w:r>
    </w:p>
    <w:p w14:paraId="199E8934" w14:textId="74A456AF" w:rsidR="009924A6" w:rsidRPr="009924A6" w:rsidRDefault="009924A6" w:rsidP="00C715F1">
      <w:pPr>
        <w:pStyle w:val="Geenafstand"/>
        <w:rPr>
          <w:color w:val="4F81BD" w:themeColor="accent1"/>
          <w:lang w:val="nl-NL"/>
        </w:rPr>
      </w:pPr>
      <w:r w:rsidRPr="009924A6">
        <w:rPr>
          <w:color w:val="4F81BD" w:themeColor="accent1"/>
          <w:lang w:val="nl-NL"/>
        </w:rPr>
        <w:t xml:space="preserve">Elianne is bij de gynaecoloog wegens het uitblijven van haar eerste menstruatie. De gynaecoloog legt haar uit hoe dit wordt genoemd. </w:t>
      </w:r>
    </w:p>
    <w:p w14:paraId="25F64AE7" w14:textId="77777777" w:rsidR="009924A6" w:rsidRPr="009924A6" w:rsidRDefault="009924A6" w:rsidP="00C715F1">
      <w:pPr>
        <w:pStyle w:val="Geenafstand"/>
        <w:rPr>
          <w:color w:val="4F81BD" w:themeColor="accent1"/>
          <w:lang w:val="nl-NL"/>
        </w:rPr>
      </w:pPr>
    </w:p>
    <w:p w14:paraId="5F9E5E73" w14:textId="0F3293F3" w:rsidR="009924A6" w:rsidRPr="009924A6" w:rsidRDefault="009924A6" w:rsidP="00C715F1">
      <w:pPr>
        <w:pStyle w:val="Geenafstand"/>
        <w:rPr>
          <w:color w:val="4F81BD" w:themeColor="accent1"/>
          <w:lang w:val="nl-NL"/>
        </w:rPr>
      </w:pPr>
      <w:r w:rsidRPr="009924A6">
        <w:rPr>
          <w:color w:val="4F81BD" w:themeColor="accent1"/>
          <w:lang w:val="nl-NL"/>
        </w:rPr>
        <w:t>Vraag:</w:t>
      </w:r>
    </w:p>
    <w:p w14:paraId="22628FD8" w14:textId="5F9C218D" w:rsidR="009924A6" w:rsidRPr="009924A6" w:rsidRDefault="009924A6" w:rsidP="00C715F1">
      <w:pPr>
        <w:pStyle w:val="Geenafstand"/>
        <w:rPr>
          <w:color w:val="4F81BD" w:themeColor="accent1"/>
          <w:lang w:val="nl-NL"/>
        </w:rPr>
      </w:pPr>
      <w:commentRangeStart w:id="189"/>
      <w:commentRangeStart w:id="190"/>
      <w:r w:rsidRPr="009924A6">
        <w:rPr>
          <w:color w:val="4F81BD" w:themeColor="accent1"/>
          <w:lang w:val="nl-NL"/>
        </w:rPr>
        <w:t>Hoe heet de</w:t>
      </w:r>
      <w:del w:id="191" w:author="Marco Verweij | ExpertCollege" w:date="2021-08-23T14:42:00Z">
        <w:r w:rsidRPr="009924A6" w:rsidDel="00737A0B">
          <w:rPr>
            <w:color w:val="4F81BD" w:themeColor="accent1"/>
            <w:lang w:val="nl-NL"/>
          </w:rPr>
          <w:delText xml:space="preserve"> bovenstaande </w:delText>
        </w:r>
      </w:del>
      <w:ins w:id="192" w:author="Marco Verweij | ExpertCollege" w:date="2021-08-23T14:42:00Z">
        <w:r w:rsidR="00737A0B">
          <w:rPr>
            <w:color w:val="4F81BD" w:themeColor="accent1"/>
            <w:lang w:val="nl-NL"/>
          </w:rPr>
          <w:t xml:space="preserve">ze </w:t>
        </w:r>
      </w:ins>
      <w:r w:rsidRPr="009924A6">
        <w:rPr>
          <w:color w:val="4F81BD" w:themeColor="accent1"/>
          <w:lang w:val="nl-NL"/>
        </w:rPr>
        <w:t>aandoening?</w:t>
      </w:r>
      <w:commentRangeEnd w:id="189"/>
      <w:r w:rsidR="0020726C">
        <w:rPr>
          <w:rStyle w:val="Verwijzingopmerking"/>
        </w:rPr>
        <w:commentReference w:id="189"/>
      </w:r>
      <w:commentRangeEnd w:id="190"/>
      <w:r w:rsidR="002F0FBF">
        <w:rPr>
          <w:rStyle w:val="Verwijzingopmerking"/>
        </w:rPr>
        <w:commentReference w:id="190"/>
      </w:r>
    </w:p>
    <w:p w14:paraId="235B45D6" w14:textId="77777777" w:rsidR="009924A6" w:rsidRPr="009924A6" w:rsidRDefault="009924A6" w:rsidP="00C715F1">
      <w:pPr>
        <w:pStyle w:val="Geenafstand"/>
        <w:rPr>
          <w:color w:val="4F81BD" w:themeColor="accent1"/>
          <w:lang w:val="nl-NL"/>
        </w:rPr>
      </w:pPr>
    </w:p>
    <w:p w14:paraId="72A5116D" w14:textId="5C62A935" w:rsidR="009924A6" w:rsidRPr="009924A6" w:rsidRDefault="009924A6" w:rsidP="00C715F1">
      <w:pPr>
        <w:pStyle w:val="Geenafstand"/>
        <w:rPr>
          <w:b/>
          <w:color w:val="4F81BD" w:themeColor="accent1"/>
          <w:lang w:val="nl-NL"/>
        </w:rPr>
      </w:pPr>
      <w:r w:rsidRPr="009924A6">
        <w:rPr>
          <w:b/>
          <w:color w:val="4F81BD" w:themeColor="accent1"/>
          <w:lang w:val="nl-NL"/>
        </w:rPr>
        <w:t>Amenorroe</w:t>
      </w:r>
    </w:p>
    <w:p w14:paraId="419A6D5F" w14:textId="7E5DC180" w:rsidR="009924A6" w:rsidRPr="009924A6" w:rsidRDefault="009924A6" w:rsidP="00C715F1">
      <w:pPr>
        <w:pStyle w:val="Geenafstand"/>
        <w:rPr>
          <w:color w:val="4F81BD" w:themeColor="accent1"/>
          <w:lang w:val="nl-NL"/>
        </w:rPr>
      </w:pPr>
      <w:r w:rsidRPr="009924A6">
        <w:rPr>
          <w:color w:val="4F81BD" w:themeColor="accent1"/>
          <w:lang w:val="nl-NL"/>
        </w:rPr>
        <w:lastRenderedPageBreak/>
        <w:t>Oligomenorroe</w:t>
      </w:r>
    </w:p>
    <w:p w14:paraId="50022BF9" w14:textId="2A2DB111" w:rsidR="009924A6" w:rsidRPr="009924A6" w:rsidRDefault="009924A6" w:rsidP="00C715F1">
      <w:pPr>
        <w:pStyle w:val="Geenafstand"/>
        <w:rPr>
          <w:color w:val="4F81BD" w:themeColor="accent1"/>
          <w:lang w:val="nl-NL"/>
        </w:rPr>
      </w:pPr>
      <w:r w:rsidRPr="009924A6">
        <w:rPr>
          <w:color w:val="4F81BD" w:themeColor="accent1"/>
          <w:lang w:val="nl-NL"/>
        </w:rPr>
        <w:t>Menorragie</w:t>
      </w:r>
    </w:p>
    <w:p w14:paraId="6DD547BB" w14:textId="219B6F06" w:rsidR="009924A6" w:rsidRPr="009924A6" w:rsidRDefault="009924A6" w:rsidP="00C715F1">
      <w:pPr>
        <w:pStyle w:val="Geenafstand"/>
        <w:rPr>
          <w:color w:val="4F81BD" w:themeColor="accent1"/>
          <w:lang w:val="nl-NL"/>
        </w:rPr>
      </w:pPr>
      <w:r w:rsidRPr="009924A6">
        <w:rPr>
          <w:color w:val="4F81BD" w:themeColor="accent1"/>
          <w:lang w:val="nl-NL"/>
        </w:rPr>
        <w:t>Dysmenorroe</w:t>
      </w:r>
    </w:p>
    <w:p w14:paraId="35EEB4D0" w14:textId="77777777" w:rsidR="009924A6" w:rsidRPr="009924A6" w:rsidRDefault="009924A6" w:rsidP="00C715F1">
      <w:pPr>
        <w:pStyle w:val="Geenafstand"/>
        <w:rPr>
          <w:color w:val="4F81BD" w:themeColor="accent1"/>
          <w:lang w:val="nl-NL"/>
        </w:rPr>
      </w:pPr>
    </w:p>
    <w:p w14:paraId="087A00DA" w14:textId="77777777" w:rsidR="00F55C57" w:rsidRDefault="009924A6" w:rsidP="00C715F1">
      <w:pPr>
        <w:pStyle w:val="Geenafstand"/>
        <w:rPr>
          <w:ins w:id="193" w:author="Marco Verweij | ExpertCollege" w:date="2021-08-23T14:40:00Z"/>
          <w:color w:val="4F81BD" w:themeColor="accent1"/>
          <w:lang w:val="nl-NL"/>
        </w:rPr>
      </w:pPr>
      <w:r w:rsidRPr="009924A6">
        <w:rPr>
          <w:color w:val="4F81BD" w:themeColor="accent1"/>
          <w:lang w:val="nl-NL"/>
        </w:rPr>
        <w:t xml:space="preserve">Extra info: </w:t>
      </w:r>
    </w:p>
    <w:p w14:paraId="62FEFC63" w14:textId="3B3557E7" w:rsidR="009924A6" w:rsidRPr="009924A6" w:rsidRDefault="009924A6" w:rsidP="00C715F1">
      <w:pPr>
        <w:pStyle w:val="Geenafstand"/>
        <w:rPr>
          <w:color w:val="4F81BD" w:themeColor="accent1"/>
          <w:lang w:val="nl-NL"/>
        </w:rPr>
      </w:pPr>
      <w:r w:rsidRPr="009924A6">
        <w:rPr>
          <w:color w:val="4F81BD" w:themeColor="accent1"/>
          <w:lang w:val="nl-NL"/>
        </w:rPr>
        <w:t xml:space="preserve">Indien het gaat om de eerste menstruatie die uitblijft, heet dit primaire amenorroe. </w:t>
      </w:r>
    </w:p>
    <w:p w14:paraId="13CF41D3" w14:textId="77777777" w:rsidR="009924A6" w:rsidRDefault="009924A6" w:rsidP="00C715F1">
      <w:pPr>
        <w:pStyle w:val="Geenafstand"/>
        <w:rPr>
          <w:color w:val="4F81BD" w:themeColor="accent1"/>
          <w:lang w:val="nl-NL"/>
        </w:rPr>
      </w:pPr>
    </w:p>
    <w:p w14:paraId="070849E9"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64083434" w14:textId="77777777" w:rsidR="00031CE4" w:rsidRPr="009924A6" w:rsidRDefault="00031CE4" w:rsidP="00031CE4">
      <w:pPr>
        <w:pStyle w:val="Geenafstand"/>
        <w:rPr>
          <w:color w:val="4F81BD" w:themeColor="accent1"/>
          <w:lang w:val="nl-NL"/>
        </w:rPr>
      </w:pPr>
      <w:r w:rsidRPr="009924A6">
        <w:rPr>
          <w:color w:val="4F81BD" w:themeColor="accent1"/>
          <w:lang w:val="nl-NL"/>
        </w:rPr>
        <w:t xml:space="preserve">Elianne is bij de gynaecoloog wegens het uitblijven van haar eerste menstruatie. De gynaecoloog legt haar uit hoe dit wordt genoemd. </w:t>
      </w:r>
    </w:p>
    <w:p w14:paraId="338817DD" w14:textId="77777777" w:rsidR="00031CE4" w:rsidRPr="009924A6" w:rsidRDefault="00031CE4" w:rsidP="00C715F1">
      <w:pPr>
        <w:pStyle w:val="Geenafstand"/>
        <w:rPr>
          <w:color w:val="4F81BD" w:themeColor="accent1"/>
          <w:lang w:val="nl-NL"/>
        </w:rPr>
      </w:pPr>
    </w:p>
    <w:p w14:paraId="111CE58A" w14:textId="0D81B8C8" w:rsidR="009924A6" w:rsidRPr="009924A6" w:rsidRDefault="009924A6" w:rsidP="00C715F1">
      <w:pPr>
        <w:pStyle w:val="Geenafstand"/>
        <w:rPr>
          <w:color w:val="4F81BD" w:themeColor="accent1"/>
          <w:lang w:val="nl-NL"/>
        </w:rPr>
      </w:pPr>
      <w:r w:rsidRPr="009924A6">
        <w:rPr>
          <w:color w:val="4F81BD" w:themeColor="accent1"/>
          <w:lang w:val="nl-NL"/>
        </w:rPr>
        <w:t>Stelling:</w:t>
      </w:r>
    </w:p>
    <w:p w14:paraId="1C9EA737" w14:textId="02B00300" w:rsidR="009924A6" w:rsidRPr="009924A6" w:rsidRDefault="009924A6" w:rsidP="00C715F1">
      <w:pPr>
        <w:pStyle w:val="Geenafstand"/>
        <w:rPr>
          <w:color w:val="4F81BD" w:themeColor="accent1"/>
          <w:lang w:val="nl-NL"/>
        </w:rPr>
      </w:pPr>
      <w:commentRangeStart w:id="194"/>
      <w:r w:rsidRPr="009924A6">
        <w:rPr>
          <w:color w:val="4F81BD" w:themeColor="accent1"/>
          <w:lang w:val="nl-NL"/>
        </w:rPr>
        <w:t xml:space="preserve">Deze </w:t>
      </w:r>
      <w:del w:id="195" w:author="Marco Verweij | ExpertCollege" w:date="2021-08-23T14:42:00Z">
        <w:r w:rsidRPr="009924A6" w:rsidDel="00737A0B">
          <w:rPr>
            <w:color w:val="4F81BD" w:themeColor="accent1"/>
            <w:lang w:val="nl-NL"/>
          </w:rPr>
          <w:delText xml:space="preserve">bovenstaande </w:delText>
        </w:r>
      </w:del>
      <w:ins w:id="196" w:author="Marco Verweij | ExpertCollege" w:date="2021-08-23T14:42:00Z">
        <w:r w:rsidR="00737A0B" w:rsidRPr="009924A6">
          <w:rPr>
            <w:color w:val="4F81BD" w:themeColor="accent1"/>
            <w:lang w:val="nl-NL"/>
          </w:rPr>
          <w:t xml:space="preserve"> </w:t>
        </w:r>
      </w:ins>
      <w:r w:rsidRPr="009924A6">
        <w:rPr>
          <w:color w:val="4F81BD" w:themeColor="accent1"/>
          <w:lang w:val="nl-NL"/>
        </w:rPr>
        <w:t xml:space="preserve">aandoening heet primaire amenorroe. </w:t>
      </w:r>
      <w:commentRangeEnd w:id="194"/>
      <w:r w:rsidR="00737A0B">
        <w:rPr>
          <w:rStyle w:val="Verwijzingopmerking"/>
        </w:rPr>
        <w:commentReference w:id="194"/>
      </w:r>
    </w:p>
    <w:p w14:paraId="795E2068" w14:textId="77777777" w:rsidR="009924A6" w:rsidRPr="009924A6" w:rsidRDefault="009924A6" w:rsidP="00C715F1">
      <w:pPr>
        <w:pStyle w:val="Geenafstand"/>
        <w:rPr>
          <w:color w:val="4F81BD" w:themeColor="accent1"/>
          <w:lang w:val="nl-NL"/>
        </w:rPr>
      </w:pPr>
    </w:p>
    <w:p w14:paraId="2B0E1E88" w14:textId="00CA43B3" w:rsidR="009924A6" w:rsidRPr="009924A6" w:rsidRDefault="009924A6" w:rsidP="00C715F1">
      <w:pPr>
        <w:pStyle w:val="Geenafstand"/>
        <w:rPr>
          <w:b/>
          <w:color w:val="4F81BD" w:themeColor="accent1"/>
          <w:lang w:val="nl-NL"/>
        </w:rPr>
      </w:pPr>
      <w:r w:rsidRPr="009924A6">
        <w:rPr>
          <w:b/>
          <w:color w:val="4F81BD" w:themeColor="accent1"/>
          <w:lang w:val="nl-NL"/>
        </w:rPr>
        <w:t>Deze stelling is correct</w:t>
      </w:r>
    </w:p>
    <w:p w14:paraId="57B61ED9" w14:textId="48181358" w:rsidR="009924A6" w:rsidRPr="009924A6" w:rsidRDefault="009924A6" w:rsidP="00C715F1">
      <w:pPr>
        <w:pStyle w:val="Geenafstand"/>
        <w:rPr>
          <w:color w:val="4F81BD" w:themeColor="accent1"/>
          <w:lang w:val="nl-NL"/>
        </w:rPr>
      </w:pPr>
      <w:r w:rsidRPr="009924A6">
        <w:rPr>
          <w:color w:val="4F81BD" w:themeColor="accent1"/>
          <w:lang w:val="nl-NL"/>
        </w:rPr>
        <w:t>Deze stelling is niet correct</w:t>
      </w:r>
    </w:p>
    <w:p w14:paraId="6A93EDD6" w14:textId="77777777" w:rsidR="009924A6" w:rsidRDefault="009924A6" w:rsidP="00C715F1">
      <w:pPr>
        <w:pStyle w:val="Geenafstand"/>
        <w:rPr>
          <w:color w:val="4F81BD" w:themeColor="accent1"/>
          <w:lang w:val="nl-NL"/>
        </w:rPr>
      </w:pPr>
    </w:p>
    <w:p w14:paraId="67FD5248"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7C4A916F" w14:textId="77777777" w:rsidR="00031CE4" w:rsidRPr="009924A6" w:rsidRDefault="00031CE4" w:rsidP="00031CE4">
      <w:pPr>
        <w:pStyle w:val="Geenafstand"/>
        <w:rPr>
          <w:color w:val="4F81BD" w:themeColor="accent1"/>
          <w:lang w:val="nl-NL"/>
        </w:rPr>
      </w:pPr>
      <w:r w:rsidRPr="009924A6">
        <w:rPr>
          <w:color w:val="4F81BD" w:themeColor="accent1"/>
          <w:lang w:val="nl-NL"/>
        </w:rPr>
        <w:t xml:space="preserve">Elianne is bij de gynaecoloog wegens het uitblijven van haar eerste menstruatie. De gynaecoloog legt haar uit hoe dit wordt genoemd. </w:t>
      </w:r>
    </w:p>
    <w:p w14:paraId="29C79073" w14:textId="77777777" w:rsidR="00031CE4" w:rsidRPr="009924A6" w:rsidRDefault="00031CE4" w:rsidP="00C715F1">
      <w:pPr>
        <w:pStyle w:val="Geenafstand"/>
        <w:rPr>
          <w:color w:val="4F81BD" w:themeColor="accent1"/>
          <w:lang w:val="nl-NL"/>
        </w:rPr>
      </w:pPr>
    </w:p>
    <w:p w14:paraId="2749721D" w14:textId="77777777" w:rsidR="009924A6" w:rsidRPr="009924A6" w:rsidRDefault="009924A6" w:rsidP="009924A6">
      <w:pPr>
        <w:pStyle w:val="Geenafstand"/>
        <w:rPr>
          <w:color w:val="4F81BD" w:themeColor="accent1"/>
          <w:lang w:val="nl-NL"/>
        </w:rPr>
      </w:pPr>
      <w:r w:rsidRPr="009924A6">
        <w:rPr>
          <w:color w:val="4F81BD" w:themeColor="accent1"/>
          <w:lang w:val="nl-NL"/>
        </w:rPr>
        <w:t>Stelling:</w:t>
      </w:r>
    </w:p>
    <w:p w14:paraId="47AB8D8A" w14:textId="3FD7CFE5" w:rsidR="009924A6" w:rsidRPr="009924A6" w:rsidRDefault="009924A6" w:rsidP="009924A6">
      <w:pPr>
        <w:pStyle w:val="Geenafstand"/>
        <w:rPr>
          <w:color w:val="4F81BD" w:themeColor="accent1"/>
          <w:lang w:val="nl-NL"/>
        </w:rPr>
      </w:pPr>
      <w:commentRangeStart w:id="197"/>
      <w:r w:rsidRPr="009924A6">
        <w:rPr>
          <w:color w:val="4F81BD" w:themeColor="accent1"/>
          <w:lang w:val="nl-NL"/>
        </w:rPr>
        <w:t>Deze</w:t>
      </w:r>
      <w:del w:id="198" w:author="Marco Verweij | ExpertCollege" w:date="2021-08-23T14:42:00Z">
        <w:r w:rsidRPr="009924A6" w:rsidDel="00737A0B">
          <w:rPr>
            <w:color w:val="4F81BD" w:themeColor="accent1"/>
            <w:lang w:val="nl-NL"/>
          </w:rPr>
          <w:delText xml:space="preserve"> bovenstaande</w:delText>
        </w:r>
      </w:del>
      <w:r w:rsidRPr="009924A6">
        <w:rPr>
          <w:color w:val="4F81BD" w:themeColor="accent1"/>
          <w:lang w:val="nl-NL"/>
        </w:rPr>
        <w:t xml:space="preserve"> aandoening heet secundaire amenorroe.  </w:t>
      </w:r>
      <w:commentRangeEnd w:id="197"/>
      <w:r w:rsidR="00737A0B">
        <w:rPr>
          <w:rStyle w:val="Verwijzingopmerking"/>
        </w:rPr>
        <w:commentReference w:id="197"/>
      </w:r>
    </w:p>
    <w:p w14:paraId="1B61BA28" w14:textId="77777777" w:rsidR="009924A6" w:rsidRPr="009924A6" w:rsidRDefault="009924A6" w:rsidP="009924A6">
      <w:pPr>
        <w:pStyle w:val="Geenafstand"/>
        <w:rPr>
          <w:color w:val="4F81BD" w:themeColor="accent1"/>
          <w:lang w:val="nl-NL"/>
        </w:rPr>
      </w:pPr>
    </w:p>
    <w:p w14:paraId="0F2F4DE7" w14:textId="77777777" w:rsidR="009924A6" w:rsidRPr="009924A6" w:rsidRDefault="009924A6" w:rsidP="009924A6">
      <w:pPr>
        <w:pStyle w:val="Geenafstand"/>
        <w:rPr>
          <w:color w:val="4F81BD" w:themeColor="accent1"/>
          <w:lang w:val="nl-NL"/>
        </w:rPr>
      </w:pPr>
      <w:commentRangeStart w:id="199"/>
      <w:r w:rsidRPr="009924A6">
        <w:rPr>
          <w:color w:val="4F81BD" w:themeColor="accent1"/>
          <w:lang w:val="nl-NL"/>
        </w:rPr>
        <w:t>Deze stelling is correct</w:t>
      </w:r>
    </w:p>
    <w:p w14:paraId="24CC4154" w14:textId="77777777" w:rsidR="009924A6" w:rsidRDefault="009924A6" w:rsidP="009924A6">
      <w:pPr>
        <w:pStyle w:val="Geenafstand"/>
        <w:rPr>
          <w:b/>
          <w:color w:val="4F81BD" w:themeColor="accent1"/>
          <w:lang w:val="nl-NL"/>
        </w:rPr>
      </w:pPr>
      <w:r w:rsidRPr="009924A6">
        <w:rPr>
          <w:b/>
          <w:color w:val="4F81BD" w:themeColor="accent1"/>
          <w:lang w:val="nl-NL"/>
        </w:rPr>
        <w:t>Deze stelling is niet correct</w:t>
      </w:r>
      <w:commentRangeEnd w:id="199"/>
      <w:r w:rsidR="00D008CB">
        <w:rPr>
          <w:rStyle w:val="Verwijzingopmerking"/>
        </w:rPr>
        <w:commentReference w:id="199"/>
      </w:r>
    </w:p>
    <w:p w14:paraId="3225E282" w14:textId="77777777" w:rsidR="009924A6" w:rsidRDefault="009924A6" w:rsidP="009924A6">
      <w:pPr>
        <w:pStyle w:val="Geenafstand"/>
        <w:rPr>
          <w:b/>
          <w:color w:val="4F81BD" w:themeColor="accent1"/>
          <w:lang w:val="nl-NL"/>
        </w:rPr>
      </w:pPr>
    </w:p>
    <w:p w14:paraId="2AC10694" w14:textId="77777777" w:rsidR="002F0FBF" w:rsidRDefault="009924A6" w:rsidP="009924A6">
      <w:pPr>
        <w:pStyle w:val="Geenafstand"/>
        <w:rPr>
          <w:ins w:id="200" w:author="Marco Verweij | ExpertCollege" w:date="2021-08-23T14:43:00Z"/>
          <w:color w:val="4F81BD" w:themeColor="accent1"/>
          <w:lang w:val="nl-NL"/>
        </w:rPr>
      </w:pPr>
      <w:r>
        <w:rPr>
          <w:color w:val="4F81BD" w:themeColor="accent1"/>
          <w:lang w:val="nl-NL"/>
        </w:rPr>
        <w:t xml:space="preserve">Extra info: </w:t>
      </w:r>
    </w:p>
    <w:p w14:paraId="726F60D4" w14:textId="4E83A0EA" w:rsidR="009924A6" w:rsidRPr="009924A6" w:rsidRDefault="009924A6" w:rsidP="009924A6">
      <w:pPr>
        <w:pStyle w:val="Geenafstand"/>
        <w:rPr>
          <w:color w:val="4F81BD" w:themeColor="accent1"/>
          <w:lang w:val="nl-NL"/>
        </w:rPr>
      </w:pPr>
      <w:commentRangeStart w:id="201"/>
      <w:r w:rsidRPr="009924A6">
        <w:rPr>
          <w:color w:val="4F81BD" w:themeColor="accent1"/>
          <w:lang w:val="nl-NL"/>
        </w:rPr>
        <w:t>Indien het gaat om de eerste menstruatie die uitblijft, heet dit primaire amenorroe.</w:t>
      </w:r>
      <w:commentRangeEnd w:id="201"/>
      <w:r w:rsidR="005979FD">
        <w:rPr>
          <w:rStyle w:val="Verwijzingopmerking"/>
        </w:rPr>
        <w:commentReference w:id="201"/>
      </w:r>
    </w:p>
    <w:p w14:paraId="5EAAEBC9" w14:textId="77777777" w:rsidR="009924A6" w:rsidRDefault="009924A6" w:rsidP="00C715F1">
      <w:pPr>
        <w:pStyle w:val="Geenafstand"/>
        <w:rPr>
          <w:lang w:val="nl-NL"/>
        </w:rPr>
      </w:pPr>
    </w:p>
    <w:p w14:paraId="418C98DB" w14:textId="55C120F2" w:rsidR="009924A6" w:rsidRPr="009924A6" w:rsidRDefault="009924A6" w:rsidP="00C715F1">
      <w:pPr>
        <w:pStyle w:val="Geenafstand"/>
        <w:rPr>
          <w:color w:val="FF0000"/>
          <w:lang w:val="nl-NL"/>
        </w:rPr>
      </w:pPr>
      <w:r w:rsidRPr="009924A6">
        <w:rPr>
          <w:color w:val="FF0000"/>
          <w:lang w:val="nl-NL"/>
        </w:rPr>
        <w:t xml:space="preserve">Leerdoel: De student weet dat indien de vrouwelijke zorgvrager een menstruatiecyclus heeft die korter is dan 22 dagen, die polymenorroe wordt genoemd. </w:t>
      </w:r>
    </w:p>
    <w:p w14:paraId="6D19CEFC" w14:textId="77777777" w:rsidR="009924A6" w:rsidRDefault="009924A6" w:rsidP="00C715F1">
      <w:pPr>
        <w:pStyle w:val="Geenafstand"/>
        <w:rPr>
          <w:lang w:val="nl-NL"/>
        </w:rPr>
      </w:pPr>
    </w:p>
    <w:p w14:paraId="239A0CA0" w14:textId="77777777" w:rsidR="009924A6" w:rsidRPr="009924A6" w:rsidRDefault="009924A6" w:rsidP="009924A6">
      <w:pPr>
        <w:pStyle w:val="Geenafstand"/>
        <w:rPr>
          <w:color w:val="4F81BD" w:themeColor="accent1"/>
          <w:lang w:val="nl-NL"/>
        </w:rPr>
      </w:pPr>
      <w:r w:rsidRPr="009924A6">
        <w:rPr>
          <w:color w:val="4F81BD" w:themeColor="accent1"/>
          <w:lang w:val="nl-NL"/>
        </w:rPr>
        <w:t>Fluster</w:t>
      </w:r>
    </w:p>
    <w:p w14:paraId="67E32C5E" w14:textId="77777777" w:rsidR="009924A6" w:rsidRPr="009924A6" w:rsidRDefault="009924A6" w:rsidP="009924A6">
      <w:pPr>
        <w:pStyle w:val="Geenafstand"/>
        <w:rPr>
          <w:color w:val="4F81BD" w:themeColor="accent1"/>
          <w:lang w:val="nl-NL"/>
        </w:rPr>
      </w:pPr>
    </w:p>
    <w:p w14:paraId="1129EE9D" w14:textId="77777777" w:rsidR="009924A6" w:rsidRPr="009924A6" w:rsidRDefault="009924A6" w:rsidP="009924A6">
      <w:pPr>
        <w:pStyle w:val="Geenafstand"/>
        <w:rPr>
          <w:color w:val="4F81BD" w:themeColor="accent1"/>
          <w:lang w:val="nl-NL"/>
        </w:rPr>
      </w:pPr>
      <w:r w:rsidRPr="009924A6">
        <w:rPr>
          <w:color w:val="4F81BD" w:themeColor="accent1"/>
          <w:lang w:val="nl-NL"/>
        </w:rPr>
        <w:t>Casus:</w:t>
      </w:r>
    </w:p>
    <w:p w14:paraId="559FBB20" w14:textId="77777777" w:rsidR="00031CE4" w:rsidRDefault="009924A6" w:rsidP="009924A6">
      <w:pPr>
        <w:pStyle w:val="Geenafstand"/>
        <w:rPr>
          <w:color w:val="4F81BD" w:themeColor="accent1"/>
          <w:lang w:val="nl-NL"/>
        </w:rPr>
      </w:pPr>
      <w:r>
        <w:rPr>
          <w:color w:val="4F81BD" w:themeColor="accent1"/>
          <w:lang w:val="nl-NL"/>
        </w:rPr>
        <w:t xml:space="preserve">Kim is bij de huisarts omdat ze een hele korte menstruatiecyclus heeft, namelijk van </w:t>
      </w:r>
      <w:commentRangeStart w:id="202"/>
      <w:r>
        <w:rPr>
          <w:color w:val="4F81BD" w:themeColor="accent1"/>
          <w:lang w:val="nl-NL"/>
        </w:rPr>
        <w:t>18</w:t>
      </w:r>
      <w:commentRangeEnd w:id="202"/>
      <w:r w:rsidR="00AC65DE">
        <w:rPr>
          <w:rStyle w:val="Verwijzingopmerking"/>
        </w:rPr>
        <w:commentReference w:id="202"/>
      </w:r>
      <w:r>
        <w:rPr>
          <w:color w:val="4F81BD" w:themeColor="accent1"/>
          <w:lang w:val="nl-NL"/>
        </w:rPr>
        <w:t xml:space="preserve"> dagen. </w:t>
      </w:r>
      <w:r w:rsidR="00031CE4">
        <w:rPr>
          <w:color w:val="4F81BD" w:themeColor="accent1"/>
          <w:lang w:val="nl-NL"/>
        </w:rPr>
        <w:t xml:space="preserve">De huisarts legt haar uit wat dit is en hoe dit wordt genoemd. </w:t>
      </w:r>
    </w:p>
    <w:p w14:paraId="595C19B1" w14:textId="77777777" w:rsidR="009924A6" w:rsidRPr="009924A6" w:rsidRDefault="009924A6" w:rsidP="009924A6">
      <w:pPr>
        <w:pStyle w:val="Geenafstand"/>
        <w:rPr>
          <w:color w:val="4F81BD" w:themeColor="accent1"/>
          <w:lang w:val="nl-NL"/>
        </w:rPr>
      </w:pPr>
    </w:p>
    <w:p w14:paraId="3D5276A4" w14:textId="77777777" w:rsidR="009924A6" w:rsidRPr="009924A6" w:rsidRDefault="009924A6" w:rsidP="009924A6">
      <w:pPr>
        <w:pStyle w:val="Geenafstand"/>
        <w:rPr>
          <w:color w:val="4F81BD" w:themeColor="accent1"/>
          <w:lang w:val="nl-NL"/>
        </w:rPr>
      </w:pPr>
      <w:r w:rsidRPr="009924A6">
        <w:rPr>
          <w:color w:val="4F81BD" w:themeColor="accent1"/>
          <w:lang w:val="nl-NL"/>
        </w:rPr>
        <w:t>Vraag:</w:t>
      </w:r>
    </w:p>
    <w:p w14:paraId="1F9E352A" w14:textId="77777777" w:rsidR="009924A6" w:rsidRPr="009924A6" w:rsidRDefault="009924A6" w:rsidP="009924A6">
      <w:pPr>
        <w:pStyle w:val="Geenafstand"/>
        <w:rPr>
          <w:color w:val="4F81BD" w:themeColor="accent1"/>
          <w:lang w:val="nl-NL"/>
        </w:rPr>
      </w:pPr>
      <w:commentRangeStart w:id="203"/>
      <w:r w:rsidRPr="009924A6">
        <w:rPr>
          <w:color w:val="4F81BD" w:themeColor="accent1"/>
          <w:lang w:val="nl-NL"/>
        </w:rPr>
        <w:t xml:space="preserve">Hoe heet de </w:t>
      </w:r>
      <w:commentRangeStart w:id="204"/>
      <w:r w:rsidRPr="009924A6">
        <w:rPr>
          <w:color w:val="4F81BD" w:themeColor="accent1"/>
          <w:lang w:val="nl-NL"/>
        </w:rPr>
        <w:t>bovenstaande</w:t>
      </w:r>
      <w:commentRangeEnd w:id="204"/>
      <w:r w:rsidR="00EB238F">
        <w:rPr>
          <w:rStyle w:val="Verwijzingopmerking"/>
        </w:rPr>
        <w:commentReference w:id="204"/>
      </w:r>
      <w:r w:rsidRPr="009924A6">
        <w:rPr>
          <w:color w:val="4F81BD" w:themeColor="accent1"/>
          <w:lang w:val="nl-NL"/>
        </w:rPr>
        <w:t xml:space="preserve"> aandoening?</w:t>
      </w:r>
      <w:commentRangeEnd w:id="203"/>
      <w:r w:rsidR="00DF2CC6">
        <w:rPr>
          <w:rStyle w:val="Verwijzingopmerking"/>
        </w:rPr>
        <w:commentReference w:id="203"/>
      </w:r>
    </w:p>
    <w:p w14:paraId="136A5FF5" w14:textId="77777777" w:rsidR="009924A6" w:rsidRPr="009924A6" w:rsidRDefault="009924A6" w:rsidP="009924A6">
      <w:pPr>
        <w:pStyle w:val="Geenafstand"/>
        <w:rPr>
          <w:color w:val="4F81BD" w:themeColor="accent1"/>
          <w:lang w:val="nl-NL"/>
        </w:rPr>
      </w:pPr>
    </w:p>
    <w:p w14:paraId="72EFE95B" w14:textId="77777777" w:rsidR="009924A6" w:rsidRPr="00031CE4" w:rsidRDefault="009924A6" w:rsidP="009924A6">
      <w:pPr>
        <w:pStyle w:val="Geenafstand"/>
        <w:rPr>
          <w:color w:val="4F81BD" w:themeColor="accent1"/>
          <w:lang w:val="nl-NL"/>
        </w:rPr>
      </w:pPr>
      <w:r w:rsidRPr="00031CE4">
        <w:rPr>
          <w:color w:val="4F81BD" w:themeColor="accent1"/>
          <w:lang w:val="nl-NL"/>
        </w:rPr>
        <w:t>Amenorroe</w:t>
      </w:r>
    </w:p>
    <w:p w14:paraId="78D84077" w14:textId="6FA41700" w:rsidR="009924A6" w:rsidRPr="00031CE4" w:rsidRDefault="00031CE4" w:rsidP="009924A6">
      <w:pPr>
        <w:pStyle w:val="Geenafstand"/>
        <w:rPr>
          <w:b/>
          <w:color w:val="4F81BD" w:themeColor="accent1"/>
          <w:lang w:val="nl-NL"/>
        </w:rPr>
      </w:pPr>
      <w:r w:rsidRPr="00031CE4">
        <w:rPr>
          <w:b/>
          <w:color w:val="4F81BD" w:themeColor="accent1"/>
          <w:lang w:val="nl-NL"/>
        </w:rPr>
        <w:t>Polymenorroe</w:t>
      </w:r>
    </w:p>
    <w:p w14:paraId="1B2E118A" w14:textId="77777777" w:rsidR="009924A6" w:rsidRPr="009924A6" w:rsidRDefault="009924A6" w:rsidP="009924A6">
      <w:pPr>
        <w:pStyle w:val="Geenafstand"/>
        <w:rPr>
          <w:color w:val="4F81BD" w:themeColor="accent1"/>
          <w:lang w:val="nl-NL"/>
        </w:rPr>
      </w:pPr>
      <w:r w:rsidRPr="009924A6">
        <w:rPr>
          <w:color w:val="4F81BD" w:themeColor="accent1"/>
          <w:lang w:val="nl-NL"/>
        </w:rPr>
        <w:t>Menorragie</w:t>
      </w:r>
    </w:p>
    <w:p w14:paraId="51639BCC" w14:textId="77777777" w:rsidR="009924A6" w:rsidRPr="009924A6" w:rsidRDefault="009924A6" w:rsidP="009924A6">
      <w:pPr>
        <w:pStyle w:val="Geenafstand"/>
        <w:rPr>
          <w:color w:val="4F81BD" w:themeColor="accent1"/>
          <w:lang w:val="nl-NL"/>
        </w:rPr>
      </w:pPr>
      <w:r w:rsidRPr="009924A6">
        <w:rPr>
          <w:color w:val="4F81BD" w:themeColor="accent1"/>
          <w:lang w:val="nl-NL"/>
        </w:rPr>
        <w:t>Dysmenorroe</w:t>
      </w:r>
    </w:p>
    <w:p w14:paraId="755CB194" w14:textId="77777777" w:rsidR="009924A6" w:rsidRPr="009924A6" w:rsidRDefault="009924A6" w:rsidP="009924A6">
      <w:pPr>
        <w:pStyle w:val="Geenafstand"/>
        <w:rPr>
          <w:color w:val="4F81BD" w:themeColor="accent1"/>
          <w:lang w:val="nl-NL"/>
        </w:rPr>
      </w:pPr>
    </w:p>
    <w:p w14:paraId="589A2438" w14:textId="77777777" w:rsidR="00DF2CC6" w:rsidRDefault="009924A6" w:rsidP="009924A6">
      <w:pPr>
        <w:pStyle w:val="Geenafstand"/>
        <w:rPr>
          <w:ins w:id="205" w:author="Marco Verweij | ExpertCollege" w:date="2021-08-23T14:49:00Z"/>
          <w:color w:val="4F81BD" w:themeColor="accent1"/>
          <w:lang w:val="nl-NL"/>
        </w:rPr>
      </w:pPr>
      <w:r w:rsidRPr="009924A6">
        <w:rPr>
          <w:color w:val="4F81BD" w:themeColor="accent1"/>
          <w:lang w:val="nl-NL"/>
        </w:rPr>
        <w:t xml:space="preserve">Extra info: </w:t>
      </w:r>
    </w:p>
    <w:p w14:paraId="00157E1F" w14:textId="2EFA6FA7" w:rsidR="009924A6" w:rsidRPr="009924A6" w:rsidRDefault="009924A6" w:rsidP="009924A6">
      <w:pPr>
        <w:pStyle w:val="Geenafstand"/>
        <w:rPr>
          <w:color w:val="4F81BD" w:themeColor="accent1"/>
          <w:lang w:val="nl-NL"/>
        </w:rPr>
      </w:pPr>
      <w:r w:rsidRPr="009924A6">
        <w:rPr>
          <w:color w:val="4F81BD" w:themeColor="accent1"/>
          <w:lang w:val="nl-NL"/>
        </w:rPr>
        <w:t>Indien het gaat o</w:t>
      </w:r>
      <w:r w:rsidR="00031CE4">
        <w:rPr>
          <w:color w:val="4F81BD" w:themeColor="accent1"/>
          <w:lang w:val="nl-NL"/>
        </w:rPr>
        <w:t xml:space="preserve">m een menstruatiecyclus korter dan 22 dagen, </w:t>
      </w:r>
      <w:commentRangeStart w:id="206"/>
      <w:r w:rsidR="00031CE4">
        <w:rPr>
          <w:color w:val="4F81BD" w:themeColor="accent1"/>
          <w:lang w:val="nl-NL"/>
        </w:rPr>
        <w:t>heet</w:t>
      </w:r>
      <w:commentRangeEnd w:id="206"/>
      <w:r w:rsidR="00DF2CC6">
        <w:rPr>
          <w:rStyle w:val="Verwijzingopmerking"/>
        </w:rPr>
        <w:commentReference w:id="206"/>
      </w:r>
      <w:r w:rsidR="00031CE4">
        <w:rPr>
          <w:color w:val="4F81BD" w:themeColor="accent1"/>
          <w:lang w:val="nl-NL"/>
        </w:rPr>
        <w:t xml:space="preserve"> dit polymenorroe. </w:t>
      </w:r>
    </w:p>
    <w:p w14:paraId="53940868" w14:textId="77777777" w:rsidR="009924A6" w:rsidRDefault="009924A6" w:rsidP="009924A6">
      <w:pPr>
        <w:pStyle w:val="Geenafstand"/>
        <w:rPr>
          <w:color w:val="4F81BD" w:themeColor="accent1"/>
          <w:lang w:val="nl-NL"/>
        </w:rPr>
      </w:pPr>
    </w:p>
    <w:p w14:paraId="602E0C4E"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619AFD07" w14:textId="77777777" w:rsidR="00031CE4" w:rsidRDefault="00031CE4" w:rsidP="00031CE4">
      <w:pPr>
        <w:pStyle w:val="Geenafstand"/>
        <w:rPr>
          <w:color w:val="4F81BD" w:themeColor="accent1"/>
          <w:lang w:val="nl-NL"/>
        </w:rPr>
      </w:pPr>
      <w:r>
        <w:rPr>
          <w:color w:val="4F81BD" w:themeColor="accent1"/>
          <w:lang w:val="nl-NL"/>
        </w:rPr>
        <w:lastRenderedPageBreak/>
        <w:t xml:space="preserve">Kim is bij de huisarts omdat ze een hele korte menstruatiecyclus heeft, namelijk van 18 dagen. De huisarts legt haar uit wat dit is en hoe dit wordt genoemd. </w:t>
      </w:r>
    </w:p>
    <w:p w14:paraId="1EC0A95D" w14:textId="77777777" w:rsidR="00031CE4" w:rsidRPr="009924A6" w:rsidRDefault="00031CE4" w:rsidP="009924A6">
      <w:pPr>
        <w:pStyle w:val="Geenafstand"/>
        <w:rPr>
          <w:color w:val="4F81BD" w:themeColor="accent1"/>
          <w:lang w:val="nl-NL"/>
        </w:rPr>
      </w:pPr>
    </w:p>
    <w:p w14:paraId="711370DF" w14:textId="77777777" w:rsidR="009924A6" w:rsidRPr="009924A6" w:rsidRDefault="009924A6" w:rsidP="009924A6">
      <w:pPr>
        <w:pStyle w:val="Geenafstand"/>
        <w:rPr>
          <w:color w:val="4F81BD" w:themeColor="accent1"/>
          <w:lang w:val="nl-NL"/>
        </w:rPr>
      </w:pPr>
      <w:commentRangeStart w:id="207"/>
      <w:r w:rsidRPr="009924A6">
        <w:rPr>
          <w:color w:val="4F81BD" w:themeColor="accent1"/>
          <w:lang w:val="nl-NL"/>
        </w:rPr>
        <w:t>Stelling:</w:t>
      </w:r>
    </w:p>
    <w:p w14:paraId="11DE027E" w14:textId="4C8C73F9" w:rsidR="009924A6" w:rsidRPr="009924A6" w:rsidRDefault="009924A6" w:rsidP="009924A6">
      <w:pPr>
        <w:pStyle w:val="Geenafstand"/>
        <w:rPr>
          <w:color w:val="4F81BD" w:themeColor="accent1"/>
          <w:lang w:val="nl-NL"/>
        </w:rPr>
      </w:pPr>
      <w:r w:rsidRPr="009924A6">
        <w:rPr>
          <w:color w:val="4F81BD" w:themeColor="accent1"/>
          <w:lang w:val="nl-NL"/>
        </w:rPr>
        <w:t xml:space="preserve">Deze bovenstaande aandoening heet </w:t>
      </w:r>
      <w:r w:rsidR="00031CE4">
        <w:rPr>
          <w:color w:val="4F81BD" w:themeColor="accent1"/>
          <w:lang w:val="nl-NL"/>
        </w:rPr>
        <w:t>polymenorroe</w:t>
      </w:r>
      <w:r w:rsidR="00DC749F">
        <w:rPr>
          <w:color w:val="4F81BD" w:themeColor="accent1"/>
          <w:lang w:val="nl-NL"/>
        </w:rPr>
        <w:t>.</w:t>
      </w:r>
    </w:p>
    <w:p w14:paraId="0D124969" w14:textId="77777777" w:rsidR="009924A6" w:rsidRPr="009924A6" w:rsidRDefault="009924A6" w:rsidP="009924A6">
      <w:pPr>
        <w:pStyle w:val="Geenafstand"/>
        <w:rPr>
          <w:color w:val="4F81BD" w:themeColor="accent1"/>
          <w:lang w:val="nl-NL"/>
        </w:rPr>
      </w:pPr>
    </w:p>
    <w:p w14:paraId="1196E603" w14:textId="77777777" w:rsidR="009924A6" w:rsidRPr="009924A6" w:rsidRDefault="009924A6" w:rsidP="009924A6">
      <w:pPr>
        <w:pStyle w:val="Geenafstand"/>
        <w:rPr>
          <w:b/>
          <w:color w:val="4F81BD" w:themeColor="accent1"/>
          <w:lang w:val="nl-NL"/>
        </w:rPr>
      </w:pPr>
      <w:r w:rsidRPr="009924A6">
        <w:rPr>
          <w:b/>
          <w:color w:val="4F81BD" w:themeColor="accent1"/>
          <w:lang w:val="nl-NL"/>
        </w:rPr>
        <w:t>Deze stelling is correct</w:t>
      </w:r>
    </w:p>
    <w:p w14:paraId="6502C2A6" w14:textId="77777777" w:rsidR="009924A6" w:rsidRPr="009924A6" w:rsidRDefault="009924A6" w:rsidP="009924A6">
      <w:pPr>
        <w:pStyle w:val="Geenafstand"/>
        <w:rPr>
          <w:color w:val="4F81BD" w:themeColor="accent1"/>
          <w:lang w:val="nl-NL"/>
        </w:rPr>
      </w:pPr>
      <w:r w:rsidRPr="009924A6">
        <w:rPr>
          <w:color w:val="4F81BD" w:themeColor="accent1"/>
          <w:lang w:val="nl-NL"/>
        </w:rPr>
        <w:t>Deze stelling is niet correct</w:t>
      </w:r>
    </w:p>
    <w:p w14:paraId="35F25809" w14:textId="77777777" w:rsidR="009924A6" w:rsidRDefault="009924A6" w:rsidP="009924A6">
      <w:pPr>
        <w:pStyle w:val="Geenafstand"/>
        <w:rPr>
          <w:color w:val="4F81BD" w:themeColor="accent1"/>
          <w:lang w:val="nl-NL"/>
        </w:rPr>
      </w:pPr>
    </w:p>
    <w:p w14:paraId="3DE91770" w14:textId="77777777" w:rsidR="00FE6957" w:rsidRDefault="00031CE4" w:rsidP="00031CE4">
      <w:pPr>
        <w:pStyle w:val="Geenafstand"/>
        <w:rPr>
          <w:ins w:id="208" w:author="Marco Verweij | ExpertCollege" w:date="2021-08-23T14:50:00Z"/>
          <w:color w:val="4F81BD" w:themeColor="accent1"/>
          <w:lang w:val="nl-NL"/>
        </w:rPr>
      </w:pPr>
      <w:r w:rsidRPr="009924A6">
        <w:rPr>
          <w:color w:val="4F81BD" w:themeColor="accent1"/>
          <w:lang w:val="nl-NL"/>
        </w:rPr>
        <w:t xml:space="preserve">Extra info: </w:t>
      </w:r>
    </w:p>
    <w:p w14:paraId="0A38466D" w14:textId="03ED33CE" w:rsidR="00031CE4" w:rsidRPr="009924A6" w:rsidRDefault="00031CE4" w:rsidP="00031CE4">
      <w:pPr>
        <w:pStyle w:val="Geenafstand"/>
        <w:rPr>
          <w:color w:val="4F81BD" w:themeColor="accent1"/>
          <w:lang w:val="nl-NL"/>
        </w:rPr>
      </w:pPr>
      <w:r w:rsidRPr="009924A6">
        <w:rPr>
          <w:color w:val="4F81BD" w:themeColor="accent1"/>
          <w:lang w:val="nl-NL"/>
        </w:rPr>
        <w:t>Indien het gaat o</w:t>
      </w:r>
      <w:r>
        <w:rPr>
          <w:color w:val="4F81BD" w:themeColor="accent1"/>
          <w:lang w:val="nl-NL"/>
        </w:rPr>
        <w:t xml:space="preserve">m een menstruatiecyclus korter dan 22 dagen, heet dit polymenorroe. </w:t>
      </w:r>
      <w:commentRangeEnd w:id="207"/>
      <w:r w:rsidR="00FE6957">
        <w:rPr>
          <w:rStyle w:val="Verwijzingopmerking"/>
        </w:rPr>
        <w:commentReference w:id="207"/>
      </w:r>
    </w:p>
    <w:p w14:paraId="5B73F2D9" w14:textId="77777777" w:rsidR="00031CE4" w:rsidRDefault="00031CE4" w:rsidP="009924A6">
      <w:pPr>
        <w:pStyle w:val="Geenafstand"/>
        <w:rPr>
          <w:color w:val="4F81BD" w:themeColor="accent1"/>
          <w:lang w:val="nl-NL"/>
        </w:rPr>
      </w:pPr>
    </w:p>
    <w:p w14:paraId="52D9A7DB"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03097054" w14:textId="77777777" w:rsidR="00031CE4" w:rsidRDefault="00031CE4" w:rsidP="00031CE4">
      <w:pPr>
        <w:pStyle w:val="Geenafstand"/>
        <w:rPr>
          <w:color w:val="4F81BD" w:themeColor="accent1"/>
          <w:lang w:val="nl-NL"/>
        </w:rPr>
      </w:pPr>
      <w:r>
        <w:rPr>
          <w:color w:val="4F81BD" w:themeColor="accent1"/>
          <w:lang w:val="nl-NL"/>
        </w:rPr>
        <w:t xml:space="preserve">Kim is bij de huisarts omdat ze een hele korte menstruatiecyclus heeft, namelijk van 18 dagen. De huisarts legt haar uit wat dit is en hoe dit wordt genoemd. </w:t>
      </w:r>
    </w:p>
    <w:p w14:paraId="11E9D694" w14:textId="77777777" w:rsidR="00031CE4" w:rsidRPr="009924A6" w:rsidRDefault="00031CE4" w:rsidP="009924A6">
      <w:pPr>
        <w:pStyle w:val="Geenafstand"/>
        <w:rPr>
          <w:color w:val="4F81BD" w:themeColor="accent1"/>
          <w:lang w:val="nl-NL"/>
        </w:rPr>
      </w:pPr>
    </w:p>
    <w:p w14:paraId="2D28232B" w14:textId="77777777" w:rsidR="009924A6" w:rsidRPr="009924A6" w:rsidRDefault="009924A6" w:rsidP="009924A6">
      <w:pPr>
        <w:pStyle w:val="Geenafstand"/>
        <w:rPr>
          <w:color w:val="4F81BD" w:themeColor="accent1"/>
          <w:lang w:val="nl-NL"/>
        </w:rPr>
      </w:pPr>
      <w:r w:rsidRPr="009924A6">
        <w:rPr>
          <w:color w:val="4F81BD" w:themeColor="accent1"/>
          <w:lang w:val="nl-NL"/>
        </w:rPr>
        <w:t>Stelling:</w:t>
      </w:r>
    </w:p>
    <w:p w14:paraId="77D9F08D" w14:textId="0281A065" w:rsidR="009924A6" w:rsidRPr="009924A6" w:rsidRDefault="009924A6" w:rsidP="009924A6">
      <w:pPr>
        <w:pStyle w:val="Geenafstand"/>
        <w:rPr>
          <w:color w:val="4F81BD" w:themeColor="accent1"/>
          <w:lang w:val="nl-NL"/>
        </w:rPr>
      </w:pPr>
      <w:r w:rsidRPr="009924A6">
        <w:rPr>
          <w:color w:val="4F81BD" w:themeColor="accent1"/>
          <w:lang w:val="nl-NL"/>
        </w:rPr>
        <w:t xml:space="preserve">Deze bovenstaande aandoening heet amenorroe.  </w:t>
      </w:r>
    </w:p>
    <w:p w14:paraId="7EEE3972" w14:textId="77777777" w:rsidR="009924A6" w:rsidRPr="009924A6" w:rsidRDefault="009924A6" w:rsidP="009924A6">
      <w:pPr>
        <w:pStyle w:val="Geenafstand"/>
        <w:rPr>
          <w:color w:val="4F81BD" w:themeColor="accent1"/>
          <w:lang w:val="nl-NL"/>
        </w:rPr>
      </w:pPr>
    </w:p>
    <w:p w14:paraId="141EBDBB" w14:textId="77777777" w:rsidR="009924A6" w:rsidRPr="009924A6" w:rsidRDefault="009924A6" w:rsidP="009924A6">
      <w:pPr>
        <w:pStyle w:val="Geenafstand"/>
        <w:rPr>
          <w:color w:val="4F81BD" w:themeColor="accent1"/>
          <w:lang w:val="nl-NL"/>
        </w:rPr>
      </w:pPr>
      <w:r w:rsidRPr="009924A6">
        <w:rPr>
          <w:color w:val="4F81BD" w:themeColor="accent1"/>
          <w:lang w:val="nl-NL"/>
        </w:rPr>
        <w:t>Deze stelling is correct</w:t>
      </w:r>
    </w:p>
    <w:p w14:paraId="7A617763" w14:textId="77777777" w:rsidR="009924A6" w:rsidRDefault="009924A6" w:rsidP="009924A6">
      <w:pPr>
        <w:pStyle w:val="Geenafstand"/>
        <w:rPr>
          <w:b/>
          <w:color w:val="4F81BD" w:themeColor="accent1"/>
          <w:lang w:val="nl-NL"/>
        </w:rPr>
      </w:pPr>
      <w:r w:rsidRPr="009924A6">
        <w:rPr>
          <w:b/>
          <w:color w:val="4F81BD" w:themeColor="accent1"/>
          <w:lang w:val="nl-NL"/>
        </w:rPr>
        <w:t>Deze stelling is niet correct</w:t>
      </w:r>
    </w:p>
    <w:p w14:paraId="082E039C" w14:textId="77777777" w:rsidR="009924A6" w:rsidRDefault="009924A6" w:rsidP="009924A6">
      <w:pPr>
        <w:pStyle w:val="Geenafstand"/>
        <w:rPr>
          <w:b/>
          <w:color w:val="4F81BD" w:themeColor="accent1"/>
          <w:lang w:val="nl-NL"/>
        </w:rPr>
      </w:pPr>
    </w:p>
    <w:p w14:paraId="5CAF30E5" w14:textId="77777777" w:rsidR="00EB238F" w:rsidRDefault="00031CE4" w:rsidP="00031CE4">
      <w:pPr>
        <w:pStyle w:val="Geenafstand"/>
        <w:rPr>
          <w:ins w:id="209" w:author="Marco Verweij | ExpertCollege" w:date="2021-08-23T14:53:00Z"/>
          <w:color w:val="4F81BD" w:themeColor="accent1"/>
          <w:lang w:val="nl-NL"/>
        </w:rPr>
      </w:pPr>
      <w:r w:rsidRPr="009924A6">
        <w:rPr>
          <w:color w:val="4F81BD" w:themeColor="accent1"/>
          <w:lang w:val="nl-NL"/>
        </w:rPr>
        <w:t xml:space="preserve">Extra info: </w:t>
      </w:r>
    </w:p>
    <w:p w14:paraId="1DF502AA" w14:textId="4A0C809F" w:rsidR="00031CE4" w:rsidRPr="009924A6" w:rsidRDefault="00031CE4" w:rsidP="00031CE4">
      <w:pPr>
        <w:pStyle w:val="Geenafstand"/>
        <w:rPr>
          <w:color w:val="4F81BD" w:themeColor="accent1"/>
          <w:lang w:val="nl-NL"/>
        </w:rPr>
      </w:pPr>
      <w:commentRangeStart w:id="210"/>
      <w:r w:rsidRPr="009924A6">
        <w:rPr>
          <w:color w:val="4F81BD" w:themeColor="accent1"/>
          <w:lang w:val="nl-NL"/>
        </w:rPr>
        <w:t>Indien het gaat o</w:t>
      </w:r>
      <w:r>
        <w:rPr>
          <w:color w:val="4F81BD" w:themeColor="accent1"/>
          <w:lang w:val="nl-NL"/>
        </w:rPr>
        <w:t xml:space="preserve">m een menstruatiecyclus korter dan 22 dagen, heet dit polymenorroe. </w:t>
      </w:r>
      <w:commentRangeEnd w:id="210"/>
      <w:r w:rsidR="00EB238F">
        <w:rPr>
          <w:rStyle w:val="Verwijzingopmerking"/>
        </w:rPr>
        <w:commentReference w:id="210"/>
      </w:r>
    </w:p>
    <w:p w14:paraId="0E73673F" w14:textId="77777777" w:rsidR="009924A6" w:rsidRDefault="009924A6" w:rsidP="00C715F1">
      <w:pPr>
        <w:pStyle w:val="Geenafstand"/>
        <w:rPr>
          <w:lang w:val="nl-NL"/>
        </w:rPr>
      </w:pPr>
    </w:p>
    <w:p w14:paraId="66F64389" w14:textId="1630FEC0" w:rsidR="00031CE4" w:rsidRPr="009924A6" w:rsidRDefault="00031CE4" w:rsidP="00031CE4">
      <w:pPr>
        <w:pStyle w:val="Geenafstand"/>
        <w:rPr>
          <w:color w:val="FF0000"/>
          <w:lang w:val="nl-NL"/>
        </w:rPr>
      </w:pPr>
      <w:r w:rsidRPr="009924A6">
        <w:rPr>
          <w:color w:val="FF0000"/>
          <w:lang w:val="nl-NL"/>
        </w:rPr>
        <w:t xml:space="preserve">Leerdoel: De student weet dat indien de vrouwelijke zorgvrager een menstruatiecyclus heeft die </w:t>
      </w:r>
      <w:r>
        <w:rPr>
          <w:color w:val="FF0000"/>
          <w:lang w:val="nl-NL"/>
        </w:rPr>
        <w:t>langer is dan 35 dagen, die oligo</w:t>
      </w:r>
      <w:r w:rsidRPr="009924A6">
        <w:rPr>
          <w:color w:val="FF0000"/>
          <w:lang w:val="nl-NL"/>
        </w:rPr>
        <w:t xml:space="preserve">menorroe wordt genoemd. </w:t>
      </w:r>
    </w:p>
    <w:p w14:paraId="1089C640" w14:textId="77777777" w:rsidR="00031CE4" w:rsidRDefault="00031CE4" w:rsidP="00031CE4">
      <w:pPr>
        <w:pStyle w:val="Geenafstand"/>
        <w:rPr>
          <w:lang w:val="nl-NL"/>
        </w:rPr>
      </w:pPr>
    </w:p>
    <w:p w14:paraId="108732CF" w14:textId="77777777" w:rsidR="00031CE4" w:rsidRPr="009924A6" w:rsidRDefault="00031CE4" w:rsidP="00031CE4">
      <w:pPr>
        <w:pStyle w:val="Geenafstand"/>
        <w:rPr>
          <w:color w:val="4F81BD" w:themeColor="accent1"/>
          <w:lang w:val="nl-NL"/>
        </w:rPr>
      </w:pPr>
      <w:commentRangeStart w:id="211"/>
      <w:r w:rsidRPr="009924A6">
        <w:rPr>
          <w:color w:val="4F81BD" w:themeColor="accent1"/>
          <w:lang w:val="nl-NL"/>
        </w:rPr>
        <w:t>Fluster</w:t>
      </w:r>
      <w:commentRangeEnd w:id="211"/>
      <w:r w:rsidR="00A71485">
        <w:rPr>
          <w:rStyle w:val="Verwijzingopmerking"/>
        </w:rPr>
        <w:commentReference w:id="211"/>
      </w:r>
    </w:p>
    <w:p w14:paraId="2DB4F376" w14:textId="77777777" w:rsidR="00031CE4" w:rsidRPr="009924A6" w:rsidRDefault="00031CE4" w:rsidP="00031CE4">
      <w:pPr>
        <w:pStyle w:val="Geenafstand"/>
        <w:rPr>
          <w:color w:val="4F81BD" w:themeColor="accent1"/>
          <w:lang w:val="nl-NL"/>
        </w:rPr>
      </w:pPr>
    </w:p>
    <w:p w14:paraId="11ECBB8E"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41E3E737" w14:textId="3CE5D10D" w:rsidR="00031CE4" w:rsidRDefault="00031CE4" w:rsidP="00031CE4">
      <w:pPr>
        <w:pStyle w:val="Geenafstand"/>
        <w:rPr>
          <w:color w:val="4F81BD" w:themeColor="accent1"/>
          <w:lang w:val="nl-NL"/>
        </w:rPr>
      </w:pPr>
      <w:r>
        <w:rPr>
          <w:color w:val="4F81BD" w:themeColor="accent1"/>
          <w:lang w:val="nl-NL"/>
        </w:rPr>
        <w:t xml:space="preserve">Kim is bij de huisarts omdat ze een hele </w:t>
      </w:r>
      <w:commentRangeStart w:id="212"/>
      <w:r>
        <w:rPr>
          <w:color w:val="4F81BD" w:themeColor="accent1"/>
          <w:lang w:val="nl-NL"/>
        </w:rPr>
        <w:t>korte</w:t>
      </w:r>
      <w:commentRangeEnd w:id="212"/>
      <w:r w:rsidR="00716E15">
        <w:rPr>
          <w:rStyle w:val="Verwijzingopmerking"/>
        </w:rPr>
        <w:commentReference w:id="212"/>
      </w:r>
      <w:r>
        <w:rPr>
          <w:color w:val="4F81BD" w:themeColor="accent1"/>
          <w:lang w:val="nl-NL"/>
        </w:rPr>
        <w:t xml:space="preserve"> menstruatiecyclus heeft, namelijk van 37 dagen. De huisarts legt haar uit wat dit is en hoe dit wordt genoemd. </w:t>
      </w:r>
    </w:p>
    <w:p w14:paraId="5F29FE66" w14:textId="77777777" w:rsidR="00031CE4" w:rsidRPr="009924A6" w:rsidRDefault="00031CE4" w:rsidP="00031CE4">
      <w:pPr>
        <w:pStyle w:val="Geenafstand"/>
        <w:rPr>
          <w:color w:val="4F81BD" w:themeColor="accent1"/>
          <w:lang w:val="nl-NL"/>
        </w:rPr>
      </w:pPr>
    </w:p>
    <w:p w14:paraId="69116B97" w14:textId="77777777" w:rsidR="00031CE4" w:rsidRPr="009924A6" w:rsidRDefault="00031CE4" w:rsidP="00031CE4">
      <w:pPr>
        <w:pStyle w:val="Geenafstand"/>
        <w:rPr>
          <w:color w:val="4F81BD" w:themeColor="accent1"/>
          <w:lang w:val="nl-NL"/>
        </w:rPr>
      </w:pPr>
      <w:r w:rsidRPr="009924A6">
        <w:rPr>
          <w:color w:val="4F81BD" w:themeColor="accent1"/>
          <w:lang w:val="nl-NL"/>
        </w:rPr>
        <w:t>Vraag:</w:t>
      </w:r>
    </w:p>
    <w:p w14:paraId="5C596635" w14:textId="77777777" w:rsidR="00031CE4" w:rsidRPr="009924A6" w:rsidRDefault="00031CE4" w:rsidP="00031CE4">
      <w:pPr>
        <w:pStyle w:val="Geenafstand"/>
        <w:rPr>
          <w:color w:val="4F81BD" w:themeColor="accent1"/>
          <w:lang w:val="nl-NL"/>
        </w:rPr>
      </w:pPr>
      <w:r w:rsidRPr="009924A6">
        <w:rPr>
          <w:color w:val="4F81BD" w:themeColor="accent1"/>
          <w:lang w:val="nl-NL"/>
        </w:rPr>
        <w:t>Hoe heet de bovenstaande aandoening?</w:t>
      </w:r>
    </w:p>
    <w:p w14:paraId="6CB2DDBC" w14:textId="77777777" w:rsidR="00031CE4" w:rsidRPr="009924A6" w:rsidRDefault="00031CE4" w:rsidP="00031CE4">
      <w:pPr>
        <w:pStyle w:val="Geenafstand"/>
        <w:rPr>
          <w:color w:val="4F81BD" w:themeColor="accent1"/>
          <w:lang w:val="nl-NL"/>
        </w:rPr>
      </w:pPr>
    </w:p>
    <w:p w14:paraId="24F17760" w14:textId="5FFF20DC" w:rsidR="00031CE4" w:rsidRPr="00031CE4" w:rsidRDefault="00031CE4" w:rsidP="00031CE4">
      <w:pPr>
        <w:pStyle w:val="Geenafstand"/>
        <w:rPr>
          <w:color w:val="4F81BD" w:themeColor="accent1"/>
          <w:lang w:val="nl-NL"/>
        </w:rPr>
      </w:pPr>
      <w:r>
        <w:rPr>
          <w:color w:val="4F81BD" w:themeColor="accent1"/>
          <w:lang w:val="nl-NL"/>
        </w:rPr>
        <w:t>Poly</w:t>
      </w:r>
      <w:r w:rsidRPr="00031CE4">
        <w:rPr>
          <w:color w:val="4F81BD" w:themeColor="accent1"/>
          <w:lang w:val="nl-NL"/>
        </w:rPr>
        <w:t>menorroe</w:t>
      </w:r>
    </w:p>
    <w:p w14:paraId="5E7D5DF0" w14:textId="0B6927EC" w:rsidR="00031CE4" w:rsidRPr="00031CE4" w:rsidRDefault="00031CE4" w:rsidP="00031CE4">
      <w:pPr>
        <w:pStyle w:val="Geenafstand"/>
        <w:rPr>
          <w:b/>
          <w:color w:val="4F81BD" w:themeColor="accent1"/>
          <w:lang w:val="nl-NL"/>
        </w:rPr>
      </w:pPr>
      <w:r>
        <w:rPr>
          <w:b/>
          <w:color w:val="4F81BD" w:themeColor="accent1"/>
          <w:lang w:val="nl-NL"/>
        </w:rPr>
        <w:t>Oligo</w:t>
      </w:r>
      <w:r w:rsidRPr="00031CE4">
        <w:rPr>
          <w:b/>
          <w:color w:val="4F81BD" w:themeColor="accent1"/>
          <w:lang w:val="nl-NL"/>
        </w:rPr>
        <w:t>menorroe</w:t>
      </w:r>
    </w:p>
    <w:p w14:paraId="0A89A5A5" w14:textId="77777777" w:rsidR="00031CE4" w:rsidRPr="009924A6" w:rsidRDefault="00031CE4" w:rsidP="00031CE4">
      <w:pPr>
        <w:pStyle w:val="Geenafstand"/>
        <w:rPr>
          <w:color w:val="4F81BD" w:themeColor="accent1"/>
          <w:lang w:val="nl-NL"/>
        </w:rPr>
      </w:pPr>
      <w:r w:rsidRPr="009924A6">
        <w:rPr>
          <w:color w:val="4F81BD" w:themeColor="accent1"/>
          <w:lang w:val="nl-NL"/>
        </w:rPr>
        <w:t>Menorragie</w:t>
      </w:r>
    </w:p>
    <w:p w14:paraId="5DA45C2B" w14:textId="77777777" w:rsidR="00031CE4" w:rsidRPr="009924A6" w:rsidRDefault="00031CE4" w:rsidP="00031CE4">
      <w:pPr>
        <w:pStyle w:val="Geenafstand"/>
        <w:rPr>
          <w:color w:val="4F81BD" w:themeColor="accent1"/>
          <w:lang w:val="nl-NL"/>
        </w:rPr>
      </w:pPr>
      <w:r w:rsidRPr="009924A6">
        <w:rPr>
          <w:color w:val="4F81BD" w:themeColor="accent1"/>
          <w:lang w:val="nl-NL"/>
        </w:rPr>
        <w:t>Dysmenorroe</w:t>
      </w:r>
    </w:p>
    <w:p w14:paraId="0570C46D" w14:textId="77777777" w:rsidR="00031CE4" w:rsidRPr="009924A6" w:rsidRDefault="00031CE4" w:rsidP="00031CE4">
      <w:pPr>
        <w:pStyle w:val="Geenafstand"/>
        <w:rPr>
          <w:color w:val="4F81BD" w:themeColor="accent1"/>
          <w:lang w:val="nl-NL"/>
        </w:rPr>
      </w:pPr>
    </w:p>
    <w:p w14:paraId="522C452A" w14:textId="4CDF0723" w:rsidR="00031CE4" w:rsidRPr="009924A6" w:rsidRDefault="00031CE4" w:rsidP="00031CE4">
      <w:pPr>
        <w:pStyle w:val="Geenafstand"/>
        <w:rPr>
          <w:color w:val="4F81BD" w:themeColor="accent1"/>
          <w:lang w:val="nl-NL"/>
        </w:rPr>
      </w:pPr>
      <w:r w:rsidRPr="009924A6">
        <w:rPr>
          <w:color w:val="4F81BD" w:themeColor="accent1"/>
          <w:lang w:val="nl-NL"/>
        </w:rPr>
        <w:t>Extra info: Indien het gaat o</w:t>
      </w:r>
      <w:r>
        <w:rPr>
          <w:color w:val="4F81BD" w:themeColor="accent1"/>
          <w:lang w:val="nl-NL"/>
        </w:rPr>
        <w:t xml:space="preserve">m een menstruatiecyclus langer dan 35 dagen, heet dit oligomenorroe. </w:t>
      </w:r>
    </w:p>
    <w:p w14:paraId="0766459C" w14:textId="77777777" w:rsidR="00031CE4" w:rsidRDefault="00031CE4" w:rsidP="00031CE4">
      <w:pPr>
        <w:pStyle w:val="Geenafstand"/>
        <w:rPr>
          <w:color w:val="4F81BD" w:themeColor="accent1"/>
          <w:lang w:val="nl-NL"/>
        </w:rPr>
      </w:pPr>
    </w:p>
    <w:p w14:paraId="654C6FF0"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406F437F" w14:textId="77777777" w:rsidR="00031CE4" w:rsidRDefault="00031CE4" w:rsidP="00031CE4">
      <w:pPr>
        <w:pStyle w:val="Geenafstand"/>
        <w:rPr>
          <w:color w:val="4F81BD" w:themeColor="accent1"/>
          <w:lang w:val="nl-NL"/>
        </w:rPr>
      </w:pPr>
      <w:r>
        <w:rPr>
          <w:color w:val="4F81BD" w:themeColor="accent1"/>
          <w:lang w:val="nl-NL"/>
        </w:rPr>
        <w:t xml:space="preserve">Kim is bij de huisarts omdat ze een hele korte menstruatiecyclus heeft, namelijk van 37 dagen. De huisarts legt haar uit wat dit is en hoe dit wordt genoemd. </w:t>
      </w:r>
    </w:p>
    <w:p w14:paraId="241218C1" w14:textId="77777777" w:rsidR="00031CE4" w:rsidRPr="009924A6" w:rsidRDefault="00031CE4" w:rsidP="00031CE4">
      <w:pPr>
        <w:pStyle w:val="Geenafstand"/>
        <w:rPr>
          <w:color w:val="4F81BD" w:themeColor="accent1"/>
          <w:lang w:val="nl-NL"/>
        </w:rPr>
      </w:pPr>
    </w:p>
    <w:p w14:paraId="798933FB" w14:textId="77777777" w:rsidR="00031CE4" w:rsidRPr="009924A6" w:rsidRDefault="00031CE4" w:rsidP="00031CE4">
      <w:pPr>
        <w:pStyle w:val="Geenafstand"/>
        <w:rPr>
          <w:color w:val="4F81BD" w:themeColor="accent1"/>
          <w:lang w:val="nl-NL"/>
        </w:rPr>
      </w:pPr>
      <w:r w:rsidRPr="009924A6">
        <w:rPr>
          <w:color w:val="4F81BD" w:themeColor="accent1"/>
          <w:lang w:val="nl-NL"/>
        </w:rPr>
        <w:t>Stelling:</w:t>
      </w:r>
    </w:p>
    <w:p w14:paraId="1F9C1ADF" w14:textId="2DF2515C" w:rsidR="00031CE4" w:rsidRPr="009924A6" w:rsidRDefault="00031CE4" w:rsidP="00031CE4">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oligomenorroe</w:t>
      </w:r>
      <w:r w:rsidR="00DC749F">
        <w:rPr>
          <w:color w:val="4F81BD" w:themeColor="accent1"/>
          <w:lang w:val="nl-NL"/>
        </w:rPr>
        <w:t>.</w:t>
      </w:r>
    </w:p>
    <w:p w14:paraId="42BFAC10" w14:textId="77777777" w:rsidR="00031CE4" w:rsidRPr="009924A6" w:rsidRDefault="00031CE4" w:rsidP="00031CE4">
      <w:pPr>
        <w:pStyle w:val="Geenafstand"/>
        <w:rPr>
          <w:color w:val="4F81BD" w:themeColor="accent1"/>
          <w:lang w:val="nl-NL"/>
        </w:rPr>
      </w:pPr>
    </w:p>
    <w:p w14:paraId="4E38AD7D" w14:textId="77777777" w:rsidR="00031CE4" w:rsidRPr="009924A6" w:rsidRDefault="00031CE4" w:rsidP="00031CE4">
      <w:pPr>
        <w:pStyle w:val="Geenafstand"/>
        <w:rPr>
          <w:b/>
          <w:color w:val="4F81BD" w:themeColor="accent1"/>
          <w:lang w:val="nl-NL"/>
        </w:rPr>
      </w:pPr>
      <w:r w:rsidRPr="009924A6">
        <w:rPr>
          <w:b/>
          <w:color w:val="4F81BD" w:themeColor="accent1"/>
          <w:lang w:val="nl-NL"/>
        </w:rPr>
        <w:t>Deze stelling is correct</w:t>
      </w:r>
    </w:p>
    <w:p w14:paraId="6F647FC8" w14:textId="77777777" w:rsidR="00031CE4" w:rsidRPr="009924A6" w:rsidRDefault="00031CE4" w:rsidP="00031CE4">
      <w:pPr>
        <w:pStyle w:val="Geenafstand"/>
        <w:rPr>
          <w:color w:val="4F81BD" w:themeColor="accent1"/>
          <w:lang w:val="nl-NL"/>
        </w:rPr>
      </w:pPr>
      <w:r w:rsidRPr="009924A6">
        <w:rPr>
          <w:color w:val="4F81BD" w:themeColor="accent1"/>
          <w:lang w:val="nl-NL"/>
        </w:rPr>
        <w:lastRenderedPageBreak/>
        <w:t>Deze stelling is niet correct</w:t>
      </w:r>
    </w:p>
    <w:p w14:paraId="7D8700A8" w14:textId="77777777" w:rsidR="00031CE4" w:rsidRDefault="00031CE4" w:rsidP="00031CE4">
      <w:pPr>
        <w:pStyle w:val="Geenafstand"/>
        <w:rPr>
          <w:color w:val="4F81BD" w:themeColor="accent1"/>
          <w:lang w:val="nl-NL"/>
        </w:rPr>
      </w:pPr>
    </w:p>
    <w:p w14:paraId="7181DA12" w14:textId="77777777" w:rsidR="00031CE4" w:rsidRPr="009924A6" w:rsidRDefault="00031CE4" w:rsidP="00031CE4">
      <w:pPr>
        <w:pStyle w:val="Geenafstand"/>
        <w:rPr>
          <w:color w:val="4F81BD" w:themeColor="accent1"/>
          <w:lang w:val="nl-NL"/>
        </w:rPr>
      </w:pPr>
      <w:r w:rsidRPr="009924A6">
        <w:rPr>
          <w:color w:val="4F81BD" w:themeColor="accent1"/>
          <w:lang w:val="nl-NL"/>
        </w:rPr>
        <w:t>Extra info: Indien het gaat o</w:t>
      </w:r>
      <w:r>
        <w:rPr>
          <w:color w:val="4F81BD" w:themeColor="accent1"/>
          <w:lang w:val="nl-NL"/>
        </w:rPr>
        <w:t xml:space="preserve">m een menstruatiecyclus langer dan 35 dagen, heet dit oligomenorroe. </w:t>
      </w:r>
    </w:p>
    <w:p w14:paraId="5BC6B25F" w14:textId="77777777" w:rsidR="00031CE4" w:rsidRDefault="00031CE4" w:rsidP="00031CE4">
      <w:pPr>
        <w:pStyle w:val="Geenafstand"/>
        <w:rPr>
          <w:color w:val="4F81BD" w:themeColor="accent1"/>
          <w:lang w:val="nl-NL"/>
        </w:rPr>
      </w:pPr>
    </w:p>
    <w:p w14:paraId="6A6FBB72" w14:textId="77777777" w:rsidR="00031CE4" w:rsidRPr="009924A6" w:rsidRDefault="00031CE4" w:rsidP="00031CE4">
      <w:pPr>
        <w:pStyle w:val="Geenafstand"/>
        <w:rPr>
          <w:color w:val="4F81BD" w:themeColor="accent1"/>
          <w:lang w:val="nl-NL"/>
        </w:rPr>
      </w:pPr>
      <w:r w:rsidRPr="009924A6">
        <w:rPr>
          <w:color w:val="4F81BD" w:themeColor="accent1"/>
          <w:lang w:val="nl-NL"/>
        </w:rPr>
        <w:t>Casus:</w:t>
      </w:r>
    </w:p>
    <w:p w14:paraId="5B76FCE6" w14:textId="77777777" w:rsidR="00031CE4" w:rsidRDefault="00031CE4" w:rsidP="00031CE4">
      <w:pPr>
        <w:pStyle w:val="Geenafstand"/>
        <w:rPr>
          <w:color w:val="4F81BD" w:themeColor="accent1"/>
          <w:lang w:val="nl-NL"/>
        </w:rPr>
      </w:pPr>
      <w:r>
        <w:rPr>
          <w:color w:val="4F81BD" w:themeColor="accent1"/>
          <w:lang w:val="nl-NL"/>
        </w:rPr>
        <w:t xml:space="preserve">Kim is bij de huisarts omdat ze een hele korte menstruatiecyclus heeft, namelijk van 37 dagen. De huisarts legt haar uit wat dit is en hoe dit wordt genoemd. </w:t>
      </w:r>
    </w:p>
    <w:p w14:paraId="077D3BE7" w14:textId="77777777" w:rsidR="00031CE4" w:rsidRPr="009924A6" w:rsidRDefault="00031CE4" w:rsidP="00031CE4">
      <w:pPr>
        <w:pStyle w:val="Geenafstand"/>
        <w:rPr>
          <w:color w:val="4F81BD" w:themeColor="accent1"/>
          <w:lang w:val="nl-NL"/>
        </w:rPr>
      </w:pPr>
    </w:p>
    <w:p w14:paraId="70B5CD29" w14:textId="77777777" w:rsidR="00031CE4" w:rsidRPr="009924A6" w:rsidRDefault="00031CE4" w:rsidP="00031CE4">
      <w:pPr>
        <w:pStyle w:val="Geenafstand"/>
        <w:rPr>
          <w:color w:val="4F81BD" w:themeColor="accent1"/>
          <w:lang w:val="nl-NL"/>
        </w:rPr>
      </w:pPr>
      <w:r w:rsidRPr="009924A6">
        <w:rPr>
          <w:color w:val="4F81BD" w:themeColor="accent1"/>
          <w:lang w:val="nl-NL"/>
        </w:rPr>
        <w:t>Stelling:</w:t>
      </w:r>
    </w:p>
    <w:p w14:paraId="098C9842" w14:textId="728759EB" w:rsidR="00031CE4" w:rsidRPr="009924A6" w:rsidRDefault="00031CE4" w:rsidP="00031CE4">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poly</w:t>
      </w:r>
      <w:r w:rsidRPr="009924A6">
        <w:rPr>
          <w:color w:val="4F81BD" w:themeColor="accent1"/>
          <w:lang w:val="nl-NL"/>
        </w:rPr>
        <w:t xml:space="preserve">menorroe.  </w:t>
      </w:r>
    </w:p>
    <w:p w14:paraId="71B9C0EA" w14:textId="77777777" w:rsidR="00031CE4" w:rsidRPr="009924A6" w:rsidRDefault="00031CE4" w:rsidP="00031CE4">
      <w:pPr>
        <w:pStyle w:val="Geenafstand"/>
        <w:rPr>
          <w:color w:val="4F81BD" w:themeColor="accent1"/>
          <w:lang w:val="nl-NL"/>
        </w:rPr>
      </w:pPr>
    </w:p>
    <w:p w14:paraId="7E2ABFE6" w14:textId="77777777" w:rsidR="00031CE4" w:rsidRPr="009924A6" w:rsidRDefault="00031CE4" w:rsidP="00031CE4">
      <w:pPr>
        <w:pStyle w:val="Geenafstand"/>
        <w:rPr>
          <w:color w:val="4F81BD" w:themeColor="accent1"/>
          <w:lang w:val="nl-NL"/>
        </w:rPr>
      </w:pPr>
      <w:r w:rsidRPr="009924A6">
        <w:rPr>
          <w:color w:val="4F81BD" w:themeColor="accent1"/>
          <w:lang w:val="nl-NL"/>
        </w:rPr>
        <w:t>Deze stelling is correct</w:t>
      </w:r>
    </w:p>
    <w:p w14:paraId="4910D42A" w14:textId="77777777" w:rsidR="00031CE4" w:rsidRDefault="00031CE4" w:rsidP="00031CE4">
      <w:pPr>
        <w:pStyle w:val="Geenafstand"/>
        <w:rPr>
          <w:b/>
          <w:color w:val="4F81BD" w:themeColor="accent1"/>
          <w:lang w:val="nl-NL"/>
        </w:rPr>
      </w:pPr>
      <w:r w:rsidRPr="009924A6">
        <w:rPr>
          <w:b/>
          <w:color w:val="4F81BD" w:themeColor="accent1"/>
          <w:lang w:val="nl-NL"/>
        </w:rPr>
        <w:t>Deze stelling is niet correct</w:t>
      </w:r>
    </w:p>
    <w:p w14:paraId="25A8219B" w14:textId="77777777" w:rsidR="00031CE4" w:rsidRDefault="00031CE4" w:rsidP="00031CE4">
      <w:pPr>
        <w:pStyle w:val="Geenafstand"/>
        <w:rPr>
          <w:b/>
          <w:color w:val="4F81BD" w:themeColor="accent1"/>
          <w:lang w:val="nl-NL"/>
        </w:rPr>
      </w:pPr>
    </w:p>
    <w:p w14:paraId="1D97DB27" w14:textId="77777777" w:rsidR="00031CE4" w:rsidRDefault="00031CE4" w:rsidP="00031CE4">
      <w:pPr>
        <w:pStyle w:val="Geenafstand"/>
        <w:rPr>
          <w:color w:val="4F81BD" w:themeColor="accent1"/>
          <w:lang w:val="nl-NL"/>
        </w:rPr>
      </w:pPr>
      <w:r w:rsidRPr="009924A6">
        <w:rPr>
          <w:color w:val="4F81BD" w:themeColor="accent1"/>
          <w:lang w:val="nl-NL"/>
        </w:rPr>
        <w:t>Extra info: Indien het gaat o</w:t>
      </w:r>
      <w:r>
        <w:rPr>
          <w:color w:val="4F81BD" w:themeColor="accent1"/>
          <w:lang w:val="nl-NL"/>
        </w:rPr>
        <w:t xml:space="preserve">m een menstruatiecyclus langer dan 35 dagen, heet dit oligomenorroe. </w:t>
      </w:r>
    </w:p>
    <w:p w14:paraId="6A3D45D9" w14:textId="77777777" w:rsidR="00DC749F" w:rsidRDefault="00DC749F" w:rsidP="00DC749F">
      <w:pPr>
        <w:pStyle w:val="Geenafstand"/>
        <w:rPr>
          <w:color w:val="FF0000"/>
          <w:lang w:val="nl-NL"/>
        </w:rPr>
      </w:pPr>
    </w:p>
    <w:p w14:paraId="678062ED" w14:textId="2B046618" w:rsidR="00DC749F" w:rsidRDefault="00DC749F" w:rsidP="00DC749F">
      <w:pPr>
        <w:pStyle w:val="Geenafstand"/>
        <w:rPr>
          <w:color w:val="FF0000"/>
          <w:lang w:val="nl-NL"/>
        </w:rPr>
      </w:pPr>
      <w:commentRangeStart w:id="213"/>
      <w:r w:rsidRPr="009924A6">
        <w:rPr>
          <w:color w:val="FF0000"/>
          <w:lang w:val="nl-NL"/>
        </w:rPr>
        <w:t>Leerdoel: De student weet dat indien</w:t>
      </w:r>
      <w:r>
        <w:rPr>
          <w:color w:val="FF0000"/>
          <w:lang w:val="nl-NL"/>
        </w:rPr>
        <w:t xml:space="preserve"> de menstruatie van een </w:t>
      </w:r>
      <w:r w:rsidRPr="009924A6">
        <w:rPr>
          <w:color w:val="FF0000"/>
          <w:lang w:val="nl-NL"/>
        </w:rPr>
        <w:t xml:space="preserve">vrouwelijke zorgvrager </w:t>
      </w:r>
      <w:r>
        <w:rPr>
          <w:color w:val="FF0000"/>
          <w:lang w:val="nl-NL"/>
        </w:rPr>
        <w:t xml:space="preserve">langer aanhoudt dan de gemiddelde zeven dagen heet dit menorragie. </w:t>
      </w:r>
      <w:commentRangeEnd w:id="213"/>
      <w:r w:rsidR="0013597F">
        <w:rPr>
          <w:rStyle w:val="Verwijzingopmerking"/>
        </w:rPr>
        <w:commentReference w:id="213"/>
      </w:r>
    </w:p>
    <w:p w14:paraId="54C2D7D5" w14:textId="77777777" w:rsidR="00DC749F" w:rsidRDefault="00DC749F" w:rsidP="00DC749F">
      <w:pPr>
        <w:pStyle w:val="Geenafstand"/>
        <w:rPr>
          <w:color w:val="FF0000"/>
          <w:lang w:val="nl-NL"/>
        </w:rPr>
      </w:pPr>
    </w:p>
    <w:p w14:paraId="1F263D81" w14:textId="77777777" w:rsidR="00DC749F" w:rsidRPr="009924A6" w:rsidRDefault="00DC749F" w:rsidP="00DC749F">
      <w:pPr>
        <w:pStyle w:val="Geenafstand"/>
        <w:rPr>
          <w:color w:val="4F81BD" w:themeColor="accent1"/>
          <w:lang w:val="nl-NL"/>
        </w:rPr>
      </w:pPr>
      <w:commentRangeStart w:id="214"/>
      <w:r w:rsidRPr="009924A6">
        <w:rPr>
          <w:color w:val="4F81BD" w:themeColor="accent1"/>
          <w:lang w:val="nl-NL"/>
        </w:rPr>
        <w:t>Fluster</w:t>
      </w:r>
      <w:commentRangeEnd w:id="214"/>
      <w:r w:rsidR="0013597F">
        <w:rPr>
          <w:rStyle w:val="Verwijzingopmerking"/>
        </w:rPr>
        <w:commentReference w:id="214"/>
      </w:r>
    </w:p>
    <w:p w14:paraId="191243D9" w14:textId="77777777" w:rsidR="00DC749F" w:rsidRPr="009924A6" w:rsidRDefault="00DC749F" w:rsidP="00DC749F">
      <w:pPr>
        <w:pStyle w:val="Geenafstand"/>
        <w:rPr>
          <w:color w:val="4F81BD" w:themeColor="accent1"/>
          <w:lang w:val="nl-NL"/>
        </w:rPr>
      </w:pPr>
    </w:p>
    <w:p w14:paraId="6CC1A855" w14:textId="77777777" w:rsidR="00DC749F" w:rsidRPr="009924A6" w:rsidRDefault="00DC749F" w:rsidP="00DC749F">
      <w:pPr>
        <w:pStyle w:val="Geenafstand"/>
        <w:rPr>
          <w:color w:val="4F81BD" w:themeColor="accent1"/>
          <w:lang w:val="nl-NL"/>
        </w:rPr>
      </w:pPr>
      <w:commentRangeStart w:id="215"/>
      <w:r w:rsidRPr="009924A6">
        <w:rPr>
          <w:color w:val="4F81BD" w:themeColor="accent1"/>
          <w:lang w:val="nl-NL"/>
        </w:rPr>
        <w:t>Casus:</w:t>
      </w:r>
    </w:p>
    <w:p w14:paraId="5C63B02D" w14:textId="7DE9E0BA" w:rsidR="00DC749F" w:rsidRDefault="00DC749F" w:rsidP="00DC749F">
      <w:pPr>
        <w:pStyle w:val="Geenafstand"/>
        <w:rPr>
          <w:color w:val="4F81BD" w:themeColor="accent1"/>
          <w:lang w:val="nl-NL"/>
        </w:rPr>
      </w:pPr>
      <w:r>
        <w:rPr>
          <w:color w:val="4F81BD" w:themeColor="accent1"/>
          <w:lang w:val="nl-NL"/>
        </w:rPr>
        <w:t xml:space="preserve">Paulien wil naar de gynaecoloog omdat haar menstruatie langer aanhoudt dan de gemiddelde zeven dagen. </w:t>
      </w:r>
      <w:commentRangeEnd w:id="215"/>
      <w:r w:rsidR="00510748">
        <w:rPr>
          <w:rStyle w:val="Verwijzingopmerking"/>
        </w:rPr>
        <w:commentReference w:id="215"/>
      </w:r>
    </w:p>
    <w:p w14:paraId="776A8C61" w14:textId="77777777" w:rsidR="00DC749F" w:rsidRPr="009924A6" w:rsidRDefault="00DC749F" w:rsidP="00DC749F">
      <w:pPr>
        <w:pStyle w:val="Geenafstand"/>
        <w:rPr>
          <w:color w:val="4F81BD" w:themeColor="accent1"/>
          <w:lang w:val="nl-NL"/>
        </w:rPr>
      </w:pPr>
    </w:p>
    <w:p w14:paraId="105F2C25" w14:textId="77777777" w:rsidR="00DC749F" w:rsidRDefault="00DC749F" w:rsidP="00DC749F">
      <w:pPr>
        <w:pStyle w:val="Geenafstand"/>
        <w:rPr>
          <w:color w:val="4F81BD" w:themeColor="accent1"/>
          <w:lang w:val="nl-NL"/>
        </w:rPr>
      </w:pPr>
      <w:r>
        <w:rPr>
          <w:color w:val="4F81BD" w:themeColor="accent1"/>
          <w:lang w:val="nl-NL"/>
        </w:rPr>
        <w:t>Stelling:</w:t>
      </w:r>
    </w:p>
    <w:p w14:paraId="0E727824" w14:textId="77777777" w:rsidR="00DC749F" w:rsidRDefault="00DC749F" w:rsidP="00DC749F">
      <w:pPr>
        <w:pStyle w:val="Geenafstand"/>
        <w:rPr>
          <w:color w:val="4F81BD" w:themeColor="accent1"/>
          <w:lang w:val="nl-NL"/>
        </w:rPr>
      </w:pPr>
      <w:r>
        <w:rPr>
          <w:color w:val="4F81BD" w:themeColor="accent1"/>
          <w:lang w:val="nl-NL"/>
        </w:rPr>
        <w:t>Deze bovenstaande aandoening heet ……</w:t>
      </w:r>
    </w:p>
    <w:p w14:paraId="1DEEAFA3" w14:textId="77777777" w:rsidR="00DC749F" w:rsidRPr="009924A6" w:rsidRDefault="00DC749F" w:rsidP="00DC749F">
      <w:pPr>
        <w:pStyle w:val="Geenafstand"/>
        <w:rPr>
          <w:color w:val="4F81BD" w:themeColor="accent1"/>
          <w:lang w:val="nl-NL"/>
        </w:rPr>
      </w:pPr>
    </w:p>
    <w:p w14:paraId="68D4BE54" w14:textId="77777777" w:rsidR="00DC749F" w:rsidRPr="00031CE4" w:rsidRDefault="00DC749F" w:rsidP="00DC749F">
      <w:pPr>
        <w:pStyle w:val="Geenafstand"/>
        <w:rPr>
          <w:color w:val="4F81BD" w:themeColor="accent1"/>
          <w:lang w:val="nl-NL"/>
        </w:rPr>
      </w:pPr>
      <w:r>
        <w:rPr>
          <w:color w:val="4F81BD" w:themeColor="accent1"/>
          <w:lang w:val="nl-NL"/>
        </w:rPr>
        <w:t>Poly</w:t>
      </w:r>
      <w:r w:rsidRPr="00031CE4">
        <w:rPr>
          <w:color w:val="4F81BD" w:themeColor="accent1"/>
          <w:lang w:val="nl-NL"/>
        </w:rPr>
        <w:t>menorroe</w:t>
      </w:r>
    </w:p>
    <w:p w14:paraId="44968C9C" w14:textId="77777777" w:rsidR="00DC749F" w:rsidRPr="00DC749F" w:rsidRDefault="00DC749F" w:rsidP="00DC749F">
      <w:pPr>
        <w:pStyle w:val="Geenafstand"/>
        <w:rPr>
          <w:color w:val="4F81BD" w:themeColor="accent1"/>
          <w:lang w:val="nl-NL"/>
        </w:rPr>
      </w:pPr>
      <w:r w:rsidRPr="00DC749F">
        <w:rPr>
          <w:color w:val="4F81BD" w:themeColor="accent1"/>
          <w:lang w:val="nl-NL"/>
        </w:rPr>
        <w:t>Oligomenorroe</w:t>
      </w:r>
    </w:p>
    <w:p w14:paraId="5E9D0C52" w14:textId="77777777" w:rsidR="00DC749F" w:rsidRPr="00DC749F" w:rsidRDefault="00DC749F" w:rsidP="00DC749F">
      <w:pPr>
        <w:pStyle w:val="Geenafstand"/>
        <w:rPr>
          <w:b/>
          <w:color w:val="4F81BD" w:themeColor="accent1"/>
          <w:lang w:val="nl-NL"/>
        </w:rPr>
      </w:pPr>
      <w:r w:rsidRPr="00DC749F">
        <w:rPr>
          <w:b/>
          <w:color w:val="4F81BD" w:themeColor="accent1"/>
          <w:lang w:val="nl-NL"/>
        </w:rPr>
        <w:t>Menorragie</w:t>
      </w:r>
    </w:p>
    <w:p w14:paraId="49EE82DA" w14:textId="77777777" w:rsidR="00DC749F" w:rsidRPr="009924A6" w:rsidRDefault="00DC749F" w:rsidP="00DC749F">
      <w:pPr>
        <w:pStyle w:val="Geenafstand"/>
        <w:rPr>
          <w:color w:val="4F81BD" w:themeColor="accent1"/>
          <w:lang w:val="nl-NL"/>
        </w:rPr>
      </w:pPr>
      <w:r w:rsidRPr="009924A6">
        <w:rPr>
          <w:color w:val="4F81BD" w:themeColor="accent1"/>
          <w:lang w:val="nl-NL"/>
        </w:rPr>
        <w:t>Dysmenorroe</w:t>
      </w:r>
    </w:p>
    <w:p w14:paraId="670FFA76" w14:textId="77777777" w:rsidR="00DC749F" w:rsidRDefault="00DC749F" w:rsidP="00DC749F">
      <w:pPr>
        <w:pStyle w:val="Geenafstand"/>
        <w:rPr>
          <w:color w:val="4F81BD" w:themeColor="accent1"/>
          <w:lang w:val="nl-NL"/>
        </w:rPr>
      </w:pPr>
    </w:p>
    <w:p w14:paraId="659A9BA5" w14:textId="77777777" w:rsidR="00DC749F" w:rsidRPr="009924A6" w:rsidRDefault="00DC749F" w:rsidP="00DC749F">
      <w:pPr>
        <w:pStyle w:val="Geenafstand"/>
        <w:rPr>
          <w:color w:val="4F81BD" w:themeColor="accent1"/>
          <w:lang w:val="nl-NL"/>
        </w:rPr>
      </w:pPr>
      <w:r w:rsidRPr="009924A6">
        <w:rPr>
          <w:color w:val="4F81BD" w:themeColor="accent1"/>
          <w:lang w:val="nl-NL"/>
        </w:rPr>
        <w:t>Casus:</w:t>
      </w:r>
    </w:p>
    <w:p w14:paraId="7751F596" w14:textId="77777777" w:rsidR="00DC749F" w:rsidRDefault="00DC749F" w:rsidP="00DC749F">
      <w:pPr>
        <w:pStyle w:val="Geenafstand"/>
        <w:rPr>
          <w:color w:val="4F81BD" w:themeColor="accent1"/>
          <w:lang w:val="nl-NL"/>
        </w:rPr>
      </w:pPr>
      <w:r>
        <w:rPr>
          <w:color w:val="4F81BD" w:themeColor="accent1"/>
          <w:lang w:val="nl-NL"/>
        </w:rPr>
        <w:t xml:space="preserve">Paulien wil naar de gynaecoloog omdat haar menstruatie langer aanhoudt dan de gemiddelde zeven dagen. </w:t>
      </w:r>
    </w:p>
    <w:p w14:paraId="72F195AF" w14:textId="77777777" w:rsidR="00DC749F" w:rsidRPr="009924A6" w:rsidRDefault="00DC749F" w:rsidP="00DC749F">
      <w:pPr>
        <w:pStyle w:val="Geenafstand"/>
        <w:rPr>
          <w:color w:val="4F81BD" w:themeColor="accent1"/>
          <w:lang w:val="nl-NL"/>
        </w:rPr>
      </w:pPr>
    </w:p>
    <w:p w14:paraId="3908402D"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0C92E3E1" w14:textId="7D95339D"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 xml:space="preserve">menorragie. </w:t>
      </w:r>
      <w:r w:rsidRPr="009924A6">
        <w:rPr>
          <w:color w:val="4F81BD" w:themeColor="accent1"/>
          <w:lang w:val="nl-NL"/>
        </w:rPr>
        <w:t xml:space="preserve"> </w:t>
      </w:r>
    </w:p>
    <w:p w14:paraId="7A3CE6EE" w14:textId="77777777" w:rsidR="00DC749F" w:rsidRPr="009924A6" w:rsidRDefault="00DC749F" w:rsidP="00DC749F">
      <w:pPr>
        <w:pStyle w:val="Geenafstand"/>
        <w:rPr>
          <w:color w:val="4F81BD" w:themeColor="accent1"/>
          <w:lang w:val="nl-NL"/>
        </w:rPr>
      </w:pPr>
    </w:p>
    <w:p w14:paraId="0D744182" w14:textId="77777777" w:rsidR="00DC749F" w:rsidRPr="009924A6" w:rsidRDefault="00DC749F" w:rsidP="00DC749F">
      <w:pPr>
        <w:pStyle w:val="Geenafstand"/>
        <w:rPr>
          <w:b/>
          <w:color w:val="4F81BD" w:themeColor="accent1"/>
          <w:lang w:val="nl-NL"/>
        </w:rPr>
      </w:pPr>
      <w:r w:rsidRPr="009924A6">
        <w:rPr>
          <w:b/>
          <w:color w:val="4F81BD" w:themeColor="accent1"/>
          <w:lang w:val="nl-NL"/>
        </w:rPr>
        <w:t>Deze stelling is correct</w:t>
      </w:r>
    </w:p>
    <w:p w14:paraId="4001D43F"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niet correct</w:t>
      </w:r>
    </w:p>
    <w:p w14:paraId="4AB28D3B" w14:textId="77777777" w:rsidR="00DC749F" w:rsidRDefault="00DC749F" w:rsidP="00DC749F">
      <w:pPr>
        <w:pStyle w:val="Geenafstand"/>
        <w:rPr>
          <w:color w:val="4F81BD" w:themeColor="accent1"/>
          <w:lang w:val="nl-NL"/>
        </w:rPr>
      </w:pPr>
    </w:p>
    <w:p w14:paraId="1E4763DF" w14:textId="77777777" w:rsidR="00DC749F" w:rsidRPr="009924A6" w:rsidRDefault="00DC749F" w:rsidP="00DC749F">
      <w:pPr>
        <w:pStyle w:val="Geenafstand"/>
        <w:rPr>
          <w:color w:val="4F81BD" w:themeColor="accent1"/>
          <w:lang w:val="nl-NL"/>
        </w:rPr>
      </w:pPr>
      <w:r w:rsidRPr="009924A6">
        <w:rPr>
          <w:color w:val="4F81BD" w:themeColor="accent1"/>
          <w:lang w:val="nl-NL"/>
        </w:rPr>
        <w:t>Casus:</w:t>
      </w:r>
    </w:p>
    <w:p w14:paraId="33CF168A" w14:textId="77777777" w:rsidR="00DC749F" w:rsidRDefault="00DC749F" w:rsidP="00DC749F">
      <w:pPr>
        <w:pStyle w:val="Geenafstand"/>
        <w:rPr>
          <w:color w:val="4F81BD" w:themeColor="accent1"/>
          <w:lang w:val="nl-NL"/>
        </w:rPr>
      </w:pPr>
      <w:r>
        <w:rPr>
          <w:color w:val="4F81BD" w:themeColor="accent1"/>
          <w:lang w:val="nl-NL"/>
        </w:rPr>
        <w:t xml:space="preserve">Paulien wil naar de gynaecoloog omdat haar menstruatie langer aanhoudt dan de gemiddelde zeven dagen. </w:t>
      </w:r>
    </w:p>
    <w:p w14:paraId="7543BE6E" w14:textId="77777777" w:rsidR="00DC749F" w:rsidRPr="009924A6" w:rsidRDefault="00DC749F" w:rsidP="00DC749F">
      <w:pPr>
        <w:pStyle w:val="Geenafstand"/>
        <w:rPr>
          <w:color w:val="4F81BD" w:themeColor="accent1"/>
          <w:lang w:val="nl-NL"/>
        </w:rPr>
      </w:pPr>
    </w:p>
    <w:p w14:paraId="42ED7068"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29FE15BB" w14:textId="77777777"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poly</w:t>
      </w:r>
      <w:r w:rsidRPr="009924A6">
        <w:rPr>
          <w:color w:val="4F81BD" w:themeColor="accent1"/>
          <w:lang w:val="nl-NL"/>
        </w:rPr>
        <w:t xml:space="preserve">menorroe.  </w:t>
      </w:r>
    </w:p>
    <w:p w14:paraId="13947982" w14:textId="77777777" w:rsidR="00DC749F" w:rsidRPr="009924A6" w:rsidRDefault="00DC749F" w:rsidP="00DC749F">
      <w:pPr>
        <w:pStyle w:val="Geenafstand"/>
        <w:rPr>
          <w:color w:val="4F81BD" w:themeColor="accent1"/>
          <w:lang w:val="nl-NL"/>
        </w:rPr>
      </w:pPr>
    </w:p>
    <w:p w14:paraId="42062A25"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correct</w:t>
      </w:r>
    </w:p>
    <w:p w14:paraId="018BB6F2" w14:textId="77777777" w:rsidR="00DC749F" w:rsidRDefault="00DC749F" w:rsidP="00DC749F">
      <w:pPr>
        <w:pStyle w:val="Geenafstand"/>
        <w:rPr>
          <w:b/>
          <w:color w:val="4F81BD" w:themeColor="accent1"/>
          <w:lang w:val="nl-NL"/>
        </w:rPr>
      </w:pPr>
      <w:r w:rsidRPr="009924A6">
        <w:rPr>
          <w:b/>
          <w:color w:val="4F81BD" w:themeColor="accent1"/>
          <w:lang w:val="nl-NL"/>
        </w:rPr>
        <w:t>Deze stelling is niet correct</w:t>
      </w:r>
    </w:p>
    <w:p w14:paraId="67F60BCC" w14:textId="77777777" w:rsidR="00DC749F" w:rsidRDefault="00DC749F" w:rsidP="00DC749F">
      <w:pPr>
        <w:pStyle w:val="Geenafstand"/>
        <w:rPr>
          <w:b/>
          <w:color w:val="4F81BD" w:themeColor="accent1"/>
          <w:lang w:val="nl-NL"/>
        </w:rPr>
      </w:pPr>
    </w:p>
    <w:p w14:paraId="6235B1E1" w14:textId="77777777" w:rsidR="00DC749F" w:rsidRPr="009924A6" w:rsidRDefault="00DC749F" w:rsidP="00DC749F">
      <w:pPr>
        <w:pStyle w:val="Geenafstand"/>
        <w:rPr>
          <w:color w:val="4F81BD" w:themeColor="accent1"/>
          <w:lang w:val="nl-NL"/>
        </w:rPr>
      </w:pPr>
      <w:r w:rsidRPr="009924A6">
        <w:rPr>
          <w:color w:val="4F81BD" w:themeColor="accent1"/>
          <w:lang w:val="nl-NL"/>
        </w:rPr>
        <w:t xml:space="preserve">Extra info: Deze bovenstaande aandoening heet </w:t>
      </w:r>
      <w:r>
        <w:rPr>
          <w:color w:val="4F81BD" w:themeColor="accent1"/>
          <w:lang w:val="nl-NL"/>
        </w:rPr>
        <w:t>oligomenorroe</w:t>
      </w:r>
      <w:r w:rsidRPr="009924A6">
        <w:rPr>
          <w:color w:val="4F81BD" w:themeColor="accent1"/>
          <w:lang w:val="nl-NL"/>
        </w:rPr>
        <w:t xml:space="preserve"> </w:t>
      </w:r>
    </w:p>
    <w:p w14:paraId="7854FF7C" w14:textId="77777777" w:rsidR="00DC749F" w:rsidRPr="009924A6" w:rsidRDefault="00DC749F" w:rsidP="00031CE4">
      <w:pPr>
        <w:pStyle w:val="Geenafstand"/>
        <w:rPr>
          <w:color w:val="4F81BD" w:themeColor="accent1"/>
          <w:lang w:val="nl-NL"/>
        </w:rPr>
      </w:pPr>
    </w:p>
    <w:p w14:paraId="0F132A85" w14:textId="1F3BFCF5" w:rsidR="005E01CD" w:rsidRDefault="00DC749F" w:rsidP="00DC749F">
      <w:pPr>
        <w:pStyle w:val="Geenafstand"/>
        <w:rPr>
          <w:color w:val="FF0000"/>
          <w:lang w:val="nl-NL"/>
        </w:rPr>
      </w:pPr>
      <w:r w:rsidRPr="009924A6">
        <w:rPr>
          <w:color w:val="FF0000"/>
          <w:lang w:val="nl-NL"/>
        </w:rPr>
        <w:t>Leerdoel: De student weet dat</w:t>
      </w:r>
      <w:r>
        <w:rPr>
          <w:color w:val="FF0000"/>
          <w:lang w:val="nl-NL"/>
        </w:rPr>
        <w:t xml:space="preserve"> bij primaire dysmenorroe</w:t>
      </w:r>
      <w:r w:rsidRPr="009924A6">
        <w:rPr>
          <w:color w:val="FF0000"/>
          <w:lang w:val="nl-NL"/>
        </w:rPr>
        <w:t xml:space="preserve"> </w:t>
      </w:r>
      <w:r w:rsidR="005E01CD">
        <w:rPr>
          <w:color w:val="FF0000"/>
          <w:lang w:val="nl-NL"/>
        </w:rPr>
        <w:t xml:space="preserve">de vrouwelijke zorgvrager veel pijn ervaart tijdens de menstruatie zonder dat hier een biologische oorzaak voor te vinden is. </w:t>
      </w:r>
    </w:p>
    <w:p w14:paraId="7AD1C9BC" w14:textId="77777777" w:rsidR="00DC749F" w:rsidRDefault="00DC749F" w:rsidP="00DC749F">
      <w:pPr>
        <w:pStyle w:val="Geenafstand"/>
        <w:rPr>
          <w:color w:val="FF0000"/>
          <w:lang w:val="nl-NL"/>
        </w:rPr>
      </w:pPr>
    </w:p>
    <w:p w14:paraId="5D353B77" w14:textId="77777777" w:rsidR="00DC749F" w:rsidRPr="009924A6" w:rsidRDefault="00DC749F" w:rsidP="00DC749F">
      <w:pPr>
        <w:pStyle w:val="Geenafstand"/>
        <w:rPr>
          <w:color w:val="4F81BD" w:themeColor="accent1"/>
          <w:lang w:val="nl-NL"/>
        </w:rPr>
      </w:pPr>
      <w:commentRangeStart w:id="216"/>
      <w:r w:rsidRPr="009924A6">
        <w:rPr>
          <w:color w:val="4F81BD" w:themeColor="accent1"/>
          <w:lang w:val="nl-NL"/>
        </w:rPr>
        <w:t>Fluster</w:t>
      </w:r>
      <w:commentRangeEnd w:id="216"/>
      <w:r w:rsidR="00701FD3">
        <w:rPr>
          <w:rStyle w:val="Verwijzingopmerking"/>
        </w:rPr>
        <w:commentReference w:id="216"/>
      </w:r>
    </w:p>
    <w:p w14:paraId="5E371BF8" w14:textId="77777777" w:rsidR="00DC749F" w:rsidRPr="009924A6" w:rsidRDefault="00DC749F" w:rsidP="00DC749F">
      <w:pPr>
        <w:pStyle w:val="Geenafstand"/>
        <w:rPr>
          <w:color w:val="4F81BD" w:themeColor="accent1"/>
          <w:lang w:val="nl-NL"/>
        </w:rPr>
      </w:pPr>
    </w:p>
    <w:p w14:paraId="0338EDD6" w14:textId="77777777" w:rsidR="00DC749F" w:rsidRPr="009924A6" w:rsidRDefault="00DC749F" w:rsidP="00DC749F">
      <w:pPr>
        <w:pStyle w:val="Geenafstand"/>
        <w:rPr>
          <w:color w:val="4F81BD" w:themeColor="accent1"/>
          <w:lang w:val="nl-NL"/>
        </w:rPr>
      </w:pPr>
      <w:r w:rsidRPr="009924A6">
        <w:rPr>
          <w:color w:val="4F81BD" w:themeColor="accent1"/>
          <w:lang w:val="nl-NL"/>
        </w:rPr>
        <w:t>Casus:</w:t>
      </w:r>
    </w:p>
    <w:p w14:paraId="4461A903" w14:textId="77777777" w:rsidR="005E01CD" w:rsidRDefault="005E01CD" w:rsidP="00DC749F">
      <w:pPr>
        <w:pStyle w:val="Geenafstand"/>
        <w:rPr>
          <w:color w:val="4F81BD" w:themeColor="accent1"/>
          <w:lang w:val="nl-NL"/>
        </w:rPr>
      </w:pPr>
      <w:r>
        <w:rPr>
          <w:color w:val="4F81BD" w:themeColor="accent1"/>
          <w:lang w:val="nl-NL"/>
        </w:rPr>
        <w:t xml:space="preserve">Willemijn is door de huisarts doorgestuurd naar de gynaecoloog omdat ze veel pijnklachten ervaart. De gynaecoloog vindt hiervoor geen biologische oorzaak. </w:t>
      </w:r>
    </w:p>
    <w:p w14:paraId="013C1C48" w14:textId="77777777" w:rsidR="00DC749F" w:rsidRPr="009924A6" w:rsidRDefault="00DC749F" w:rsidP="00DC749F">
      <w:pPr>
        <w:pStyle w:val="Geenafstand"/>
        <w:rPr>
          <w:color w:val="4F81BD" w:themeColor="accent1"/>
          <w:lang w:val="nl-NL"/>
        </w:rPr>
      </w:pPr>
    </w:p>
    <w:p w14:paraId="7A15A210" w14:textId="77777777" w:rsidR="00DC749F" w:rsidRDefault="00DC749F" w:rsidP="00DC749F">
      <w:pPr>
        <w:pStyle w:val="Geenafstand"/>
        <w:rPr>
          <w:color w:val="4F81BD" w:themeColor="accent1"/>
          <w:lang w:val="nl-NL"/>
        </w:rPr>
      </w:pPr>
      <w:r>
        <w:rPr>
          <w:color w:val="4F81BD" w:themeColor="accent1"/>
          <w:lang w:val="nl-NL"/>
        </w:rPr>
        <w:t>Stelling:</w:t>
      </w:r>
    </w:p>
    <w:p w14:paraId="2AF72A97" w14:textId="77777777" w:rsidR="00DC749F" w:rsidRDefault="00DC749F" w:rsidP="00DC749F">
      <w:pPr>
        <w:pStyle w:val="Geenafstand"/>
        <w:rPr>
          <w:color w:val="4F81BD" w:themeColor="accent1"/>
          <w:lang w:val="nl-NL"/>
        </w:rPr>
      </w:pPr>
      <w:r>
        <w:rPr>
          <w:color w:val="4F81BD" w:themeColor="accent1"/>
          <w:lang w:val="nl-NL"/>
        </w:rPr>
        <w:t>Deze bovenstaande aandoening heet ……</w:t>
      </w:r>
    </w:p>
    <w:p w14:paraId="67299BB9" w14:textId="77777777" w:rsidR="00DC749F" w:rsidRDefault="00DC749F" w:rsidP="00DC749F">
      <w:pPr>
        <w:pStyle w:val="Geenafstand"/>
        <w:rPr>
          <w:color w:val="4F81BD" w:themeColor="accent1"/>
          <w:lang w:val="nl-NL"/>
        </w:rPr>
      </w:pPr>
    </w:p>
    <w:p w14:paraId="4248033D" w14:textId="77777777" w:rsidR="00DC749F" w:rsidRPr="00031CE4" w:rsidRDefault="00DC749F" w:rsidP="00DC749F">
      <w:pPr>
        <w:pStyle w:val="Geenafstand"/>
        <w:rPr>
          <w:color w:val="4F81BD" w:themeColor="accent1"/>
          <w:lang w:val="nl-NL"/>
        </w:rPr>
      </w:pPr>
      <w:r>
        <w:rPr>
          <w:color w:val="4F81BD" w:themeColor="accent1"/>
          <w:lang w:val="nl-NL"/>
        </w:rPr>
        <w:t>Poly</w:t>
      </w:r>
      <w:r w:rsidRPr="00031CE4">
        <w:rPr>
          <w:color w:val="4F81BD" w:themeColor="accent1"/>
          <w:lang w:val="nl-NL"/>
        </w:rPr>
        <w:t>menorroe</w:t>
      </w:r>
    </w:p>
    <w:p w14:paraId="5FB11EBD" w14:textId="77777777" w:rsidR="00DC749F" w:rsidRPr="00DC749F" w:rsidRDefault="00DC749F" w:rsidP="00DC749F">
      <w:pPr>
        <w:pStyle w:val="Geenafstand"/>
        <w:rPr>
          <w:color w:val="4F81BD" w:themeColor="accent1"/>
          <w:lang w:val="nl-NL"/>
        </w:rPr>
      </w:pPr>
      <w:r w:rsidRPr="00DC749F">
        <w:rPr>
          <w:color w:val="4F81BD" w:themeColor="accent1"/>
          <w:lang w:val="nl-NL"/>
        </w:rPr>
        <w:t>Oligomenorroe</w:t>
      </w:r>
    </w:p>
    <w:p w14:paraId="28F521DC" w14:textId="77777777" w:rsidR="00DC749F" w:rsidRPr="005E01CD" w:rsidRDefault="00DC749F" w:rsidP="00DC749F">
      <w:pPr>
        <w:pStyle w:val="Geenafstand"/>
        <w:rPr>
          <w:color w:val="4F81BD" w:themeColor="accent1"/>
          <w:lang w:val="nl-NL"/>
        </w:rPr>
      </w:pPr>
      <w:r w:rsidRPr="005E01CD">
        <w:rPr>
          <w:color w:val="4F81BD" w:themeColor="accent1"/>
          <w:lang w:val="nl-NL"/>
        </w:rPr>
        <w:t>Menorragie</w:t>
      </w:r>
    </w:p>
    <w:p w14:paraId="5F20CFA9" w14:textId="77777777" w:rsidR="00DC749F" w:rsidRPr="005E01CD" w:rsidRDefault="00DC749F" w:rsidP="00DC749F">
      <w:pPr>
        <w:pStyle w:val="Geenafstand"/>
        <w:rPr>
          <w:b/>
          <w:color w:val="4F81BD" w:themeColor="accent1"/>
          <w:lang w:val="nl-NL"/>
        </w:rPr>
      </w:pPr>
      <w:r w:rsidRPr="005E01CD">
        <w:rPr>
          <w:b/>
          <w:color w:val="4F81BD" w:themeColor="accent1"/>
          <w:lang w:val="nl-NL"/>
        </w:rPr>
        <w:t>Dysmenorroe</w:t>
      </w:r>
    </w:p>
    <w:p w14:paraId="08CB5EF7" w14:textId="77777777" w:rsidR="00DC749F" w:rsidRDefault="00DC749F" w:rsidP="00DC749F">
      <w:pPr>
        <w:pStyle w:val="Geenafstand"/>
        <w:rPr>
          <w:color w:val="4F81BD" w:themeColor="accent1"/>
          <w:lang w:val="nl-NL"/>
        </w:rPr>
      </w:pPr>
    </w:p>
    <w:p w14:paraId="063F540F" w14:textId="7BD718CF" w:rsidR="005E01CD" w:rsidRDefault="005E01CD" w:rsidP="00DC749F">
      <w:pPr>
        <w:pStyle w:val="Geenafstand"/>
        <w:rPr>
          <w:color w:val="4F81BD" w:themeColor="accent1"/>
          <w:lang w:val="nl-NL"/>
        </w:rPr>
      </w:pPr>
      <w:r>
        <w:rPr>
          <w:color w:val="4F81BD" w:themeColor="accent1"/>
          <w:lang w:val="nl-NL"/>
        </w:rPr>
        <w:t xml:space="preserve">Extra info: Indien geen biologische oorzaak te vinden is, heet dit primaire dysmenorroe. </w:t>
      </w:r>
    </w:p>
    <w:p w14:paraId="46887401" w14:textId="77777777" w:rsidR="005E01CD" w:rsidRDefault="005E01CD" w:rsidP="00DC749F">
      <w:pPr>
        <w:pStyle w:val="Geenafstand"/>
        <w:rPr>
          <w:color w:val="4F81BD" w:themeColor="accent1"/>
          <w:lang w:val="nl-NL"/>
        </w:rPr>
      </w:pPr>
    </w:p>
    <w:p w14:paraId="3816BCFF" w14:textId="77777777" w:rsidR="005E01CD" w:rsidRPr="009924A6" w:rsidRDefault="005E01CD" w:rsidP="005E01CD">
      <w:pPr>
        <w:pStyle w:val="Geenafstand"/>
        <w:rPr>
          <w:color w:val="4F81BD" w:themeColor="accent1"/>
          <w:lang w:val="nl-NL"/>
        </w:rPr>
      </w:pPr>
      <w:r w:rsidRPr="009924A6">
        <w:rPr>
          <w:color w:val="4F81BD" w:themeColor="accent1"/>
          <w:lang w:val="nl-NL"/>
        </w:rPr>
        <w:t>Casus:</w:t>
      </w:r>
    </w:p>
    <w:p w14:paraId="5B5D4F83" w14:textId="77777777" w:rsidR="005E01CD" w:rsidRDefault="005E01CD" w:rsidP="005E01CD">
      <w:pPr>
        <w:pStyle w:val="Geenafstand"/>
        <w:rPr>
          <w:color w:val="4F81BD" w:themeColor="accent1"/>
          <w:lang w:val="nl-NL"/>
        </w:rPr>
      </w:pPr>
      <w:r>
        <w:rPr>
          <w:color w:val="4F81BD" w:themeColor="accent1"/>
          <w:lang w:val="nl-NL"/>
        </w:rPr>
        <w:t xml:space="preserve">Willemijn is door de huisarts doorgestuurd naar de gynaecoloog omdat ze veel pijnklachten ervaart. De gynaecoloog vindt hiervoor geen biologische oorzaak. </w:t>
      </w:r>
    </w:p>
    <w:p w14:paraId="4EB7A953" w14:textId="77777777" w:rsidR="00DC749F" w:rsidRPr="009924A6" w:rsidRDefault="00DC749F" w:rsidP="00DC749F">
      <w:pPr>
        <w:pStyle w:val="Geenafstand"/>
        <w:rPr>
          <w:color w:val="4F81BD" w:themeColor="accent1"/>
          <w:lang w:val="nl-NL"/>
        </w:rPr>
      </w:pPr>
    </w:p>
    <w:p w14:paraId="76E7B668"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324DAB25" w14:textId="73276B18"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sidR="005E01CD">
        <w:rPr>
          <w:color w:val="4F81BD" w:themeColor="accent1"/>
          <w:lang w:val="nl-NL"/>
        </w:rPr>
        <w:t xml:space="preserve">dysmenorroe. </w:t>
      </w:r>
      <w:r>
        <w:rPr>
          <w:color w:val="4F81BD" w:themeColor="accent1"/>
          <w:lang w:val="nl-NL"/>
        </w:rPr>
        <w:t xml:space="preserve"> </w:t>
      </w:r>
      <w:r w:rsidRPr="009924A6">
        <w:rPr>
          <w:color w:val="4F81BD" w:themeColor="accent1"/>
          <w:lang w:val="nl-NL"/>
        </w:rPr>
        <w:t xml:space="preserve"> </w:t>
      </w:r>
    </w:p>
    <w:p w14:paraId="68AB6B8D" w14:textId="77777777" w:rsidR="00DC749F" w:rsidRPr="009924A6" w:rsidRDefault="00DC749F" w:rsidP="00DC749F">
      <w:pPr>
        <w:pStyle w:val="Geenafstand"/>
        <w:rPr>
          <w:color w:val="4F81BD" w:themeColor="accent1"/>
          <w:lang w:val="nl-NL"/>
        </w:rPr>
      </w:pPr>
    </w:p>
    <w:p w14:paraId="1349FA82" w14:textId="77777777" w:rsidR="00DC749F" w:rsidRPr="009924A6" w:rsidRDefault="00DC749F" w:rsidP="00DC749F">
      <w:pPr>
        <w:pStyle w:val="Geenafstand"/>
        <w:rPr>
          <w:b/>
          <w:color w:val="4F81BD" w:themeColor="accent1"/>
          <w:lang w:val="nl-NL"/>
        </w:rPr>
      </w:pPr>
      <w:r w:rsidRPr="009924A6">
        <w:rPr>
          <w:b/>
          <w:color w:val="4F81BD" w:themeColor="accent1"/>
          <w:lang w:val="nl-NL"/>
        </w:rPr>
        <w:t>Deze stelling is correct</w:t>
      </w:r>
    </w:p>
    <w:p w14:paraId="181C117D"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niet correct</w:t>
      </w:r>
    </w:p>
    <w:p w14:paraId="09505977" w14:textId="77777777" w:rsidR="005E01CD" w:rsidRDefault="005E01CD" w:rsidP="00DC749F">
      <w:pPr>
        <w:pStyle w:val="Geenafstand"/>
        <w:rPr>
          <w:color w:val="4F81BD" w:themeColor="accent1"/>
          <w:lang w:val="nl-NL"/>
        </w:rPr>
      </w:pPr>
    </w:p>
    <w:p w14:paraId="25C03C5E" w14:textId="77777777" w:rsidR="005E01CD" w:rsidRPr="009924A6" w:rsidRDefault="005E01CD" w:rsidP="005E01CD">
      <w:pPr>
        <w:pStyle w:val="Geenafstand"/>
        <w:rPr>
          <w:color w:val="4F81BD" w:themeColor="accent1"/>
          <w:lang w:val="nl-NL"/>
        </w:rPr>
      </w:pPr>
      <w:r w:rsidRPr="009924A6">
        <w:rPr>
          <w:color w:val="4F81BD" w:themeColor="accent1"/>
          <w:lang w:val="nl-NL"/>
        </w:rPr>
        <w:t>Casus:</w:t>
      </w:r>
    </w:p>
    <w:p w14:paraId="5AD8AB94" w14:textId="77777777" w:rsidR="005E01CD" w:rsidRDefault="005E01CD" w:rsidP="005E01CD">
      <w:pPr>
        <w:pStyle w:val="Geenafstand"/>
        <w:rPr>
          <w:color w:val="4F81BD" w:themeColor="accent1"/>
          <w:lang w:val="nl-NL"/>
        </w:rPr>
      </w:pPr>
      <w:r>
        <w:rPr>
          <w:color w:val="4F81BD" w:themeColor="accent1"/>
          <w:lang w:val="nl-NL"/>
        </w:rPr>
        <w:t xml:space="preserve">Willemijn is door de huisarts doorgestuurd naar de gynaecoloog omdat ze veel pijnklachten ervaart. De gynaecoloog vindt hiervoor geen biologische oorzaak. </w:t>
      </w:r>
    </w:p>
    <w:p w14:paraId="30B5C04F" w14:textId="77777777" w:rsidR="00DC749F" w:rsidRPr="009924A6" w:rsidRDefault="00DC749F" w:rsidP="00DC749F">
      <w:pPr>
        <w:pStyle w:val="Geenafstand"/>
        <w:rPr>
          <w:color w:val="4F81BD" w:themeColor="accent1"/>
          <w:lang w:val="nl-NL"/>
        </w:rPr>
      </w:pPr>
    </w:p>
    <w:p w14:paraId="479F56B0" w14:textId="77777777" w:rsidR="00DC749F" w:rsidRPr="009924A6" w:rsidRDefault="00DC749F" w:rsidP="00DC749F">
      <w:pPr>
        <w:pStyle w:val="Geenafstand"/>
        <w:rPr>
          <w:color w:val="4F81BD" w:themeColor="accent1"/>
          <w:lang w:val="nl-NL"/>
        </w:rPr>
      </w:pPr>
      <w:r w:rsidRPr="009924A6">
        <w:rPr>
          <w:color w:val="4F81BD" w:themeColor="accent1"/>
          <w:lang w:val="nl-NL"/>
        </w:rPr>
        <w:t>Stelling:</w:t>
      </w:r>
    </w:p>
    <w:p w14:paraId="46CD7C6C" w14:textId="77777777" w:rsidR="00DC749F" w:rsidRPr="009924A6" w:rsidRDefault="00DC749F" w:rsidP="00DC749F">
      <w:pPr>
        <w:pStyle w:val="Geenafstand"/>
        <w:rPr>
          <w:color w:val="4F81BD" w:themeColor="accent1"/>
          <w:lang w:val="nl-NL"/>
        </w:rPr>
      </w:pPr>
      <w:r w:rsidRPr="009924A6">
        <w:rPr>
          <w:color w:val="4F81BD" w:themeColor="accent1"/>
          <w:lang w:val="nl-NL"/>
        </w:rPr>
        <w:t xml:space="preserve">Deze bovenstaande aandoening heet </w:t>
      </w:r>
      <w:r>
        <w:rPr>
          <w:color w:val="4F81BD" w:themeColor="accent1"/>
          <w:lang w:val="nl-NL"/>
        </w:rPr>
        <w:t>poly</w:t>
      </w:r>
      <w:r w:rsidRPr="009924A6">
        <w:rPr>
          <w:color w:val="4F81BD" w:themeColor="accent1"/>
          <w:lang w:val="nl-NL"/>
        </w:rPr>
        <w:t xml:space="preserve">menorroe.  </w:t>
      </w:r>
    </w:p>
    <w:p w14:paraId="542B16F2" w14:textId="77777777" w:rsidR="00DC749F" w:rsidRPr="009924A6" w:rsidRDefault="00DC749F" w:rsidP="00DC749F">
      <w:pPr>
        <w:pStyle w:val="Geenafstand"/>
        <w:rPr>
          <w:color w:val="4F81BD" w:themeColor="accent1"/>
          <w:lang w:val="nl-NL"/>
        </w:rPr>
      </w:pPr>
    </w:p>
    <w:p w14:paraId="141C2858" w14:textId="77777777" w:rsidR="00DC749F" w:rsidRPr="009924A6" w:rsidRDefault="00DC749F" w:rsidP="00DC749F">
      <w:pPr>
        <w:pStyle w:val="Geenafstand"/>
        <w:rPr>
          <w:color w:val="4F81BD" w:themeColor="accent1"/>
          <w:lang w:val="nl-NL"/>
        </w:rPr>
      </w:pPr>
      <w:r w:rsidRPr="009924A6">
        <w:rPr>
          <w:color w:val="4F81BD" w:themeColor="accent1"/>
          <w:lang w:val="nl-NL"/>
        </w:rPr>
        <w:t>Deze stelling is correct</w:t>
      </w:r>
    </w:p>
    <w:p w14:paraId="17447710" w14:textId="77777777" w:rsidR="00DC749F" w:rsidRDefault="00DC749F" w:rsidP="00DC749F">
      <w:pPr>
        <w:pStyle w:val="Geenafstand"/>
        <w:rPr>
          <w:b/>
          <w:color w:val="4F81BD" w:themeColor="accent1"/>
          <w:lang w:val="nl-NL"/>
        </w:rPr>
      </w:pPr>
      <w:r w:rsidRPr="009924A6">
        <w:rPr>
          <w:b/>
          <w:color w:val="4F81BD" w:themeColor="accent1"/>
          <w:lang w:val="nl-NL"/>
        </w:rPr>
        <w:t>Deze stelling is niet correct</w:t>
      </w:r>
    </w:p>
    <w:p w14:paraId="3898520B" w14:textId="77777777" w:rsidR="00DC749F" w:rsidRDefault="00DC749F" w:rsidP="00DC749F">
      <w:pPr>
        <w:pStyle w:val="Geenafstand"/>
        <w:rPr>
          <w:b/>
          <w:color w:val="4F81BD" w:themeColor="accent1"/>
          <w:lang w:val="nl-NL"/>
        </w:rPr>
      </w:pPr>
    </w:p>
    <w:p w14:paraId="1F6B9221" w14:textId="77777777" w:rsidR="005E01CD" w:rsidRDefault="005E01CD" w:rsidP="005E01CD">
      <w:pPr>
        <w:pStyle w:val="Geenafstand"/>
        <w:rPr>
          <w:color w:val="4F81BD" w:themeColor="accent1"/>
          <w:lang w:val="nl-NL"/>
        </w:rPr>
      </w:pPr>
      <w:r>
        <w:rPr>
          <w:color w:val="4F81BD" w:themeColor="accent1"/>
          <w:lang w:val="nl-NL"/>
        </w:rPr>
        <w:t xml:space="preserve">Extra info: Indien geen biologische oorzaak te vinden is, heet dit primaire dysmenorroe. </w:t>
      </w:r>
    </w:p>
    <w:p w14:paraId="72A3A101" w14:textId="77777777" w:rsidR="00287F63" w:rsidRDefault="00287F63" w:rsidP="00C715F1">
      <w:pPr>
        <w:pStyle w:val="Geenafstand"/>
        <w:rPr>
          <w:lang w:val="nl-NL"/>
        </w:rPr>
      </w:pPr>
    </w:p>
    <w:p w14:paraId="4CC18AF0" w14:textId="77777777" w:rsidR="002A3E8E" w:rsidRDefault="002A3E8E" w:rsidP="00740B83">
      <w:pPr>
        <w:pStyle w:val="Geenafstand"/>
        <w:tabs>
          <w:tab w:val="left" w:pos="2175"/>
        </w:tabs>
        <w:rPr>
          <w:b/>
          <w:lang w:val="nl-NL"/>
        </w:rPr>
      </w:pPr>
      <w:r>
        <w:rPr>
          <w:b/>
          <w:lang w:val="nl-NL"/>
        </w:rPr>
        <w:t>Subject: Menstruatiestoornissen</w:t>
      </w:r>
    </w:p>
    <w:p w14:paraId="37FBF427" w14:textId="31255DE5" w:rsidR="002A3E8E" w:rsidRDefault="002A3E8E" w:rsidP="00740B83">
      <w:pPr>
        <w:pStyle w:val="Geenafstand"/>
        <w:tabs>
          <w:tab w:val="left" w:pos="2175"/>
        </w:tabs>
        <w:rPr>
          <w:b/>
          <w:lang w:val="nl-NL"/>
        </w:rPr>
      </w:pPr>
      <w:r>
        <w:rPr>
          <w:b/>
          <w:lang w:val="nl-NL"/>
        </w:rPr>
        <w:t xml:space="preserve">HTML: </w:t>
      </w:r>
      <w:r w:rsidR="00C829B8">
        <w:rPr>
          <w:b/>
          <w:lang w:val="nl-NL"/>
        </w:rPr>
        <w:t>Diagnose</w:t>
      </w:r>
    </w:p>
    <w:p w14:paraId="57D24346" w14:textId="018FEFD7" w:rsidR="002A3E8E" w:rsidRDefault="00C829B8" w:rsidP="00740B83">
      <w:pPr>
        <w:pStyle w:val="Geenafstand"/>
        <w:tabs>
          <w:tab w:val="left" w:pos="2175"/>
        </w:tabs>
        <w:rPr>
          <w:b/>
          <w:lang w:val="nl-NL"/>
        </w:rPr>
      </w:pPr>
      <w:r>
        <w:rPr>
          <w:b/>
          <w:lang w:val="nl-NL"/>
        </w:rPr>
        <w:t>Diagnose</w:t>
      </w:r>
    </w:p>
    <w:p w14:paraId="386BBCBB" w14:textId="3D155934" w:rsidR="00441BEC" w:rsidRDefault="002A3E8E" w:rsidP="00740B83">
      <w:pPr>
        <w:pStyle w:val="Geenafstand"/>
        <w:tabs>
          <w:tab w:val="left" w:pos="2175"/>
        </w:tabs>
        <w:rPr>
          <w:rFonts w:cstheme="minorHAnsi"/>
          <w:shd w:val="clear" w:color="auto" w:fill="FFFFFF"/>
          <w:lang w:val="nl-NL"/>
        </w:rPr>
      </w:pPr>
      <w:r w:rsidRPr="00753669">
        <w:rPr>
          <w:rFonts w:cstheme="minorHAnsi"/>
          <w:b/>
          <w:highlight w:val="yellow"/>
          <w:lang w:val="nl-NL"/>
        </w:rPr>
        <w:t xml:space="preserve">Image ID: </w:t>
      </w:r>
      <w:r w:rsidR="00753669" w:rsidRPr="00DE21D1">
        <w:rPr>
          <w:rFonts w:cstheme="minorHAnsi"/>
          <w:highlight w:val="yellow"/>
          <w:shd w:val="clear" w:color="auto" w:fill="FFFFFF"/>
          <w:lang w:val="nl-NL"/>
        </w:rPr>
        <w:t>596956991</w:t>
      </w:r>
    </w:p>
    <w:p w14:paraId="770BF754" w14:textId="77777777" w:rsidR="00B9239A" w:rsidRPr="00753669" w:rsidRDefault="00B9239A" w:rsidP="00740B83">
      <w:pPr>
        <w:pStyle w:val="Geenafstand"/>
        <w:tabs>
          <w:tab w:val="left" w:pos="2175"/>
        </w:tabs>
        <w:rPr>
          <w:rFonts w:cstheme="minorHAnsi"/>
          <w:b/>
          <w:lang w:val="nl-NL"/>
        </w:rPr>
      </w:pPr>
    </w:p>
    <w:p w14:paraId="70D89C1E" w14:textId="4DB4DB20" w:rsidR="00633472" w:rsidRDefault="00633472" w:rsidP="00633472">
      <w:pPr>
        <w:pStyle w:val="Geenafstand"/>
        <w:rPr>
          <w:lang w:val="nl-NL"/>
        </w:rPr>
      </w:pPr>
      <w:r>
        <w:rPr>
          <w:lang w:val="nl-NL"/>
        </w:rPr>
        <w:t xml:space="preserve">Bij </w:t>
      </w:r>
      <w:r w:rsidR="007B6AFF">
        <w:rPr>
          <w:lang w:val="nl-NL"/>
        </w:rPr>
        <w:t>menstruatieklachten</w:t>
      </w:r>
      <w:r w:rsidR="00B9239A">
        <w:rPr>
          <w:lang w:val="nl-NL"/>
        </w:rPr>
        <w:t xml:space="preserve"> </w:t>
      </w:r>
      <w:r w:rsidR="007B6AFF">
        <w:rPr>
          <w:lang w:val="nl-NL"/>
        </w:rPr>
        <w:t xml:space="preserve">gaat </w:t>
      </w:r>
      <w:r w:rsidR="00FF4DCB">
        <w:rPr>
          <w:lang w:val="nl-NL"/>
        </w:rPr>
        <w:t>een zorgprofessional</w:t>
      </w:r>
      <w:r w:rsidR="007B6AFF">
        <w:rPr>
          <w:lang w:val="nl-NL"/>
        </w:rPr>
        <w:t xml:space="preserve"> in gesprek met de </w:t>
      </w:r>
      <w:r w:rsidR="00B40D3A">
        <w:rPr>
          <w:lang w:val="nl-NL"/>
        </w:rPr>
        <w:t xml:space="preserve">vrouwelijke </w:t>
      </w:r>
      <w:r w:rsidR="007B6AFF">
        <w:rPr>
          <w:lang w:val="nl-NL"/>
        </w:rPr>
        <w:t xml:space="preserve">zorgvrager om de klachten in kaart te brengen en een duidelijk beeld te vormen van de situatie. Hiervoor wordt ten </w:t>
      </w:r>
      <w:r w:rsidR="007B6AFF">
        <w:rPr>
          <w:lang w:val="nl-NL"/>
        </w:rPr>
        <w:lastRenderedPageBreak/>
        <w:t xml:space="preserve">eerste het menstruatiepatroon beoordeeld op de regelmatigheid, de duur en de hoeveelheid bloedverlies. </w:t>
      </w:r>
      <w:r w:rsidR="001D1B07">
        <w:rPr>
          <w:lang w:val="nl-NL"/>
        </w:rPr>
        <w:t>Daarnaast</w:t>
      </w:r>
      <w:r w:rsidR="007B6AFF">
        <w:rPr>
          <w:lang w:val="nl-NL"/>
        </w:rPr>
        <w:t xml:space="preserve"> onderzoekt</w:t>
      </w:r>
      <w:r>
        <w:rPr>
          <w:lang w:val="nl-NL"/>
        </w:rPr>
        <w:t xml:space="preserve"> of </w:t>
      </w:r>
      <w:r w:rsidR="00FF4DCB">
        <w:rPr>
          <w:lang w:val="nl-NL"/>
        </w:rPr>
        <w:t xml:space="preserve">bespreekt </w:t>
      </w:r>
      <w:r w:rsidR="007B6AFF">
        <w:rPr>
          <w:lang w:val="nl-NL"/>
        </w:rPr>
        <w:t>de zorgprofessional</w:t>
      </w:r>
      <w:r w:rsidR="00C829B8">
        <w:rPr>
          <w:lang w:val="nl-NL"/>
        </w:rPr>
        <w:t xml:space="preserve"> onder andere</w:t>
      </w:r>
      <w:r>
        <w:rPr>
          <w:lang w:val="nl-NL"/>
        </w:rPr>
        <w:t>:</w:t>
      </w:r>
    </w:p>
    <w:p w14:paraId="3177F25E" w14:textId="3785D4B1" w:rsidR="00633472" w:rsidRDefault="007B6AFF" w:rsidP="00633472">
      <w:pPr>
        <w:pStyle w:val="Geenafstand"/>
        <w:numPr>
          <w:ilvl w:val="0"/>
          <w:numId w:val="26"/>
        </w:numPr>
        <w:rPr>
          <w:lang w:val="nl-NL"/>
        </w:rPr>
      </w:pPr>
      <w:commentRangeStart w:id="217"/>
      <w:r>
        <w:rPr>
          <w:lang w:val="nl-NL"/>
        </w:rPr>
        <w:t>de kans op zwangerschap</w:t>
      </w:r>
      <w:r w:rsidR="00633472">
        <w:rPr>
          <w:lang w:val="nl-NL"/>
        </w:rPr>
        <w:t>. De zorgprofessional verricht</w:t>
      </w:r>
      <w:r>
        <w:rPr>
          <w:lang w:val="nl-NL"/>
        </w:rPr>
        <w:t xml:space="preserve"> </w:t>
      </w:r>
      <w:r w:rsidR="00633472">
        <w:rPr>
          <w:lang w:val="nl-NL"/>
        </w:rPr>
        <w:t xml:space="preserve">eventueel </w:t>
      </w:r>
      <w:r>
        <w:rPr>
          <w:lang w:val="nl-NL"/>
        </w:rPr>
        <w:t>een zwangerschapstest</w:t>
      </w:r>
      <w:r w:rsidR="00633472">
        <w:rPr>
          <w:lang w:val="nl-NL"/>
        </w:rPr>
        <w:t>;</w:t>
      </w:r>
    </w:p>
    <w:p w14:paraId="314B9AD4" w14:textId="7E5CB005" w:rsidR="001D1B07" w:rsidRDefault="001D1B07" w:rsidP="00633472">
      <w:pPr>
        <w:pStyle w:val="Geenafstand"/>
        <w:numPr>
          <w:ilvl w:val="0"/>
          <w:numId w:val="26"/>
        </w:numPr>
        <w:rPr>
          <w:lang w:val="nl-NL"/>
        </w:rPr>
      </w:pPr>
      <w:r>
        <w:rPr>
          <w:lang w:val="nl-NL"/>
        </w:rPr>
        <w:t xml:space="preserve">je eerder doorgemaakte zwangerschappen; </w:t>
      </w:r>
    </w:p>
    <w:p w14:paraId="7AA70BA1" w14:textId="35F01FB7" w:rsidR="00633472" w:rsidRDefault="00633472" w:rsidP="00633472">
      <w:pPr>
        <w:pStyle w:val="Geenafstand"/>
        <w:numPr>
          <w:ilvl w:val="0"/>
          <w:numId w:val="26"/>
        </w:numPr>
        <w:rPr>
          <w:lang w:val="nl-NL"/>
        </w:rPr>
      </w:pPr>
      <w:r>
        <w:rPr>
          <w:lang w:val="nl-NL"/>
        </w:rPr>
        <w:t>medicatiegebruik. Voorbeelden hiervan zijn (hormonale) anticonceptie of chemotherapie;</w:t>
      </w:r>
    </w:p>
    <w:p w14:paraId="78A40567" w14:textId="7F5B9C67" w:rsidR="00633472" w:rsidRDefault="007B6AFF" w:rsidP="00633472">
      <w:pPr>
        <w:pStyle w:val="Geenafstand"/>
        <w:numPr>
          <w:ilvl w:val="0"/>
          <w:numId w:val="26"/>
        </w:numPr>
        <w:rPr>
          <w:lang w:val="nl-NL"/>
        </w:rPr>
      </w:pPr>
      <w:r>
        <w:rPr>
          <w:lang w:val="nl-NL"/>
        </w:rPr>
        <w:t xml:space="preserve">of de </w:t>
      </w:r>
      <w:r w:rsidR="00633472">
        <w:rPr>
          <w:lang w:val="nl-NL"/>
        </w:rPr>
        <w:t xml:space="preserve">vrouwelijke </w:t>
      </w:r>
      <w:r>
        <w:rPr>
          <w:lang w:val="nl-NL"/>
        </w:rPr>
        <w:t>zorgvrager eerder is geopereerd aan de baarmoeder</w:t>
      </w:r>
      <w:r w:rsidR="00B9239A">
        <w:rPr>
          <w:lang w:val="nl-NL"/>
        </w:rPr>
        <w:t>(hals)</w:t>
      </w:r>
      <w:r w:rsidR="00633472">
        <w:rPr>
          <w:lang w:val="nl-NL"/>
        </w:rPr>
        <w:t>;</w:t>
      </w:r>
    </w:p>
    <w:p w14:paraId="67D68285" w14:textId="605F7F40" w:rsidR="00B9239A" w:rsidRDefault="007B6AFF" w:rsidP="00D945BE">
      <w:pPr>
        <w:pStyle w:val="Geenafstand"/>
        <w:numPr>
          <w:ilvl w:val="0"/>
          <w:numId w:val="26"/>
        </w:numPr>
        <w:rPr>
          <w:lang w:val="nl-NL"/>
        </w:rPr>
      </w:pPr>
      <w:r>
        <w:rPr>
          <w:lang w:val="nl-NL"/>
        </w:rPr>
        <w:t>de mate van stress</w:t>
      </w:r>
      <w:r w:rsidR="00B9239A">
        <w:rPr>
          <w:lang w:val="nl-NL"/>
        </w:rPr>
        <w:t xml:space="preserve"> </w:t>
      </w:r>
      <w:r w:rsidR="00633472">
        <w:rPr>
          <w:lang w:val="nl-NL"/>
        </w:rPr>
        <w:t>die de vrouwelijke</w:t>
      </w:r>
      <w:r w:rsidR="00B9239A">
        <w:rPr>
          <w:lang w:val="nl-NL"/>
        </w:rPr>
        <w:t xml:space="preserve"> zorgvrager</w:t>
      </w:r>
      <w:r w:rsidR="00633472">
        <w:rPr>
          <w:lang w:val="nl-NL"/>
        </w:rPr>
        <w:t xml:space="preserve"> ervaart</w:t>
      </w:r>
      <w:r>
        <w:rPr>
          <w:lang w:val="nl-NL"/>
        </w:rPr>
        <w:t xml:space="preserve"> in het dagelijks leven</w:t>
      </w:r>
      <w:r w:rsidR="00B9239A">
        <w:rPr>
          <w:lang w:val="nl-NL"/>
        </w:rPr>
        <w:t xml:space="preserve">. </w:t>
      </w:r>
      <w:commentRangeEnd w:id="217"/>
      <w:r w:rsidR="005F4BB9">
        <w:rPr>
          <w:rStyle w:val="Verwijzingopmerking"/>
        </w:rPr>
        <w:commentReference w:id="217"/>
      </w:r>
    </w:p>
    <w:p w14:paraId="772DB0F0" w14:textId="77777777" w:rsidR="00B9239A" w:rsidRDefault="00B9239A" w:rsidP="00C715F1">
      <w:pPr>
        <w:pStyle w:val="Geenafstand"/>
        <w:rPr>
          <w:lang w:val="nl-NL"/>
        </w:rPr>
      </w:pPr>
    </w:p>
    <w:p w14:paraId="0DBA430A" w14:textId="6A372354" w:rsidR="00C829B8" w:rsidRDefault="00B9239A" w:rsidP="00C715F1">
      <w:pPr>
        <w:pStyle w:val="Geenafstand"/>
        <w:rPr>
          <w:lang w:val="nl-NL"/>
        </w:rPr>
      </w:pPr>
      <w:r>
        <w:rPr>
          <w:lang w:val="nl-NL"/>
        </w:rPr>
        <w:t xml:space="preserve">Na de anamnese voert </w:t>
      </w:r>
      <w:r w:rsidR="007B6AFF">
        <w:rPr>
          <w:lang w:val="nl-NL"/>
        </w:rPr>
        <w:t>de zorgprofessional lichamelijk onderzoek uit</w:t>
      </w:r>
      <w:r w:rsidR="001D1B07">
        <w:rPr>
          <w:lang w:val="nl-NL"/>
        </w:rPr>
        <w:t xml:space="preserve">. Hierbij is ook aandacht voor het meten van lengte en gewicht en de voedingsstatus. </w:t>
      </w:r>
      <w:commentRangeStart w:id="218"/>
      <w:r w:rsidR="00740B83">
        <w:rPr>
          <w:lang w:val="nl-NL"/>
        </w:rPr>
        <w:t>Bij dit lichamelijk onderzoek worden</w:t>
      </w:r>
      <w:r w:rsidR="00633472">
        <w:rPr>
          <w:lang w:val="nl-NL"/>
        </w:rPr>
        <w:t xml:space="preserve"> doorgaans</w:t>
      </w:r>
      <w:r w:rsidR="00740B83">
        <w:rPr>
          <w:lang w:val="nl-NL"/>
        </w:rPr>
        <w:t xml:space="preserve"> ook de uitwendige geslachtsorganen onderzocht en gekeken naar de lichamelijke ontwikkelin</w:t>
      </w:r>
      <w:r>
        <w:rPr>
          <w:lang w:val="nl-NL"/>
        </w:rPr>
        <w:t xml:space="preserve">g. </w:t>
      </w:r>
      <w:commentRangeEnd w:id="218"/>
      <w:r w:rsidR="005F4BB9">
        <w:rPr>
          <w:rStyle w:val="Verwijzingopmerking"/>
        </w:rPr>
        <w:commentReference w:id="218"/>
      </w:r>
      <w:r>
        <w:rPr>
          <w:lang w:val="nl-NL"/>
        </w:rPr>
        <w:t>O</w:t>
      </w:r>
      <w:r w:rsidR="00740B83">
        <w:rPr>
          <w:lang w:val="nl-NL"/>
        </w:rPr>
        <w:t>nderzoek van de inwendige geslachtsorganen is in de meeste gevallen niet noodzakelijk</w:t>
      </w:r>
      <w:r w:rsidR="00633472">
        <w:rPr>
          <w:lang w:val="nl-NL"/>
        </w:rPr>
        <w:t>, omdat dit vaak geen meerwaarde heeft om de diagnose te stellen</w:t>
      </w:r>
      <w:r w:rsidR="00740B83">
        <w:rPr>
          <w:lang w:val="nl-NL"/>
        </w:rPr>
        <w:t>.</w:t>
      </w:r>
      <w:r w:rsidR="00633472">
        <w:rPr>
          <w:lang w:val="nl-NL"/>
        </w:rPr>
        <w:t xml:space="preserve"> </w:t>
      </w:r>
      <w:commentRangeStart w:id="219"/>
      <w:r w:rsidR="00633472">
        <w:rPr>
          <w:lang w:val="nl-NL"/>
        </w:rPr>
        <w:t xml:space="preserve">Wanneer de oorzaak van de menstruatiestoornis onduidelijk blijft, </w:t>
      </w:r>
      <w:r w:rsidR="001D1B07">
        <w:rPr>
          <w:lang w:val="nl-NL"/>
        </w:rPr>
        <w:t>vraagt de zorgprofessional eventueel aanvullend bloedonderzoek aan</w:t>
      </w:r>
      <w:r w:rsidR="00740B83">
        <w:rPr>
          <w:lang w:val="nl-NL"/>
        </w:rPr>
        <w:t xml:space="preserve">. Daarbij worden bijvoorbeeld de hormoonwaarden geanalyseerd. </w:t>
      </w:r>
      <w:commentRangeEnd w:id="219"/>
      <w:r w:rsidR="00CA67EB">
        <w:rPr>
          <w:rStyle w:val="Verwijzingopmerking"/>
        </w:rPr>
        <w:commentReference w:id="219"/>
      </w:r>
    </w:p>
    <w:p w14:paraId="0E9AEF4E" w14:textId="77777777" w:rsidR="00C829B8" w:rsidRDefault="00C829B8" w:rsidP="00C715F1">
      <w:pPr>
        <w:pStyle w:val="Geenafstand"/>
        <w:rPr>
          <w:lang w:val="nl-NL"/>
        </w:rPr>
      </w:pPr>
    </w:p>
    <w:p w14:paraId="4BE4754D" w14:textId="6908848B" w:rsidR="00C829B8" w:rsidRDefault="00C829B8" w:rsidP="00C715F1">
      <w:pPr>
        <w:pStyle w:val="Geenafstand"/>
        <w:rPr>
          <w:lang w:val="nl-NL"/>
        </w:rPr>
      </w:pPr>
      <w:r>
        <w:rPr>
          <w:lang w:val="nl-NL"/>
        </w:rPr>
        <w:t xml:space="preserve">Wanneer het type stoornis van de vrouwelijke zorgvrager nog onduidelijk is of wanneer bij onderzoek lichamelijke of hormonale afwijkingen zijn gevonden, is een doorverwijzing naar een gynaecoloog geïndiceerd. Deze zorgprofessional voert opnieuw lichamelijk onderzoek uit met nog vaak aanvullend onderzoek. </w:t>
      </w:r>
      <w:commentRangeStart w:id="220"/>
      <w:r>
        <w:rPr>
          <w:lang w:val="nl-NL"/>
        </w:rPr>
        <w:t xml:space="preserve">Dit bestaat bijvoorbeeld </w:t>
      </w:r>
      <w:r w:rsidR="00475871">
        <w:rPr>
          <w:lang w:val="nl-NL"/>
        </w:rPr>
        <w:t xml:space="preserve">uit </w:t>
      </w:r>
      <w:r>
        <w:rPr>
          <w:lang w:val="nl-NL"/>
        </w:rPr>
        <w:t>beeldvormend onderzoek in de vorm van een (inwendige) echo en beoordeling van de hormoonwaarden in het bloed om een eventuele oorzaak van menstruatiestoornis te achterhalen.</w:t>
      </w:r>
      <w:commentRangeEnd w:id="220"/>
      <w:r w:rsidR="00475871">
        <w:rPr>
          <w:rStyle w:val="Verwijzingopmerking"/>
        </w:rPr>
        <w:commentReference w:id="220"/>
      </w:r>
    </w:p>
    <w:p w14:paraId="3AA3B5F3" w14:textId="77777777" w:rsidR="001D6CA2" w:rsidRDefault="001D6CA2" w:rsidP="00C715F1">
      <w:pPr>
        <w:pStyle w:val="Geenafstand"/>
        <w:rPr>
          <w:lang w:val="nl-NL"/>
        </w:rPr>
      </w:pPr>
    </w:p>
    <w:p w14:paraId="7C1A59F0" w14:textId="1EC4C5AB" w:rsidR="005058A8" w:rsidRPr="002A0BF2" w:rsidRDefault="005058A8" w:rsidP="00C715F1">
      <w:pPr>
        <w:pStyle w:val="Geenafstand"/>
        <w:rPr>
          <w:color w:val="FF0000"/>
          <w:lang w:val="nl-NL"/>
        </w:rPr>
      </w:pPr>
      <w:r w:rsidRPr="002A0BF2">
        <w:rPr>
          <w:color w:val="FF0000"/>
          <w:lang w:val="nl-NL"/>
        </w:rPr>
        <w:t>Leerdoel: De student weet dat</w:t>
      </w:r>
      <w:r w:rsidR="002A0BF2" w:rsidRPr="002A0BF2">
        <w:rPr>
          <w:color w:val="FF0000"/>
          <w:lang w:val="nl-NL"/>
        </w:rPr>
        <w:t xml:space="preserve"> de zorgvrager ten eerste het menstruatiepatroon beoordeeld op de regelmatigheid</w:t>
      </w:r>
      <w:ins w:id="221" w:author="Marco Verweij | ExpertCollege" w:date="2021-08-23T15:07:00Z">
        <w:r w:rsidR="00807214">
          <w:rPr>
            <w:color w:val="FF0000"/>
            <w:lang w:val="nl-NL"/>
          </w:rPr>
          <w:t>,</w:t>
        </w:r>
      </w:ins>
      <w:r w:rsidR="002A0BF2" w:rsidRPr="002A0BF2">
        <w:rPr>
          <w:color w:val="FF0000"/>
          <w:lang w:val="nl-NL"/>
        </w:rPr>
        <w:t xml:space="preserve"> de duur en de hoeveelheid bloedverlies. </w:t>
      </w:r>
    </w:p>
    <w:p w14:paraId="4B59D813" w14:textId="77777777" w:rsidR="002A0BF2" w:rsidRDefault="002A0BF2" w:rsidP="00C715F1">
      <w:pPr>
        <w:pStyle w:val="Geenafstand"/>
        <w:rPr>
          <w:lang w:val="nl-NL"/>
        </w:rPr>
      </w:pPr>
    </w:p>
    <w:p w14:paraId="50C3299E" w14:textId="7AF8F9E7" w:rsidR="002A0BF2" w:rsidRPr="002A0BF2" w:rsidRDefault="002A0BF2" w:rsidP="00C715F1">
      <w:pPr>
        <w:pStyle w:val="Geenafstand"/>
        <w:rPr>
          <w:color w:val="4F81BD" w:themeColor="accent1"/>
          <w:lang w:val="nl-NL"/>
        </w:rPr>
      </w:pPr>
      <w:r w:rsidRPr="002A0BF2">
        <w:rPr>
          <w:color w:val="4F81BD" w:themeColor="accent1"/>
          <w:lang w:val="nl-NL"/>
        </w:rPr>
        <w:t>Fluster</w:t>
      </w:r>
    </w:p>
    <w:p w14:paraId="6A207A19" w14:textId="77777777" w:rsidR="002A0BF2" w:rsidRPr="002A0BF2" w:rsidRDefault="002A0BF2" w:rsidP="00C715F1">
      <w:pPr>
        <w:pStyle w:val="Geenafstand"/>
        <w:rPr>
          <w:color w:val="4F81BD" w:themeColor="accent1"/>
          <w:lang w:val="nl-NL"/>
        </w:rPr>
      </w:pPr>
    </w:p>
    <w:p w14:paraId="31CBF674" w14:textId="29C622F4" w:rsidR="002A0BF2" w:rsidRPr="002A0BF2" w:rsidRDefault="002A0BF2" w:rsidP="00C715F1">
      <w:pPr>
        <w:pStyle w:val="Geenafstand"/>
        <w:rPr>
          <w:color w:val="4F81BD" w:themeColor="accent1"/>
          <w:lang w:val="nl-NL"/>
        </w:rPr>
      </w:pPr>
      <w:r w:rsidRPr="002A0BF2">
        <w:rPr>
          <w:color w:val="4F81BD" w:themeColor="accent1"/>
          <w:lang w:val="nl-NL"/>
        </w:rPr>
        <w:t>Theorie:</w:t>
      </w:r>
    </w:p>
    <w:p w14:paraId="6AF77224" w14:textId="77777777" w:rsidR="002A0BF2" w:rsidRPr="002A0BF2" w:rsidRDefault="00CC7D59" w:rsidP="00CC7D59">
      <w:pPr>
        <w:pStyle w:val="Geenafstand"/>
        <w:rPr>
          <w:color w:val="4F81BD" w:themeColor="accent1"/>
          <w:lang w:val="nl-NL"/>
        </w:rPr>
      </w:pPr>
      <w:r w:rsidRPr="002A0BF2">
        <w:rPr>
          <w:color w:val="4F81BD" w:themeColor="accent1"/>
          <w:lang w:val="nl-NL"/>
        </w:rPr>
        <w:t>Bij menstruatieklachten gaat een zorgprofessional in gesprek met de vrouwelijke zorgvrager om de klachten in kaart te brengen en een duidelijk beel</w:t>
      </w:r>
      <w:r w:rsidR="002A0BF2" w:rsidRPr="002A0BF2">
        <w:rPr>
          <w:color w:val="4F81BD" w:themeColor="accent1"/>
          <w:lang w:val="nl-NL"/>
        </w:rPr>
        <w:t xml:space="preserve">d te vormen van de situatie. </w:t>
      </w:r>
      <w:commentRangeStart w:id="222"/>
      <w:r w:rsidR="002A0BF2" w:rsidRPr="002A0BF2">
        <w:rPr>
          <w:color w:val="4F81BD" w:themeColor="accent1"/>
          <w:lang w:val="nl-NL"/>
        </w:rPr>
        <w:t>Hiervoor wordt het menstruatiepatroon beoordeeld op bepaalde factoren.</w:t>
      </w:r>
      <w:commentRangeEnd w:id="222"/>
      <w:r w:rsidR="00807214">
        <w:rPr>
          <w:rStyle w:val="Verwijzingopmerking"/>
        </w:rPr>
        <w:commentReference w:id="222"/>
      </w:r>
    </w:p>
    <w:p w14:paraId="651FCFF0" w14:textId="77777777" w:rsidR="002A0BF2" w:rsidRPr="002A0BF2" w:rsidRDefault="002A0BF2" w:rsidP="00CC7D59">
      <w:pPr>
        <w:pStyle w:val="Geenafstand"/>
        <w:rPr>
          <w:color w:val="4F81BD" w:themeColor="accent1"/>
          <w:lang w:val="nl-NL"/>
        </w:rPr>
      </w:pPr>
    </w:p>
    <w:p w14:paraId="10790527" w14:textId="767A63C9" w:rsidR="002A0BF2" w:rsidRPr="002A0BF2" w:rsidRDefault="00313FFA" w:rsidP="00CC7D59">
      <w:pPr>
        <w:pStyle w:val="Geenafstand"/>
        <w:rPr>
          <w:color w:val="4F81BD" w:themeColor="accent1"/>
          <w:lang w:val="nl-NL"/>
        </w:rPr>
      </w:pPr>
      <w:r>
        <w:rPr>
          <w:color w:val="4F81BD" w:themeColor="accent1"/>
          <w:lang w:val="nl-NL"/>
        </w:rPr>
        <w:t>Vraag:</w:t>
      </w:r>
    </w:p>
    <w:p w14:paraId="3F79EA5B" w14:textId="1C0FE4C9" w:rsidR="002A0BF2" w:rsidRPr="002A0BF2" w:rsidRDefault="00313FFA" w:rsidP="00CC7D59">
      <w:pPr>
        <w:pStyle w:val="Geenafstand"/>
        <w:rPr>
          <w:color w:val="4F81BD" w:themeColor="accent1"/>
          <w:lang w:val="nl-NL"/>
        </w:rPr>
      </w:pPr>
      <w:commentRangeStart w:id="223"/>
      <w:r>
        <w:rPr>
          <w:color w:val="4F81BD" w:themeColor="accent1"/>
          <w:lang w:val="nl-NL"/>
        </w:rPr>
        <w:t>Welke factor hoort hier</w:t>
      </w:r>
      <w:r w:rsidR="002A0BF2" w:rsidRPr="002A0BF2">
        <w:rPr>
          <w:color w:val="4F81BD" w:themeColor="accent1"/>
          <w:lang w:val="nl-NL"/>
        </w:rPr>
        <w:t>bij?</w:t>
      </w:r>
      <w:commentRangeEnd w:id="223"/>
      <w:r w:rsidR="00880B8E">
        <w:rPr>
          <w:rStyle w:val="Verwijzingopmerking"/>
        </w:rPr>
        <w:commentReference w:id="223"/>
      </w:r>
    </w:p>
    <w:p w14:paraId="4D66D51E" w14:textId="77777777" w:rsidR="002A0BF2" w:rsidRPr="002A0BF2" w:rsidRDefault="002A0BF2" w:rsidP="00CC7D59">
      <w:pPr>
        <w:pStyle w:val="Geenafstand"/>
        <w:rPr>
          <w:color w:val="4F81BD" w:themeColor="accent1"/>
          <w:lang w:val="nl-NL"/>
        </w:rPr>
      </w:pPr>
    </w:p>
    <w:p w14:paraId="4A93F36E" w14:textId="1B5FF0CE" w:rsidR="002A0BF2" w:rsidRPr="002A0BF2" w:rsidRDefault="002A0BF2" w:rsidP="00CC7D59">
      <w:pPr>
        <w:pStyle w:val="Geenafstand"/>
        <w:rPr>
          <w:color w:val="4F81BD" w:themeColor="accent1"/>
          <w:lang w:val="nl-NL"/>
        </w:rPr>
      </w:pPr>
      <w:commentRangeStart w:id="224"/>
      <w:r w:rsidRPr="002A0BF2">
        <w:rPr>
          <w:color w:val="4F81BD" w:themeColor="accent1"/>
          <w:lang w:val="nl-NL"/>
        </w:rPr>
        <w:t>Regelmatigheid</w:t>
      </w:r>
      <w:ins w:id="225" w:author="Marco Verweij | ExpertCollege" w:date="2021-08-23T15:17:00Z">
        <w:r w:rsidR="00A41CA9">
          <w:rPr>
            <w:color w:val="4F81BD" w:themeColor="accent1"/>
            <w:lang w:val="nl-NL"/>
          </w:rPr>
          <w:t xml:space="preserve"> van de menstuaties</w:t>
        </w:r>
      </w:ins>
    </w:p>
    <w:p w14:paraId="1D4B8A88" w14:textId="77777777" w:rsidR="002A0BF2" w:rsidRPr="002A0BF2" w:rsidRDefault="002A0BF2" w:rsidP="00CC7D59">
      <w:pPr>
        <w:pStyle w:val="Geenafstand"/>
        <w:rPr>
          <w:color w:val="4F81BD" w:themeColor="accent1"/>
          <w:lang w:val="nl-NL"/>
        </w:rPr>
      </w:pPr>
      <w:r w:rsidRPr="002A0BF2">
        <w:rPr>
          <w:color w:val="4F81BD" w:themeColor="accent1"/>
          <w:lang w:val="nl-NL"/>
        </w:rPr>
        <w:t>Hoeveelheid bloedverlies</w:t>
      </w:r>
    </w:p>
    <w:p w14:paraId="1A762C9D" w14:textId="77777777" w:rsidR="002A0BF2" w:rsidRPr="002A0BF2" w:rsidRDefault="002A0BF2" w:rsidP="00CC7D59">
      <w:pPr>
        <w:pStyle w:val="Geenafstand"/>
        <w:rPr>
          <w:color w:val="4F81BD" w:themeColor="accent1"/>
          <w:lang w:val="nl-NL"/>
        </w:rPr>
      </w:pPr>
      <w:r w:rsidRPr="002A0BF2">
        <w:rPr>
          <w:color w:val="4F81BD" w:themeColor="accent1"/>
          <w:lang w:val="nl-NL"/>
        </w:rPr>
        <w:t>Beide bovenstaande</w:t>
      </w:r>
    </w:p>
    <w:p w14:paraId="314C8FB6" w14:textId="77777777" w:rsidR="002A0BF2" w:rsidRPr="002A0BF2" w:rsidRDefault="002A0BF2" w:rsidP="00CC7D59">
      <w:pPr>
        <w:pStyle w:val="Geenafstand"/>
        <w:rPr>
          <w:color w:val="4F81BD" w:themeColor="accent1"/>
          <w:lang w:val="nl-NL"/>
        </w:rPr>
      </w:pPr>
      <w:r w:rsidRPr="002A0BF2">
        <w:rPr>
          <w:color w:val="4F81BD" w:themeColor="accent1"/>
          <w:lang w:val="nl-NL"/>
        </w:rPr>
        <w:t>Geen van bovenstaande</w:t>
      </w:r>
      <w:commentRangeEnd w:id="224"/>
      <w:r w:rsidR="00880B8E">
        <w:rPr>
          <w:rStyle w:val="Verwijzingopmerking"/>
        </w:rPr>
        <w:commentReference w:id="224"/>
      </w:r>
    </w:p>
    <w:p w14:paraId="57536697" w14:textId="77777777" w:rsidR="002A0BF2" w:rsidRPr="002A0BF2" w:rsidRDefault="002A0BF2" w:rsidP="00CC7D59">
      <w:pPr>
        <w:pStyle w:val="Geenafstand"/>
        <w:rPr>
          <w:color w:val="4F81BD" w:themeColor="accent1"/>
          <w:lang w:val="nl-NL"/>
        </w:rPr>
      </w:pPr>
    </w:p>
    <w:p w14:paraId="381F6342" w14:textId="77777777" w:rsidR="00880B8E" w:rsidRDefault="00313FFA" w:rsidP="00CC7D59">
      <w:pPr>
        <w:pStyle w:val="Geenafstand"/>
        <w:rPr>
          <w:ins w:id="226" w:author="Marco Verweij | ExpertCollege" w:date="2021-08-23T15:14:00Z"/>
          <w:color w:val="4F81BD" w:themeColor="accent1"/>
          <w:lang w:val="nl-NL"/>
        </w:rPr>
      </w:pPr>
      <w:r>
        <w:rPr>
          <w:color w:val="4F81BD" w:themeColor="accent1"/>
          <w:lang w:val="nl-NL"/>
        </w:rPr>
        <w:t xml:space="preserve">Extra info: </w:t>
      </w:r>
    </w:p>
    <w:p w14:paraId="26AA64B3" w14:textId="5ADF0067" w:rsidR="002A0BF2" w:rsidRPr="002A0BF2" w:rsidRDefault="00313FFA" w:rsidP="00CC7D59">
      <w:pPr>
        <w:pStyle w:val="Geenafstand"/>
        <w:rPr>
          <w:color w:val="4F81BD" w:themeColor="accent1"/>
          <w:lang w:val="nl-NL"/>
        </w:rPr>
      </w:pPr>
      <w:commentRangeStart w:id="227"/>
      <w:r>
        <w:rPr>
          <w:color w:val="4F81BD" w:themeColor="accent1"/>
          <w:lang w:val="nl-NL"/>
        </w:rPr>
        <w:t>Naast</w:t>
      </w:r>
      <w:r w:rsidR="002A0BF2" w:rsidRPr="002A0BF2">
        <w:rPr>
          <w:color w:val="4F81BD" w:themeColor="accent1"/>
          <w:lang w:val="nl-NL"/>
        </w:rPr>
        <w:t xml:space="preserve"> </w:t>
      </w:r>
      <w:r>
        <w:rPr>
          <w:color w:val="4F81BD" w:themeColor="accent1"/>
          <w:lang w:val="nl-NL"/>
        </w:rPr>
        <w:t>r</w:t>
      </w:r>
      <w:r w:rsidR="002A0BF2" w:rsidRPr="002A0BF2">
        <w:rPr>
          <w:color w:val="4F81BD" w:themeColor="accent1"/>
          <w:lang w:val="nl-NL"/>
        </w:rPr>
        <w:t xml:space="preserve">egelmatigheid en hoeveelheid bloedverlies wordt het menstruatiepatroon ook beoordeeld op de duur. </w:t>
      </w:r>
      <w:commentRangeEnd w:id="227"/>
      <w:r w:rsidR="00997D16">
        <w:rPr>
          <w:rStyle w:val="Verwijzingopmerking"/>
        </w:rPr>
        <w:commentReference w:id="227"/>
      </w:r>
    </w:p>
    <w:p w14:paraId="1CC53877" w14:textId="77777777" w:rsidR="002A0BF2" w:rsidRDefault="002A0BF2" w:rsidP="00CC7D59">
      <w:pPr>
        <w:pStyle w:val="Geenafstand"/>
        <w:rPr>
          <w:lang w:val="nl-NL"/>
        </w:rPr>
      </w:pPr>
    </w:p>
    <w:p w14:paraId="0EB0BE43" w14:textId="77777777" w:rsidR="00313FFA" w:rsidRPr="002A0BF2" w:rsidRDefault="00313FFA" w:rsidP="00313FFA">
      <w:pPr>
        <w:pStyle w:val="Geenafstand"/>
        <w:rPr>
          <w:color w:val="4F81BD" w:themeColor="accent1"/>
          <w:lang w:val="nl-NL"/>
        </w:rPr>
      </w:pPr>
      <w:r w:rsidRPr="002A0BF2">
        <w:rPr>
          <w:color w:val="4F81BD" w:themeColor="accent1"/>
          <w:lang w:val="nl-NL"/>
        </w:rPr>
        <w:t>Theorie:</w:t>
      </w:r>
    </w:p>
    <w:p w14:paraId="2D7FDC78" w14:textId="4CD3E5B6" w:rsidR="00313FFA" w:rsidRPr="002A0BF2" w:rsidRDefault="00313FFA" w:rsidP="00313FFA">
      <w:pPr>
        <w:pStyle w:val="Geenafstand"/>
        <w:rPr>
          <w:color w:val="4F81BD" w:themeColor="accent1"/>
          <w:lang w:val="nl-NL"/>
        </w:rPr>
      </w:pPr>
      <w:r w:rsidRPr="002A0BF2">
        <w:rPr>
          <w:color w:val="4F81BD" w:themeColor="accent1"/>
          <w:lang w:val="nl-NL"/>
        </w:rPr>
        <w:t xml:space="preserve">Bij menstruatieklachten gaat een zorgprofessional in gesprek met de vrouwelijke zorgvrager om de klachten in kaart te brengen en een duidelijk beeld te vormen van de situatie. </w:t>
      </w:r>
      <w:del w:id="228" w:author="Marco Verweij | ExpertCollege" w:date="2021-08-23T15:14:00Z">
        <w:r w:rsidRPr="002A0BF2" w:rsidDel="00997D16">
          <w:rPr>
            <w:color w:val="4F81BD" w:themeColor="accent1"/>
            <w:lang w:val="nl-NL"/>
          </w:rPr>
          <w:delText>Hiervoor wordt het menstruatiepatroon beoordeeld op bepaalde factoren.</w:delText>
        </w:r>
      </w:del>
    </w:p>
    <w:p w14:paraId="1D39B00D" w14:textId="77777777" w:rsidR="00313FFA" w:rsidRPr="002A0BF2" w:rsidRDefault="00313FFA" w:rsidP="00313FFA">
      <w:pPr>
        <w:pStyle w:val="Geenafstand"/>
        <w:rPr>
          <w:color w:val="4F81BD" w:themeColor="accent1"/>
          <w:lang w:val="nl-NL"/>
        </w:rPr>
      </w:pPr>
    </w:p>
    <w:p w14:paraId="4923AF00" w14:textId="77777777" w:rsidR="00313FFA" w:rsidRPr="002A0BF2" w:rsidRDefault="00313FFA" w:rsidP="00313FFA">
      <w:pPr>
        <w:pStyle w:val="Geenafstand"/>
        <w:rPr>
          <w:color w:val="4F81BD" w:themeColor="accent1"/>
          <w:lang w:val="nl-NL"/>
        </w:rPr>
      </w:pPr>
      <w:r w:rsidRPr="002A0BF2">
        <w:rPr>
          <w:color w:val="4F81BD" w:themeColor="accent1"/>
          <w:lang w:val="nl-NL"/>
        </w:rPr>
        <w:t>Stelling:</w:t>
      </w:r>
    </w:p>
    <w:p w14:paraId="78FD6964" w14:textId="4BB8BC27" w:rsidR="00313FFA" w:rsidRPr="002A0BF2" w:rsidRDefault="00313FFA" w:rsidP="00313FFA">
      <w:pPr>
        <w:pStyle w:val="Geenafstand"/>
        <w:rPr>
          <w:color w:val="4F81BD" w:themeColor="accent1"/>
          <w:lang w:val="nl-NL"/>
        </w:rPr>
      </w:pPr>
      <w:commentRangeStart w:id="229"/>
      <w:r>
        <w:rPr>
          <w:color w:val="4F81BD" w:themeColor="accent1"/>
          <w:lang w:val="nl-NL"/>
        </w:rPr>
        <w:lastRenderedPageBreak/>
        <w:t xml:space="preserve">Ook ….. hoort hierbij. </w:t>
      </w:r>
      <w:commentRangeEnd w:id="229"/>
      <w:r w:rsidR="00997D16">
        <w:rPr>
          <w:rStyle w:val="Verwijzingopmerking"/>
        </w:rPr>
        <w:commentReference w:id="229"/>
      </w:r>
    </w:p>
    <w:p w14:paraId="2CC10BBA" w14:textId="77777777" w:rsidR="00313FFA" w:rsidRPr="002A0BF2" w:rsidRDefault="00313FFA" w:rsidP="00313FFA">
      <w:pPr>
        <w:pStyle w:val="Geenafstand"/>
        <w:rPr>
          <w:color w:val="4F81BD" w:themeColor="accent1"/>
          <w:lang w:val="nl-NL"/>
        </w:rPr>
      </w:pPr>
    </w:p>
    <w:p w14:paraId="04EBB5B7" w14:textId="33F0F696" w:rsidR="00313FFA" w:rsidRPr="00313FFA" w:rsidRDefault="00313FFA" w:rsidP="00313FFA">
      <w:pPr>
        <w:pStyle w:val="Geenafstand"/>
        <w:rPr>
          <w:b/>
          <w:color w:val="4F81BD" w:themeColor="accent1"/>
          <w:lang w:val="nl-NL"/>
        </w:rPr>
      </w:pPr>
      <w:r w:rsidRPr="00313FFA">
        <w:rPr>
          <w:b/>
          <w:color w:val="4F81BD" w:themeColor="accent1"/>
          <w:lang w:val="nl-NL"/>
        </w:rPr>
        <w:t>Regelmatigheid</w:t>
      </w:r>
      <w:ins w:id="230" w:author="Marco Verweij | ExpertCollege" w:date="2021-08-23T15:16:00Z">
        <w:r w:rsidR="00A41CA9">
          <w:rPr>
            <w:b/>
            <w:color w:val="4F81BD" w:themeColor="accent1"/>
            <w:lang w:val="nl-NL"/>
          </w:rPr>
          <w:t xml:space="preserve"> van de menstruaties</w:t>
        </w:r>
      </w:ins>
    </w:p>
    <w:p w14:paraId="61A6EA78" w14:textId="538E421A" w:rsidR="00313FFA" w:rsidRPr="002A0BF2" w:rsidRDefault="00313FFA" w:rsidP="00313FFA">
      <w:pPr>
        <w:pStyle w:val="Geenafstand"/>
        <w:rPr>
          <w:color w:val="4F81BD" w:themeColor="accent1"/>
          <w:lang w:val="nl-NL"/>
        </w:rPr>
      </w:pPr>
      <w:r>
        <w:rPr>
          <w:color w:val="4F81BD" w:themeColor="accent1"/>
          <w:lang w:val="nl-NL"/>
        </w:rPr>
        <w:t>Kleur bloedverlies</w:t>
      </w:r>
    </w:p>
    <w:p w14:paraId="5B7DF840" w14:textId="77777777" w:rsidR="00313FFA" w:rsidRPr="002A0BF2" w:rsidRDefault="00313FFA" w:rsidP="00313FFA">
      <w:pPr>
        <w:pStyle w:val="Geenafstand"/>
        <w:rPr>
          <w:color w:val="4F81BD" w:themeColor="accent1"/>
          <w:lang w:val="nl-NL"/>
        </w:rPr>
      </w:pPr>
      <w:r w:rsidRPr="002A0BF2">
        <w:rPr>
          <w:color w:val="4F81BD" w:themeColor="accent1"/>
          <w:lang w:val="nl-NL"/>
        </w:rPr>
        <w:t>Beide bovenstaande</w:t>
      </w:r>
    </w:p>
    <w:p w14:paraId="0AA9965B" w14:textId="77777777" w:rsidR="00313FFA" w:rsidRPr="002A0BF2" w:rsidRDefault="00313FFA" w:rsidP="00313FFA">
      <w:pPr>
        <w:pStyle w:val="Geenafstand"/>
        <w:rPr>
          <w:color w:val="4F81BD" w:themeColor="accent1"/>
          <w:lang w:val="nl-NL"/>
        </w:rPr>
      </w:pPr>
      <w:r w:rsidRPr="002A0BF2">
        <w:rPr>
          <w:color w:val="4F81BD" w:themeColor="accent1"/>
          <w:lang w:val="nl-NL"/>
        </w:rPr>
        <w:t>Geen van bovenstaande</w:t>
      </w:r>
    </w:p>
    <w:p w14:paraId="26F9D223" w14:textId="77777777" w:rsidR="00313FFA" w:rsidRPr="002A0BF2" w:rsidRDefault="00313FFA" w:rsidP="00313FFA">
      <w:pPr>
        <w:pStyle w:val="Geenafstand"/>
        <w:rPr>
          <w:color w:val="4F81BD" w:themeColor="accent1"/>
          <w:lang w:val="nl-NL"/>
        </w:rPr>
      </w:pPr>
    </w:p>
    <w:p w14:paraId="001CCB2C" w14:textId="77777777" w:rsidR="009042CC" w:rsidRDefault="00313FFA" w:rsidP="00313FFA">
      <w:pPr>
        <w:pStyle w:val="Geenafstand"/>
        <w:rPr>
          <w:ins w:id="231" w:author="Marco Verweij | ExpertCollege" w:date="2021-08-23T15:15:00Z"/>
          <w:color w:val="4F81BD" w:themeColor="accent1"/>
          <w:lang w:val="nl-NL"/>
        </w:rPr>
      </w:pPr>
      <w:r>
        <w:rPr>
          <w:color w:val="4F81BD" w:themeColor="accent1"/>
          <w:lang w:val="nl-NL"/>
        </w:rPr>
        <w:t xml:space="preserve">Extra info: </w:t>
      </w:r>
    </w:p>
    <w:p w14:paraId="58FF6194" w14:textId="48910FED" w:rsidR="00313FFA" w:rsidRPr="002A0BF2" w:rsidRDefault="00313FFA" w:rsidP="00313FFA">
      <w:pPr>
        <w:pStyle w:val="Geenafstand"/>
        <w:rPr>
          <w:color w:val="4F81BD" w:themeColor="accent1"/>
          <w:lang w:val="nl-NL"/>
        </w:rPr>
      </w:pPr>
      <w:r>
        <w:rPr>
          <w:color w:val="4F81BD" w:themeColor="accent1"/>
          <w:lang w:val="nl-NL"/>
        </w:rPr>
        <w:t>Naast</w:t>
      </w:r>
      <w:r w:rsidRPr="002A0BF2">
        <w:rPr>
          <w:color w:val="4F81BD" w:themeColor="accent1"/>
          <w:lang w:val="nl-NL"/>
        </w:rPr>
        <w:t xml:space="preserve"> </w:t>
      </w:r>
      <w:r>
        <w:rPr>
          <w:color w:val="4F81BD" w:themeColor="accent1"/>
          <w:lang w:val="nl-NL"/>
        </w:rPr>
        <w:t>r</w:t>
      </w:r>
      <w:r w:rsidRPr="002A0BF2">
        <w:rPr>
          <w:color w:val="4F81BD" w:themeColor="accent1"/>
          <w:lang w:val="nl-NL"/>
        </w:rPr>
        <w:t xml:space="preserve">egelmatigheid wordt het menstruatiepatroon </w:t>
      </w:r>
      <w:commentRangeStart w:id="232"/>
      <w:r w:rsidRPr="002A0BF2">
        <w:rPr>
          <w:color w:val="4F81BD" w:themeColor="accent1"/>
          <w:lang w:val="nl-NL"/>
        </w:rPr>
        <w:t>ook</w:t>
      </w:r>
      <w:commentRangeEnd w:id="232"/>
      <w:r w:rsidR="009042CC">
        <w:rPr>
          <w:rStyle w:val="Verwijzingopmerking"/>
        </w:rPr>
        <w:commentReference w:id="232"/>
      </w:r>
      <w:r w:rsidRPr="002A0BF2">
        <w:rPr>
          <w:color w:val="4F81BD" w:themeColor="accent1"/>
          <w:lang w:val="nl-NL"/>
        </w:rPr>
        <w:t xml:space="preserve"> beo</w:t>
      </w:r>
      <w:r>
        <w:rPr>
          <w:color w:val="4F81BD" w:themeColor="accent1"/>
          <w:lang w:val="nl-NL"/>
        </w:rPr>
        <w:t xml:space="preserve">ordeeld op de duur </w:t>
      </w:r>
      <w:r w:rsidRPr="002A0BF2">
        <w:rPr>
          <w:color w:val="4F81BD" w:themeColor="accent1"/>
          <w:lang w:val="nl-NL"/>
        </w:rPr>
        <w:t>en hoeveelheid bloedverlies</w:t>
      </w:r>
      <w:r>
        <w:rPr>
          <w:color w:val="4F81BD" w:themeColor="accent1"/>
          <w:lang w:val="nl-NL"/>
        </w:rPr>
        <w:t xml:space="preserve">. </w:t>
      </w:r>
    </w:p>
    <w:p w14:paraId="5513EE31" w14:textId="77777777" w:rsidR="002A0BF2" w:rsidRDefault="002A0BF2" w:rsidP="00CC7D59">
      <w:pPr>
        <w:pStyle w:val="Geenafstand"/>
        <w:rPr>
          <w:lang w:val="nl-NL"/>
        </w:rPr>
      </w:pPr>
    </w:p>
    <w:p w14:paraId="4A9A5667" w14:textId="77777777" w:rsidR="00313FFA" w:rsidRPr="002A0BF2" w:rsidRDefault="00313FFA" w:rsidP="00313FFA">
      <w:pPr>
        <w:pStyle w:val="Geenafstand"/>
        <w:rPr>
          <w:color w:val="4F81BD" w:themeColor="accent1"/>
          <w:lang w:val="nl-NL"/>
        </w:rPr>
      </w:pPr>
      <w:r w:rsidRPr="002A0BF2">
        <w:rPr>
          <w:color w:val="4F81BD" w:themeColor="accent1"/>
          <w:lang w:val="nl-NL"/>
        </w:rPr>
        <w:t>Theorie:</w:t>
      </w:r>
    </w:p>
    <w:p w14:paraId="1DF193EC" w14:textId="47555906" w:rsidR="00313FFA" w:rsidRPr="002A0BF2" w:rsidRDefault="00313FFA" w:rsidP="00313FFA">
      <w:pPr>
        <w:pStyle w:val="Geenafstand"/>
        <w:rPr>
          <w:color w:val="4F81BD" w:themeColor="accent1"/>
          <w:lang w:val="nl-NL"/>
        </w:rPr>
      </w:pPr>
      <w:r w:rsidRPr="002A0BF2">
        <w:rPr>
          <w:color w:val="4F81BD" w:themeColor="accent1"/>
          <w:lang w:val="nl-NL"/>
        </w:rPr>
        <w:t xml:space="preserve">Bij menstruatieklachten gaat een zorgprofessional in gesprek met de vrouwelijke zorgvrager om de klachten in kaart te brengen en een duidelijk beeld te vormen van de situatie. </w:t>
      </w:r>
      <w:del w:id="233" w:author="Marco Verweij | ExpertCollege" w:date="2021-08-23T15:16:00Z">
        <w:r w:rsidRPr="002A0BF2" w:rsidDel="00A41CA9">
          <w:rPr>
            <w:color w:val="4F81BD" w:themeColor="accent1"/>
            <w:lang w:val="nl-NL"/>
          </w:rPr>
          <w:delText>Hiervoor wordt het menstruatiepatroon beoordeeld op bepaalde factoren.</w:delText>
        </w:r>
      </w:del>
    </w:p>
    <w:p w14:paraId="57C49641" w14:textId="77777777" w:rsidR="00313FFA" w:rsidRPr="002A0BF2" w:rsidRDefault="00313FFA" w:rsidP="00313FFA">
      <w:pPr>
        <w:pStyle w:val="Geenafstand"/>
        <w:rPr>
          <w:color w:val="4F81BD" w:themeColor="accent1"/>
          <w:lang w:val="nl-NL"/>
        </w:rPr>
      </w:pPr>
    </w:p>
    <w:p w14:paraId="1845EB14" w14:textId="77777777" w:rsidR="00313FFA" w:rsidRPr="002A0BF2" w:rsidRDefault="00313FFA" w:rsidP="00313FFA">
      <w:pPr>
        <w:pStyle w:val="Geenafstand"/>
        <w:rPr>
          <w:color w:val="4F81BD" w:themeColor="accent1"/>
          <w:lang w:val="nl-NL"/>
        </w:rPr>
      </w:pPr>
      <w:commentRangeStart w:id="234"/>
      <w:r>
        <w:rPr>
          <w:color w:val="4F81BD" w:themeColor="accent1"/>
          <w:lang w:val="nl-NL"/>
        </w:rPr>
        <w:t>Vraag:</w:t>
      </w:r>
    </w:p>
    <w:p w14:paraId="4D5820F4" w14:textId="77777777" w:rsidR="00313FFA" w:rsidRPr="002A0BF2" w:rsidRDefault="00313FFA" w:rsidP="00313FFA">
      <w:pPr>
        <w:pStyle w:val="Geenafstand"/>
        <w:rPr>
          <w:color w:val="4F81BD" w:themeColor="accent1"/>
          <w:lang w:val="nl-NL"/>
        </w:rPr>
      </w:pPr>
      <w:r>
        <w:rPr>
          <w:color w:val="4F81BD" w:themeColor="accent1"/>
          <w:lang w:val="nl-NL"/>
        </w:rPr>
        <w:t>Welke factor hoort hier</w:t>
      </w:r>
      <w:r w:rsidRPr="002A0BF2">
        <w:rPr>
          <w:color w:val="4F81BD" w:themeColor="accent1"/>
          <w:lang w:val="nl-NL"/>
        </w:rPr>
        <w:t>bij?</w:t>
      </w:r>
      <w:commentRangeEnd w:id="234"/>
      <w:r w:rsidR="00A41CA9">
        <w:rPr>
          <w:rStyle w:val="Verwijzingopmerking"/>
        </w:rPr>
        <w:commentReference w:id="234"/>
      </w:r>
    </w:p>
    <w:p w14:paraId="51F965F7" w14:textId="77777777" w:rsidR="00313FFA" w:rsidRPr="002A0BF2" w:rsidRDefault="00313FFA" w:rsidP="00313FFA">
      <w:pPr>
        <w:pStyle w:val="Geenafstand"/>
        <w:rPr>
          <w:color w:val="4F81BD" w:themeColor="accent1"/>
          <w:lang w:val="nl-NL"/>
        </w:rPr>
      </w:pPr>
    </w:p>
    <w:p w14:paraId="67C987C0" w14:textId="79ABB8DB" w:rsidR="00313FFA" w:rsidRPr="00313FFA" w:rsidRDefault="00313FFA" w:rsidP="00313FFA">
      <w:pPr>
        <w:pStyle w:val="Geenafstand"/>
        <w:rPr>
          <w:color w:val="4F81BD" w:themeColor="accent1"/>
          <w:lang w:val="nl-NL"/>
        </w:rPr>
      </w:pPr>
      <w:r w:rsidRPr="00313FFA">
        <w:rPr>
          <w:color w:val="4F81BD" w:themeColor="accent1"/>
          <w:lang w:val="nl-NL"/>
        </w:rPr>
        <w:t>Consistentie bloedverlies</w:t>
      </w:r>
    </w:p>
    <w:p w14:paraId="3969B47B" w14:textId="77777777" w:rsidR="00313FFA" w:rsidRPr="002A0BF2" w:rsidRDefault="00313FFA" w:rsidP="00313FFA">
      <w:pPr>
        <w:pStyle w:val="Geenafstand"/>
        <w:rPr>
          <w:color w:val="4F81BD" w:themeColor="accent1"/>
          <w:lang w:val="nl-NL"/>
        </w:rPr>
      </w:pPr>
      <w:r>
        <w:rPr>
          <w:color w:val="4F81BD" w:themeColor="accent1"/>
          <w:lang w:val="nl-NL"/>
        </w:rPr>
        <w:t>Kleur bloedverlies</w:t>
      </w:r>
    </w:p>
    <w:p w14:paraId="273DA375" w14:textId="77777777" w:rsidR="00313FFA" w:rsidRPr="002A0BF2" w:rsidRDefault="00313FFA" w:rsidP="00313FFA">
      <w:pPr>
        <w:pStyle w:val="Geenafstand"/>
        <w:rPr>
          <w:color w:val="4F81BD" w:themeColor="accent1"/>
          <w:lang w:val="nl-NL"/>
        </w:rPr>
      </w:pPr>
      <w:r w:rsidRPr="002A0BF2">
        <w:rPr>
          <w:color w:val="4F81BD" w:themeColor="accent1"/>
          <w:lang w:val="nl-NL"/>
        </w:rPr>
        <w:t>Beide bovenstaande</w:t>
      </w:r>
    </w:p>
    <w:p w14:paraId="02B49201" w14:textId="77777777" w:rsidR="00313FFA" w:rsidRPr="00313FFA" w:rsidRDefault="00313FFA" w:rsidP="00313FFA">
      <w:pPr>
        <w:pStyle w:val="Geenafstand"/>
        <w:rPr>
          <w:b/>
          <w:color w:val="4F81BD" w:themeColor="accent1"/>
          <w:lang w:val="nl-NL"/>
        </w:rPr>
      </w:pPr>
      <w:r w:rsidRPr="00313FFA">
        <w:rPr>
          <w:b/>
          <w:color w:val="4F81BD" w:themeColor="accent1"/>
          <w:lang w:val="nl-NL"/>
        </w:rPr>
        <w:t>Geen van bovenstaande</w:t>
      </w:r>
    </w:p>
    <w:p w14:paraId="6451E350" w14:textId="77777777" w:rsidR="00313FFA" w:rsidRPr="002A0BF2" w:rsidRDefault="00313FFA" w:rsidP="00313FFA">
      <w:pPr>
        <w:pStyle w:val="Geenafstand"/>
        <w:rPr>
          <w:color w:val="4F81BD" w:themeColor="accent1"/>
          <w:lang w:val="nl-NL"/>
        </w:rPr>
      </w:pPr>
    </w:p>
    <w:p w14:paraId="4BDF9D79" w14:textId="77777777" w:rsidR="00313FFA" w:rsidRDefault="00313FFA" w:rsidP="00313FFA">
      <w:pPr>
        <w:pStyle w:val="Geenafstand"/>
        <w:rPr>
          <w:color w:val="4F81BD" w:themeColor="accent1"/>
          <w:lang w:val="nl-NL"/>
        </w:rPr>
      </w:pPr>
      <w:r>
        <w:rPr>
          <w:color w:val="4F81BD" w:themeColor="accent1"/>
          <w:lang w:val="nl-NL"/>
        </w:rPr>
        <w:t xml:space="preserve">Extra info: Het menstruatiepatroon wordt beoordeeld op regelmatigheid, duur en hoeveelheid bloedverlies. </w:t>
      </w:r>
    </w:p>
    <w:p w14:paraId="010C2955" w14:textId="77777777" w:rsidR="00313FFA" w:rsidRDefault="00313FFA" w:rsidP="00CC7D59">
      <w:pPr>
        <w:pStyle w:val="Geenafstand"/>
        <w:rPr>
          <w:color w:val="4F81BD" w:themeColor="accent1"/>
          <w:lang w:val="nl-NL"/>
        </w:rPr>
      </w:pPr>
    </w:p>
    <w:p w14:paraId="1A36402C" w14:textId="0142CC4A" w:rsidR="00BE5402" w:rsidRPr="0046421D" w:rsidRDefault="00BE5402" w:rsidP="00CC7D59">
      <w:pPr>
        <w:pStyle w:val="Geenafstand"/>
        <w:rPr>
          <w:color w:val="FF0000"/>
          <w:lang w:val="nl-NL"/>
        </w:rPr>
      </w:pPr>
      <w:commentRangeStart w:id="235"/>
      <w:commentRangeStart w:id="236"/>
      <w:r w:rsidRPr="0046421D">
        <w:rPr>
          <w:color w:val="FF0000"/>
          <w:lang w:val="nl-NL"/>
        </w:rPr>
        <w:t>Leerdoel: De student weet dat de zorgprofessional onder andere de kans op zwangerschap onderzoekt met een zwangerschapstest.</w:t>
      </w:r>
      <w:commentRangeEnd w:id="235"/>
      <w:r w:rsidR="0046421D">
        <w:rPr>
          <w:rStyle w:val="Verwijzingopmerking"/>
        </w:rPr>
        <w:commentReference w:id="235"/>
      </w:r>
      <w:commentRangeEnd w:id="236"/>
      <w:r w:rsidR="00CD3667">
        <w:rPr>
          <w:rStyle w:val="Verwijzingopmerking"/>
        </w:rPr>
        <w:commentReference w:id="236"/>
      </w:r>
    </w:p>
    <w:p w14:paraId="2F4EE8B9" w14:textId="77777777" w:rsidR="00BE5402" w:rsidRDefault="00BE5402" w:rsidP="00CC7D59">
      <w:pPr>
        <w:pStyle w:val="Geenafstand"/>
        <w:rPr>
          <w:color w:val="4F81BD" w:themeColor="accent1"/>
          <w:lang w:val="nl-NL"/>
        </w:rPr>
      </w:pPr>
    </w:p>
    <w:p w14:paraId="7AA3E681" w14:textId="28C7366E" w:rsidR="00BE5402" w:rsidRDefault="00BE5402" w:rsidP="00CC7D59">
      <w:pPr>
        <w:pStyle w:val="Geenafstand"/>
        <w:rPr>
          <w:color w:val="4F81BD" w:themeColor="accent1"/>
          <w:lang w:val="nl-NL"/>
        </w:rPr>
      </w:pPr>
      <w:r>
        <w:rPr>
          <w:color w:val="4F81BD" w:themeColor="accent1"/>
          <w:lang w:val="nl-NL"/>
        </w:rPr>
        <w:t>Fluster</w:t>
      </w:r>
    </w:p>
    <w:p w14:paraId="7CCEE8D5" w14:textId="77777777" w:rsidR="00BE5402" w:rsidRDefault="00BE5402" w:rsidP="00CC7D59">
      <w:pPr>
        <w:pStyle w:val="Geenafstand"/>
        <w:rPr>
          <w:color w:val="4F81BD" w:themeColor="accent1"/>
          <w:lang w:val="nl-NL"/>
        </w:rPr>
      </w:pPr>
    </w:p>
    <w:p w14:paraId="7D7FE7F5" w14:textId="2DC6F71C" w:rsidR="00BE5402" w:rsidRDefault="00BE5402" w:rsidP="00CC7D59">
      <w:pPr>
        <w:pStyle w:val="Geenafstand"/>
        <w:rPr>
          <w:color w:val="4F81BD" w:themeColor="accent1"/>
          <w:lang w:val="nl-NL"/>
        </w:rPr>
      </w:pPr>
      <w:r>
        <w:rPr>
          <w:color w:val="4F81BD" w:themeColor="accent1"/>
          <w:lang w:val="nl-NL"/>
        </w:rPr>
        <w:t>Theorie:</w:t>
      </w:r>
    </w:p>
    <w:p w14:paraId="2EF2A594" w14:textId="4A0A57F7" w:rsidR="00BE5402" w:rsidRDefault="00F44843" w:rsidP="00CC7D59">
      <w:pPr>
        <w:pStyle w:val="Geenafstand"/>
        <w:rPr>
          <w:color w:val="4F81BD" w:themeColor="accent1"/>
          <w:lang w:val="nl-NL"/>
        </w:rPr>
      </w:pPr>
      <w:ins w:id="237" w:author="Marco Verweij | ExpertCollege" w:date="2021-08-23T15:19:00Z">
        <w:r>
          <w:rPr>
            <w:color w:val="4F81BD" w:themeColor="accent1"/>
            <w:lang w:val="nl-NL"/>
          </w:rPr>
          <w:t xml:space="preserve">Bij menstruatieklachten wordt </w:t>
        </w:r>
      </w:ins>
      <w:commentRangeStart w:id="238"/>
      <w:del w:id="239" w:author="Marco Verweij | ExpertCollege" w:date="2021-08-23T15:19:00Z">
        <w:r w:rsidR="00BE5402" w:rsidDel="00F44843">
          <w:rPr>
            <w:color w:val="4F81BD" w:themeColor="accent1"/>
            <w:lang w:val="nl-NL"/>
          </w:rPr>
          <w:delText xml:space="preserve">Ten </w:delText>
        </w:r>
      </w:del>
      <w:r w:rsidR="00BE5402">
        <w:rPr>
          <w:color w:val="4F81BD" w:themeColor="accent1"/>
          <w:lang w:val="nl-NL"/>
        </w:rPr>
        <w:t>eerst</w:t>
      </w:r>
      <w:del w:id="240" w:author="Marco Verweij | ExpertCollege" w:date="2021-08-23T15:19:00Z">
        <w:r w:rsidR="00BE5402" w:rsidDel="00F44843">
          <w:rPr>
            <w:color w:val="4F81BD" w:themeColor="accent1"/>
            <w:lang w:val="nl-NL"/>
          </w:rPr>
          <w:delText>e</w:delText>
        </w:r>
      </w:del>
      <w:r w:rsidR="00BE5402">
        <w:rPr>
          <w:color w:val="4F81BD" w:themeColor="accent1"/>
          <w:lang w:val="nl-NL"/>
        </w:rPr>
        <w:t xml:space="preserve"> </w:t>
      </w:r>
      <w:del w:id="241" w:author="Marco Verweij | ExpertCollege" w:date="2021-08-23T15:19:00Z">
        <w:r w:rsidR="00BE5402" w:rsidDel="00F44843">
          <w:rPr>
            <w:color w:val="4F81BD" w:themeColor="accent1"/>
            <w:lang w:val="nl-NL"/>
          </w:rPr>
          <w:delText xml:space="preserve">wordt </w:delText>
        </w:r>
      </w:del>
      <w:r w:rsidR="00BE5402">
        <w:rPr>
          <w:color w:val="4F81BD" w:themeColor="accent1"/>
          <w:lang w:val="nl-NL"/>
        </w:rPr>
        <w:t xml:space="preserve">het menstruatiepatroon beoordeeld en daarnaast onderzoekt de zorgprofessional nog andere factoren. </w:t>
      </w:r>
      <w:commentRangeEnd w:id="238"/>
      <w:r>
        <w:rPr>
          <w:rStyle w:val="Verwijzingopmerking"/>
        </w:rPr>
        <w:commentReference w:id="238"/>
      </w:r>
    </w:p>
    <w:p w14:paraId="11BCE7C3" w14:textId="77777777" w:rsidR="00BE5402" w:rsidRDefault="00BE5402" w:rsidP="00CC7D59">
      <w:pPr>
        <w:pStyle w:val="Geenafstand"/>
        <w:rPr>
          <w:color w:val="4F81BD" w:themeColor="accent1"/>
          <w:lang w:val="nl-NL"/>
        </w:rPr>
      </w:pPr>
    </w:p>
    <w:p w14:paraId="1713EA93" w14:textId="67811E06" w:rsidR="00BE5402" w:rsidRDefault="0046421D" w:rsidP="00CC7D59">
      <w:pPr>
        <w:pStyle w:val="Geenafstand"/>
        <w:rPr>
          <w:color w:val="4F81BD" w:themeColor="accent1"/>
          <w:lang w:val="nl-NL"/>
        </w:rPr>
      </w:pPr>
      <w:r>
        <w:rPr>
          <w:color w:val="4F81BD" w:themeColor="accent1"/>
          <w:lang w:val="nl-NL"/>
        </w:rPr>
        <w:t>Vraag:</w:t>
      </w:r>
    </w:p>
    <w:p w14:paraId="0B376743" w14:textId="7C48DB9B" w:rsidR="0046421D" w:rsidRDefault="0046421D" w:rsidP="00CC7D59">
      <w:pPr>
        <w:pStyle w:val="Geenafstand"/>
        <w:rPr>
          <w:color w:val="4F81BD" w:themeColor="accent1"/>
          <w:lang w:val="nl-NL"/>
        </w:rPr>
      </w:pPr>
      <w:r>
        <w:rPr>
          <w:color w:val="4F81BD" w:themeColor="accent1"/>
          <w:lang w:val="nl-NL"/>
        </w:rPr>
        <w:t>Welk onderzoek verricht deze?</w:t>
      </w:r>
    </w:p>
    <w:p w14:paraId="5F69BE38" w14:textId="77777777" w:rsidR="0046421D" w:rsidRDefault="0046421D" w:rsidP="00CC7D59">
      <w:pPr>
        <w:pStyle w:val="Geenafstand"/>
        <w:rPr>
          <w:color w:val="4F81BD" w:themeColor="accent1"/>
          <w:lang w:val="nl-NL"/>
        </w:rPr>
      </w:pPr>
    </w:p>
    <w:p w14:paraId="78599330" w14:textId="0DD3096B" w:rsidR="0046421D" w:rsidRPr="0046421D" w:rsidRDefault="0046421D" w:rsidP="00CC7D59">
      <w:pPr>
        <w:pStyle w:val="Geenafstand"/>
        <w:rPr>
          <w:b/>
          <w:color w:val="4F81BD" w:themeColor="accent1"/>
          <w:lang w:val="nl-NL"/>
        </w:rPr>
      </w:pPr>
      <w:commentRangeStart w:id="242"/>
      <w:r w:rsidRPr="0046421D">
        <w:rPr>
          <w:b/>
          <w:color w:val="4F81BD" w:themeColor="accent1"/>
          <w:lang w:val="nl-NL"/>
        </w:rPr>
        <w:t>Zwangerschapstest</w:t>
      </w:r>
      <w:commentRangeEnd w:id="242"/>
      <w:r w:rsidR="005640D4">
        <w:rPr>
          <w:rStyle w:val="Verwijzingopmerking"/>
        </w:rPr>
        <w:commentReference w:id="242"/>
      </w:r>
    </w:p>
    <w:p w14:paraId="2A1BF6AD" w14:textId="40CA822D" w:rsidR="0046421D" w:rsidRDefault="0046421D" w:rsidP="00CC7D59">
      <w:pPr>
        <w:pStyle w:val="Geenafstand"/>
        <w:rPr>
          <w:color w:val="4F81BD" w:themeColor="accent1"/>
          <w:lang w:val="nl-NL"/>
        </w:rPr>
      </w:pPr>
      <w:r>
        <w:rPr>
          <w:color w:val="4F81BD" w:themeColor="accent1"/>
          <w:lang w:val="nl-NL"/>
        </w:rPr>
        <w:t>Uitstrijkje</w:t>
      </w:r>
    </w:p>
    <w:p w14:paraId="186562D5" w14:textId="1424780C" w:rsidR="0046421D" w:rsidRDefault="0046421D" w:rsidP="00CC7D59">
      <w:pPr>
        <w:pStyle w:val="Geenafstand"/>
        <w:rPr>
          <w:color w:val="4F81BD" w:themeColor="accent1"/>
          <w:lang w:val="nl-NL"/>
        </w:rPr>
      </w:pPr>
      <w:r>
        <w:rPr>
          <w:color w:val="4F81BD" w:themeColor="accent1"/>
          <w:lang w:val="nl-NL"/>
        </w:rPr>
        <w:t>Onderzoek van de inwendige geslachtsorganen</w:t>
      </w:r>
    </w:p>
    <w:p w14:paraId="35A849D0" w14:textId="77777777" w:rsidR="0046421D" w:rsidRDefault="0046421D" w:rsidP="00CC7D59">
      <w:pPr>
        <w:pStyle w:val="Geenafstand"/>
        <w:rPr>
          <w:color w:val="4F81BD" w:themeColor="accent1"/>
          <w:lang w:val="nl-NL"/>
        </w:rPr>
      </w:pPr>
    </w:p>
    <w:p w14:paraId="466968B3" w14:textId="77777777" w:rsidR="0046421D" w:rsidRPr="0046421D" w:rsidRDefault="0046421D" w:rsidP="0046421D">
      <w:pPr>
        <w:pStyle w:val="Geenafstand"/>
        <w:rPr>
          <w:color w:val="4F81BD" w:themeColor="accent1"/>
          <w:lang w:val="nl-NL"/>
        </w:rPr>
      </w:pPr>
      <w:r w:rsidRPr="0046421D">
        <w:rPr>
          <w:color w:val="4F81BD" w:themeColor="accent1"/>
          <w:lang w:val="nl-NL"/>
        </w:rPr>
        <w:t xml:space="preserve">Extra info: </w:t>
      </w:r>
      <w:r>
        <w:rPr>
          <w:color w:val="4F81BD" w:themeColor="accent1"/>
          <w:lang w:val="nl-NL"/>
        </w:rPr>
        <w:t>De zorgprofessional onderzoekt of bespreekt</w:t>
      </w:r>
      <w:r w:rsidRPr="0046421D">
        <w:rPr>
          <w:color w:val="4F81BD" w:themeColor="accent1"/>
          <w:lang w:val="nl-NL"/>
        </w:rPr>
        <w:t xml:space="preserve"> onder andere de kans op zwangerschap. De zorgprofessional verricht eventueel een zwangerschapstest.  </w:t>
      </w:r>
    </w:p>
    <w:p w14:paraId="561E22C6" w14:textId="77777777" w:rsidR="0046421D" w:rsidRDefault="0046421D" w:rsidP="00CC7D59">
      <w:pPr>
        <w:pStyle w:val="Geenafstand"/>
        <w:rPr>
          <w:color w:val="4F81BD" w:themeColor="accent1"/>
          <w:lang w:val="nl-NL"/>
        </w:rPr>
      </w:pPr>
    </w:p>
    <w:p w14:paraId="7351814E" w14:textId="77777777" w:rsidR="0046421D" w:rsidRDefault="0046421D" w:rsidP="0046421D">
      <w:pPr>
        <w:pStyle w:val="Geenafstand"/>
        <w:rPr>
          <w:color w:val="4F81BD" w:themeColor="accent1"/>
          <w:lang w:val="nl-NL"/>
        </w:rPr>
      </w:pPr>
      <w:r>
        <w:rPr>
          <w:color w:val="4F81BD" w:themeColor="accent1"/>
          <w:lang w:val="nl-NL"/>
        </w:rPr>
        <w:t>Theorie:</w:t>
      </w:r>
    </w:p>
    <w:p w14:paraId="18DA8E07" w14:textId="77777777" w:rsidR="0046421D" w:rsidRDefault="0046421D" w:rsidP="0046421D">
      <w:pPr>
        <w:pStyle w:val="Geenafstand"/>
        <w:rPr>
          <w:color w:val="4F81BD" w:themeColor="accent1"/>
          <w:lang w:val="nl-NL"/>
        </w:rPr>
      </w:pPr>
      <w:r>
        <w:rPr>
          <w:color w:val="4F81BD" w:themeColor="accent1"/>
          <w:lang w:val="nl-NL"/>
        </w:rPr>
        <w:t xml:space="preserve">Ten eerste wordt het menstruatiepatroon beoordeeld en daarnaast onderzoekt de zorgprofessional nog andere factoren. </w:t>
      </w:r>
    </w:p>
    <w:p w14:paraId="13876801" w14:textId="77777777" w:rsidR="0046421D" w:rsidRDefault="0046421D" w:rsidP="0046421D">
      <w:pPr>
        <w:pStyle w:val="Geenafstand"/>
        <w:rPr>
          <w:color w:val="4F81BD" w:themeColor="accent1"/>
          <w:lang w:val="nl-NL"/>
        </w:rPr>
      </w:pPr>
    </w:p>
    <w:p w14:paraId="2CB0025D" w14:textId="7116FD2D" w:rsidR="0046421D" w:rsidRDefault="0046421D" w:rsidP="0046421D">
      <w:pPr>
        <w:pStyle w:val="Geenafstand"/>
        <w:rPr>
          <w:color w:val="4F81BD" w:themeColor="accent1"/>
          <w:lang w:val="nl-NL"/>
        </w:rPr>
      </w:pPr>
      <w:r>
        <w:rPr>
          <w:color w:val="4F81BD" w:themeColor="accent1"/>
          <w:lang w:val="nl-NL"/>
        </w:rPr>
        <w:t>Stelling:</w:t>
      </w:r>
    </w:p>
    <w:p w14:paraId="77577456" w14:textId="65CDA42D" w:rsidR="0046421D" w:rsidRDefault="0046421D" w:rsidP="0046421D">
      <w:pPr>
        <w:pStyle w:val="Geenafstand"/>
        <w:rPr>
          <w:color w:val="4F81BD" w:themeColor="accent1"/>
          <w:lang w:val="nl-NL"/>
        </w:rPr>
      </w:pPr>
      <w:r>
        <w:rPr>
          <w:color w:val="4F81BD" w:themeColor="accent1"/>
          <w:lang w:val="nl-NL"/>
        </w:rPr>
        <w:t>De zorgprofessional verricht een zwangerschapstest.</w:t>
      </w:r>
    </w:p>
    <w:p w14:paraId="19FBA3F5" w14:textId="77777777" w:rsidR="0046421D" w:rsidRDefault="0046421D" w:rsidP="0046421D">
      <w:pPr>
        <w:pStyle w:val="Geenafstand"/>
        <w:rPr>
          <w:color w:val="4F81BD" w:themeColor="accent1"/>
          <w:lang w:val="nl-NL"/>
        </w:rPr>
      </w:pPr>
    </w:p>
    <w:p w14:paraId="1D2038B4" w14:textId="4C75C24D" w:rsidR="0046421D" w:rsidRPr="0046421D" w:rsidRDefault="0046421D" w:rsidP="0046421D">
      <w:pPr>
        <w:pStyle w:val="Geenafstand"/>
        <w:rPr>
          <w:b/>
          <w:color w:val="4F81BD" w:themeColor="accent1"/>
          <w:lang w:val="nl-NL"/>
        </w:rPr>
      </w:pPr>
      <w:r w:rsidRPr="0046421D">
        <w:rPr>
          <w:b/>
          <w:color w:val="4F81BD" w:themeColor="accent1"/>
          <w:lang w:val="nl-NL"/>
        </w:rPr>
        <w:t>Deze stelling is correct</w:t>
      </w:r>
    </w:p>
    <w:p w14:paraId="782C0982" w14:textId="4A4C3082" w:rsidR="0046421D" w:rsidRDefault="0046421D" w:rsidP="0046421D">
      <w:pPr>
        <w:pStyle w:val="Geenafstand"/>
        <w:rPr>
          <w:color w:val="4F81BD" w:themeColor="accent1"/>
          <w:lang w:val="nl-NL"/>
        </w:rPr>
      </w:pPr>
      <w:r>
        <w:rPr>
          <w:color w:val="4F81BD" w:themeColor="accent1"/>
          <w:lang w:val="nl-NL"/>
        </w:rPr>
        <w:t>Deze stelling is niet correct</w:t>
      </w:r>
    </w:p>
    <w:p w14:paraId="5CABEA66" w14:textId="77777777" w:rsidR="0046421D" w:rsidRDefault="0046421D" w:rsidP="0046421D">
      <w:pPr>
        <w:pStyle w:val="Geenafstand"/>
        <w:rPr>
          <w:color w:val="4F81BD" w:themeColor="accent1"/>
          <w:lang w:val="nl-NL"/>
        </w:rPr>
      </w:pPr>
    </w:p>
    <w:p w14:paraId="160484DA" w14:textId="77777777" w:rsidR="0046421D" w:rsidRPr="0046421D" w:rsidRDefault="0046421D" w:rsidP="0046421D">
      <w:pPr>
        <w:pStyle w:val="Geenafstand"/>
        <w:rPr>
          <w:color w:val="4F81BD" w:themeColor="accent1"/>
          <w:lang w:val="nl-NL"/>
        </w:rPr>
      </w:pPr>
      <w:r w:rsidRPr="0046421D">
        <w:rPr>
          <w:color w:val="4F81BD" w:themeColor="accent1"/>
          <w:lang w:val="nl-NL"/>
        </w:rPr>
        <w:t xml:space="preserve">Extra info: </w:t>
      </w:r>
      <w:r>
        <w:rPr>
          <w:color w:val="4F81BD" w:themeColor="accent1"/>
          <w:lang w:val="nl-NL"/>
        </w:rPr>
        <w:t>De zorgprofessional onderzoekt of bespreekt</w:t>
      </w:r>
      <w:r w:rsidRPr="0046421D">
        <w:rPr>
          <w:color w:val="4F81BD" w:themeColor="accent1"/>
          <w:lang w:val="nl-NL"/>
        </w:rPr>
        <w:t xml:space="preserve"> onder andere de kans op zwangerschap. De zorgprofessional verricht eventueel een zwangerschapstest.  </w:t>
      </w:r>
    </w:p>
    <w:p w14:paraId="4B6FAB1E" w14:textId="77777777" w:rsidR="0046421D" w:rsidRDefault="0046421D" w:rsidP="0046421D">
      <w:pPr>
        <w:pStyle w:val="Geenafstand"/>
        <w:rPr>
          <w:color w:val="4F81BD" w:themeColor="accent1"/>
          <w:lang w:val="nl-NL"/>
        </w:rPr>
      </w:pPr>
    </w:p>
    <w:p w14:paraId="7A938714" w14:textId="77777777" w:rsidR="0046421D" w:rsidRDefault="0046421D" w:rsidP="0046421D">
      <w:pPr>
        <w:pStyle w:val="Geenafstand"/>
        <w:rPr>
          <w:color w:val="4F81BD" w:themeColor="accent1"/>
          <w:lang w:val="nl-NL"/>
        </w:rPr>
      </w:pPr>
      <w:r>
        <w:rPr>
          <w:color w:val="4F81BD" w:themeColor="accent1"/>
          <w:lang w:val="nl-NL"/>
        </w:rPr>
        <w:t>Theorie:</w:t>
      </w:r>
    </w:p>
    <w:p w14:paraId="08B21689" w14:textId="77777777" w:rsidR="0046421D" w:rsidRDefault="0046421D" w:rsidP="0046421D">
      <w:pPr>
        <w:pStyle w:val="Geenafstand"/>
        <w:rPr>
          <w:color w:val="4F81BD" w:themeColor="accent1"/>
          <w:lang w:val="nl-NL"/>
        </w:rPr>
      </w:pPr>
      <w:r>
        <w:rPr>
          <w:color w:val="4F81BD" w:themeColor="accent1"/>
          <w:lang w:val="nl-NL"/>
        </w:rPr>
        <w:t xml:space="preserve">Ten eerste wordt het menstruatiepatroon beoordeeld en daarnaast onderzoekt de zorgprofessional nog andere factoren. </w:t>
      </w:r>
    </w:p>
    <w:p w14:paraId="33173A72" w14:textId="77777777" w:rsidR="0046421D" w:rsidRDefault="0046421D" w:rsidP="0046421D">
      <w:pPr>
        <w:pStyle w:val="Geenafstand"/>
        <w:rPr>
          <w:color w:val="4F81BD" w:themeColor="accent1"/>
          <w:lang w:val="nl-NL"/>
        </w:rPr>
      </w:pPr>
    </w:p>
    <w:p w14:paraId="1D29F57E" w14:textId="77777777" w:rsidR="0046421D" w:rsidRDefault="0046421D" w:rsidP="0046421D">
      <w:pPr>
        <w:pStyle w:val="Geenafstand"/>
        <w:rPr>
          <w:color w:val="4F81BD" w:themeColor="accent1"/>
          <w:lang w:val="nl-NL"/>
        </w:rPr>
      </w:pPr>
      <w:r>
        <w:rPr>
          <w:color w:val="4F81BD" w:themeColor="accent1"/>
          <w:lang w:val="nl-NL"/>
        </w:rPr>
        <w:t>Stelling:</w:t>
      </w:r>
    </w:p>
    <w:p w14:paraId="6DBBA096" w14:textId="2424D2B2" w:rsidR="0046421D" w:rsidRDefault="0046421D" w:rsidP="0046421D">
      <w:pPr>
        <w:pStyle w:val="Geenafstand"/>
        <w:rPr>
          <w:color w:val="4F81BD" w:themeColor="accent1"/>
          <w:lang w:val="nl-NL"/>
        </w:rPr>
      </w:pPr>
      <w:r>
        <w:rPr>
          <w:color w:val="4F81BD" w:themeColor="accent1"/>
          <w:lang w:val="nl-NL"/>
        </w:rPr>
        <w:t>De zorgprofessional verricht onderzoek van de inwendige geslachtsorganen</w:t>
      </w:r>
    </w:p>
    <w:p w14:paraId="520C9513" w14:textId="77777777" w:rsidR="0046421D" w:rsidRDefault="0046421D" w:rsidP="0046421D">
      <w:pPr>
        <w:pStyle w:val="Geenafstand"/>
        <w:rPr>
          <w:color w:val="4F81BD" w:themeColor="accent1"/>
          <w:lang w:val="nl-NL"/>
        </w:rPr>
      </w:pPr>
    </w:p>
    <w:p w14:paraId="47BFDA09" w14:textId="77777777" w:rsidR="0046421D" w:rsidRDefault="0046421D" w:rsidP="0046421D">
      <w:pPr>
        <w:pStyle w:val="Geenafstand"/>
        <w:rPr>
          <w:color w:val="4F81BD" w:themeColor="accent1"/>
          <w:lang w:val="nl-NL"/>
        </w:rPr>
      </w:pPr>
      <w:r>
        <w:rPr>
          <w:color w:val="4F81BD" w:themeColor="accent1"/>
          <w:lang w:val="nl-NL"/>
        </w:rPr>
        <w:t>Deze stelling is correct</w:t>
      </w:r>
    </w:p>
    <w:p w14:paraId="261C66D5" w14:textId="77777777" w:rsidR="0046421D" w:rsidRDefault="0046421D" w:rsidP="0046421D">
      <w:pPr>
        <w:pStyle w:val="Geenafstand"/>
        <w:rPr>
          <w:b/>
          <w:color w:val="4F81BD" w:themeColor="accent1"/>
          <w:lang w:val="nl-NL"/>
        </w:rPr>
      </w:pPr>
      <w:r w:rsidRPr="0046421D">
        <w:rPr>
          <w:b/>
          <w:color w:val="4F81BD" w:themeColor="accent1"/>
          <w:lang w:val="nl-NL"/>
        </w:rPr>
        <w:t>Deze stelling is niet correct</w:t>
      </w:r>
    </w:p>
    <w:p w14:paraId="33B3CABC" w14:textId="77777777" w:rsidR="0046421D" w:rsidRDefault="0046421D" w:rsidP="0046421D">
      <w:pPr>
        <w:pStyle w:val="Geenafstand"/>
        <w:rPr>
          <w:b/>
          <w:color w:val="4F81BD" w:themeColor="accent1"/>
          <w:lang w:val="nl-NL"/>
        </w:rPr>
      </w:pPr>
    </w:p>
    <w:p w14:paraId="1375607F" w14:textId="01417212" w:rsidR="0046421D" w:rsidRPr="0046421D" w:rsidRDefault="0046421D" w:rsidP="0046421D">
      <w:pPr>
        <w:pStyle w:val="Geenafstand"/>
        <w:rPr>
          <w:color w:val="4F81BD" w:themeColor="accent1"/>
          <w:lang w:val="nl-NL"/>
        </w:rPr>
      </w:pPr>
      <w:r w:rsidRPr="0046421D">
        <w:rPr>
          <w:color w:val="4F81BD" w:themeColor="accent1"/>
          <w:lang w:val="nl-NL"/>
        </w:rPr>
        <w:t xml:space="preserve">Extra info: </w:t>
      </w:r>
      <w:r>
        <w:rPr>
          <w:color w:val="4F81BD" w:themeColor="accent1"/>
          <w:lang w:val="nl-NL"/>
        </w:rPr>
        <w:t>De zorgprofessional onderzoekt of bespreekt</w:t>
      </w:r>
      <w:r w:rsidRPr="0046421D">
        <w:rPr>
          <w:color w:val="4F81BD" w:themeColor="accent1"/>
          <w:lang w:val="nl-NL"/>
        </w:rPr>
        <w:t xml:space="preserve"> onder andere de kans op zwangerschap. De zorgprofessional verricht eventueel een zwangerschapstest.  </w:t>
      </w:r>
    </w:p>
    <w:p w14:paraId="67EDC2D1" w14:textId="77777777" w:rsidR="0046421D" w:rsidRDefault="0046421D" w:rsidP="0046421D">
      <w:pPr>
        <w:pStyle w:val="Geenafstand"/>
        <w:rPr>
          <w:color w:val="4F81BD" w:themeColor="accent1"/>
          <w:lang w:val="nl-NL"/>
        </w:rPr>
      </w:pPr>
    </w:p>
    <w:p w14:paraId="27239865" w14:textId="7811801C" w:rsidR="0046421D" w:rsidRPr="00F1621A" w:rsidRDefault="00CA67EB" w:rsidP="00CA67EB">
      <w:pPr>
        <w:pStyle w:val="Geenafstand"/>
        <w:rPr>
          <w:color w:val="FF0000"/>
          <w:lang w:val="nl-NL"/>
        </w:rPr>
      </w:pPr>
      <w:r w:rsidRPr="00F1621A">
        <w:rPr>
          <w:color w:val="FF0000"/>
          <w:lang w:val="nl-NL"/>
        </w:rPr>
        <w:t>Leerdoel: De student weet</w:t>
      </w:r>
      <w:r w:rsidR="00F1621A" w:rsidRPr="00F1621A">
        <w:rPr>
          <w:color w:val="FF0000"/>
          <w:lang w:val="nl-NL"/>
        </w:rPr>
        <w:t xml:space="preserve"> dat indien het type stoornis van de vrouwelijke zorgvrager nog onduidelijk is of wanneer bij onderzoek lichamelijke of hormonale afwijkingen zijn gevonden, een doorverwijzing naar een gynaecoloog is geïndiceerd.</w:t>
      </w:r>
    </w:p>
    <w:p w14:paraId="3B70F91C" w14:textId="77777777" w:rsidR="00F1621A" w:rsidRDefault="00F1621A" w:rsidP="00CA67EB">
      <w:pPr>
        <w:pStyle w:val="Geenafstand"/>
        <w:rPr>
          <w:color w:val="4F81BD" w:themeColor="accent1"/>
          <w:lang w:val="nl-NL"/>
        </w:rPr>
      </w:pPr>
    </w:p>
    <w:p w14:paraId="526CA350" w14:textId="2D3A15F8" w:rsidR="00F1621A" w:rsidRDefault="00F1621A" w:rsidP="00CA67EB">
      <w:pPr>
        <w:pStyle w:val="Geenafstand"/>
        <w:rPr>
          <w:color w:val="4F81BD" w:themeColor="accent1"/>
          <w:lang w:val="nl-NL"/>
        </w:rPr>
      </w:pPr>
      <w:r>
        <w:rPr>
          <w:color w:val="4F81BD" w:themeColor="accent1"/>
          <w:lang w:val="nl-NL"/>
        </w:rPr>
        <w:t>Fluster</w:t>
      </w:r>
    </w:p>
    <w:p w14:paraId="2CC218B1" w14:textId="77777777" w:rsidR="00F1621A" w:rsidRDefault="00F1621A" w:rsidP="00CA67EB">
      <w:pPr>
        <w:pStyle w:val="Geenafstand"/>
        <w:rPr>
          <w:color w:val="4F81BD" w:themeColor="accent1"/>
          <w:lang w:val="nl-NL"/>
        </w:rPr>
      </w:pPr>
    </w:p>
    <w:p w14:paraId="28699281" w14:textId="5132BE6C" w:rsidR="00F1621A" w:rsidRDefault="00F1621A" w:rsidP="00CA67EB">
      <w:pPr>
        <w:pStyle w:val="Geenafstand"/>
        <w:rPr>
          <w:color w:val="4F81BD" w:themeColor="accent1"/>
          <w:lang w:val="nl-NL"/>
        </w:rPr>
      </w:pPr>
      <w:r>
        <w:rPr>
          <w:color w:val="4F81BD" w:themeColor="accent1"/>
          <w:lang w:val="nl-NL"/>
        </w:rPr>
        <w:t xml:space="preserve">Theorie: </w:t>
      </w:r>
    </w:p>
    <w:p w14:paraId="3835260B" w14:textId="2E034714" w:rsidR="00F1621A" w:rsidRPr="00F1621A" w:rsidRDefault="00F1621A" w:rsidP="00F1621A">
      <w:pPr>
        <w:pStyle w:val="Geenafstand"/>
        <w:rPr>
          <w:color w:val="4F81BD" w:themeColor="accent1"/>
          <w:lang w:val="nl-NL"/>
        </w:rPr>
      </w:pPr>
      <w:r w:rsidRPr="00F1621A">
        <w:rPr>
          <w:color w:val="4F81BD" w:themeColor="accent1"/>
          <w:lang w:val="nl-NL"/>
        </w:rPr>
        <w:t xml:space="preserve">Soms is het type stoornis </w:t>
      </w:r>
      <w:r w:rsidR="0046421D" w:rsidRPr="00F1621A">
        <w:rPr>
          <w:color w:val="4F81BD" w:themeColor="accent1"/>
          <w:lang w:val="nl-NL"/>
        </w:rPr>
        <w:t>van de vrouwelijk</w:t>
      </w:r>
      <w:r w:rsidRPr="00F1621A">
        <w:rPr>
          <w:color w:val="4F81BD" w:themeColor="accent1"/>
          <w:lang w:val="nl-NL"/>
        </w:rPr>
        <w:t xml:space="preserve">e zorgvrager nog onduidelijk </w:t>
      </w:r>
      <w:r w:rsidR="0046421D" w:rsidRPr="00F1621A">
        <w:rPr>
          <w:color w:val="4F81BD" w:themeColor="accent1"/>
          <w:lang w:val="nl-NL"/>
        </w:rPr>
        <w:t xml:space="preserve">of </w:t>
      </w:r>
      <w:r w:rsidRPr="00F1621A">
        <w:rPr>
          <w:color w:val="4F81BD" w:themeColor="accent1"/>
          <w:lang w:val="nl-NL"/>
        </w:rPr>
        <w:t xml:space="preserve">worden </w:t>
      </w:r>
      <w:r w:rsidR="0046421D" w:rsidRPr="00F1621A">
        <w:rPr>
          <w:color w:val="4F81BD" w:themeColor="accent1"/>
          <w:lang w:val="nl-NL"/>
        </w:rPr>
        <w:t>bij onderzoek lichame</w:t>
      </w:r>
      <w:r w:rsidRPr="00F1621A">
        <w:rPr>
          <w:color w:val="4F81BD" w:themeColor="accent1"/>
          <w:lang w:val="nl-NL"/>
        </w:rPr>
        <w:t xml:space="preserve">lijke of hormonale afwijkingen </w:t>
      </w:r>
      <w:r w:rsidR="0046421D" w:rsidRPr="00F1621A">
        <w:rPr>
          <w:color w:val="4F81BD" w:themeColor="accent1"/>
          <w:lang w:val="nl-NL"/>
        </w:rPr>
        <w:t>gevonden</w:t>
      </w:r>
      <w:r w:rsidRPr="00F1621A">
        <w:rPr>
          <w:color w:val="4F81BD" w:themeColor="accent1"/>
          <w:lang w:val="nl-NL"/>
        </w:rPr>
        <w:t xml:space="preserve">. </w:t>
      </w:r>
      <w:commentRangeStart w:id="243"/>
      <w:del w:id="244" w:author="Marco Verweij | ExpertCollege" w:date="2021-08-23T15:33:00Z">
        <w:r w:rsidRPr="00F1621A" w:rsidDel="0042088C">
          <w:rPr>
            <w:color w:val="4F81BD" w:themeColor="accent1"/>
            <w:lang w:val="nl-NL"/>
          </w:rPr>
          <w:delText>Dan is een actie vereist van de zorgprofessional.</w:delText>
        </w:r>
        <w:commentRangeEnd w:id="243"/>
        <w:r w:rsidR="0042088C" w:rsidDel="0042088C">
          <w:rPr>
            <w:rStyle w:val="Verwijzingopmerking"/>
          </w:rPr>
          <w:commentReference w:id="243"/>
        </w:r>
      </w:del>
    </w:p>
    <w:p w14:paraId="4CA4187A" w14:textId="77777777" w:rsidR="00F1621A" w:rsidRPr="00F1621A" w:rsidRDefault="00F1621A" w:rsidP="00F1621A">
      <w:pPr>
        <w:pStyle w:val="Geenafstand"/>
        <w:rPr>
          <w:color w:val="4F81BD" w:themeColor="accent1"/>
          <w:lang w:val="nl-NL"/>
        </w:rPr>
      </w:pPr>
    </w:p>
    <w:p w14:paraId="38C8A0A1" w14:textId="77777777" w:rsidR="00F1621A" w:rsidRPr="00F1621A" w:rsidRDefault="00F1621A" w:rsidP="00F1621A">
      <w:pPr>
        <w:pStyle w:val="Geenafstand"/>
        <w:rPr>
          <w:color w:val="4F81BD" w:themeColor="accent1"/>
          <w:lang w:val="nl-NL"/>
        </w:rPr>
      </w:pPr>
      <w:r w:rsidRPr="00F1621A">
        <w:rPr>
          <w:color w:val="4F81BD" w:themeColor="accent1"/>
          <w:lang w:val="nl-NL"/>
        </w:rPr>
        <w:t>Vraag:</w:t>
      </w:r>
    </w:p>
    <w:p w14:paraId="4B7EDEFC" w14:textId="7CD390B5" w:rsidR="00F1621A" w:rsidRPr="00F1621A" w:rsidRDefault="00F1621A" w:rsidP="00F1621A">
      <w:pPr>
        <w:pStyle w:val="Geenafstand"/>
        <w:rPr>
          <w:color w:val="4F81BD" w:themeColor="accent1"/>
          <w:lang w:val="nl-NL"/>
        </w:rPr>
      </w:pPr>
      <w:r w:rsidRPr="00F1621A">
        <w:rPr>
          <w:color w:val="4F81BD" w:themeColor="accent1"/>
          <w:lang w:val="nl-NL"/>
        </w:rPr>
        <w:t xml:space="preserve">Welke actie is </w:t>
      </w:r>
      <w:del w:id="245" w:author="Marco Verweij | ExpertCollege" w:date="2021-08-23T15:33:00Z">
        <w:r w:rsidRPr="00F1621A" w:rsidDel="0042088C">
          <w:rPr>
            <w:color w:val="4F81BD" w:themeColor="accent1"/>
            <w:lang w:val="nl-NL"/>
          </w:rPr>
          <w:delText>dit?</w:delText>
        </w:r>
      </w:del>
      <w:ins w:id="246" w:author="Marco Verweij | ExpertCollege" w:date="2021-08-23T15:33:00Z">
        <w:r w:rsidR="0042088C">
          <w:rPr>
            <w:color w:val="4F81BD" w:themeColor="accent1"/>
            <w:lang w:val="nl-NL"/>
          </w:rPr>
          <w:t xml:space="preserve">in dit geval vereist door de </w:t>
        </w:r>
        <w:commentRangeStart w:id="247"/>
        <w:r w:rsidR="0042088C">
          <w:rPr>
            <w:color w:val="4F81BD" w:themeColor="accent1"/>
            <w:lang w:val="nl-NL"/>
          </w:rPr>
          <w:t>huisarts</w:t>
        </w:r>
        <w:commentRangeEnd w:id="247"/>
        <w:r w:rsidR="0042088C">
          <w:rPr>
            <w:rStyle w:val="Verwijzingopmerking"/>
          </w:rPr>
          <w:commentReference w:id="247"/>
        </w:r>
        <w:r w:rsidR="0042088C">
          <w:rPr>
            <w:color w:val="4F81BD" w:themeColor="accent1"/>
            <w:lang w:val="nl-NL"/>
          </w:rPr>
          <w:t>?</w:t>
        </w:r>
      </w:ins>
    </w:p>
    <w:p w14:paraId="11B0E5C1" w14:textId="77777777" w:rsidR="00F1621A" w:rsidRPr="00F1621A" w:rsidRDefault="00F1621A" w:rsidP="00F1621A">
      <w:pPr>
        <w:pStyle w:val="Geenafstand"/>
        <w:rPr>
          <w:color w:val="4F81BD" w:themeColor="accent1"/>
          <w:lang w:val="nl-NL"/>
        </w:rPr>
      </w:pPr>
    </w:p>
    <w:p w14:paraId="4A6ACC9E" w14:textId="77777777" w:rsidR="00F1621A" w:rsidRPr="00F1621A" w:rsidRDefault="00F1621A" w:rsidP="00F1621A">
      <w:pPr>
        <w:pStyle w:val="Geenafstand"/>
        <w:rPr>
          <w:color w:val="4F81BD" w:themeColor="accent1"/>
          <w:lang w:val="nl-NL"/>
        </w:rPr>
      </w:pPr>
      <w:commentRangeStart w:id="248"/>
      <w:r w:rsidRPr="00F1621A">
        <w:rPr>
          <w:color w:val="4F81BD" w:themeColor="accent1"/>
          <w:lang w:val="nl-NL"/>
        </w:rPr>
        <w:t>Doorsturen naar gynaecoloog</w:t>
      </w:r>
      <w:commentRangeEnd w:id="248"/>
      <w:r w:rsidR="00D07BEC">
        <w:rPr>
          <w:rStyle w:val="Verwijzingopmerking"/>
        </w:rPr>
        <w:commentReference w:id="248"/>
      </w:r>
    </w:p>
    <w:p w14:paraId="53E41AC1" w14:textId="77777777" w:rsidR="00F1621A" w:rsidRPr="00F1621A" w:rsidRDefault="00F1621A" w:rsidP="00F1621A">
      <w:pPr>
        <w:pStyle w:val="Geenafstand"/>
        <w:rPr>
          <w:color w:val="4F81BD" w:themeColor="accent1"/>
          <w:lang w:val="nl-NL"/>
        </w:rPr>
      </w:pPr>
      <w:commentRangeStart w:id="249"/>
      <w:commentRangeStart w:id="250"/>
      <w:r w:rsidRPr="00F1621A">
        <w:rPr>
          <w:color w:val="4F81BD" w:themeColor="accent1"/>
          <w:lang w:val="nl-NL"/>
        </w:rPr>
        <w:t>Doen van ander aanvullend onderzoek</w:t>
      </w:r>
    </w:p>
    <w:p w14:paraId="4489C27A" w14:textId="77777777" w:rsidR="00F1621A" w:rsidRPr="00F1621A" w:rsidRDefault="00F1621A" w:rsidP="00F1621A">
      <w:pPr>
        <w:pStyle w:val="Geenafstand"/>
        <w:rPr>
          <w:color w:val="4F81BD" w:themeColor="accent1"/>
          <w:lang w:val="nl-NL"/>
        </w:rPr>
      </w:pPr>
      <w:commentRangeStart w:id="251"/>
      <w:r w:rsidRPr="00F1621A">
        <w:rPr>
          <w:color w:val="4F81BD" w:themeColor="accent1"/>
          <w:lang w:val="nl-NL"/>
        </w:rPr>
        <w:t>Maken van een inwendige echo</w:t>
      </w:r>
      <w:commentRangeEnd w:id="249"/>
      <w:r w:rsidR="00C932B5">
        <w:rPr>
          <w:rStyle w:val="Verwijzingopmerking"/>
        </w:rPr>
        <w:commentReference w:id="249"/>
      </w:r>
      <w:commentRangeEnd w:id="251"/>
      <w:r w:rsidR="00027077">
        <w:rPr>
          <w:rStyle w:val="Verwijzingopmerking"/>
        </w:rPr>
        <w:commentReference w:id="251"/>
      </w:r>
      <w:commentRangeEnd w:id="250"/>
      <w:r w:rsidR="00D07BEC">
        <w:rPr>
          <w:rStyle w:val="Verwijzingopmerking"/>
        </w:rPr>
        <w:commentReference w:id="250"/>
      </w:r>
    </w:p>
    <w:p w14:paraId="54DA9933" w14:textId="77777777" w:rsidR="00F1621A" w:rsidRPr="00F1621A" w:rsidRDefault="00F1621A" w:rsidP="00F1621A">
      <w:pPr>
        <w:pStyle w:val="Geenafstand"/>
        <w:rPr>
          <w:color w:val="4F81BD" w:themeColor="accent1"/>
          <w:lang w:val="nl-NL"/>
        </w:rPr>
      </w:pPr>
      <w:r w:rsidRPr="00F1621A">
        <w:rPr>
          <w:color w:val="4F81BD" w:themeColor="accent1"/>
          <w:lang w:val="nl-NL"/>
        </w:rPr>
        <w:t>Doorsturen naar een andere huisarts</w:t>
      </w:r>
    </w:p>
    <w:p w14:paraId="24A15CCA" w14:textId="77777777" w:rsidR="00F1621A" w:rsidRDefault="00F1621A" w:rsidP="00F1621A">
      <w:pPr>
        <w:pStyle w:val="Geenafstand"/>
        <w:rPr>
          <w:lang w:val="nl-NL"/>
        </w:rPr>
      </w:pPr>
    </w:p>
    <w:p w14:paraId="447F9EB3" w14:textId="77777777" w:rsidR="00F17F5A" w:rsidRDefault="00F1621A" w:rsidP="00F1621A">
      <w:pPr>
        <w:pStyle w:val="Geenafstand"/>
        <w:rPr>
          <w:ins w:id="252" w:author="Marco Verweij | ExpertCollege" w:date="2021-08-23T15:35:00Z"/>
          <w:color w:val="4F81BD" w:themeColor="accent1"/>
          <w:lang w:val="nl-NL"/>
        </w:rPr>
      </w:pPr>
      <w:r w:rsidRPr="00F1621A">
        <w:rPr>
          <w:color w:val="4F81BD" w:themeColor="accent1"/>
          <w:lang w:val="nl-NL"/>
        </w:rPr>
        <w:t xml:space="preserve">Extra info: </w:t>
      </w:r>
    </w:p>
    <w:p w14:paraId="1B9A2399" w14:textId="532E7046" w:rsidR="0046421D" w:rsidRPr="00F1621A" w:rsidRDefault="00F1621A" w:rsidP="00F1621A">
      <w:pPr>
        <w:pStyle w:val="Geenafstand"/>
        <w:rPr>
          <w:color w:val="4F81BD" w:themeColor="accent1"/>
          <w:lang w:val="nl-NL"/>
        </w:rPr>
      </w:pPr>
      <w:commentRangeStart w:id="253"/>
      <w:r w:rsidRPr="00F1621A">
        <w:rPr>
          <w:color w:val="4F81BD" w:themeColor="accent1"/>
          <w:lang w:val="nl-NL"/>
        </w:rPr>
        <w:t>De gynaecoloog</w:t>
      </w:r>
      <w:r w:rsidR="0046421D" w:rsidRPr="00F1621A">
        <w:rPr>
          <w:color w:val="4F81BD" w:themeColor="accent1"/>
          <w:lang w:val="nl-NL"/>
        </w:rPr>
        <w:t xml:space="preserve"> voert opnieuw lichamelijk onderzoek uit </w:t>
      </w:r>
      <w:del w:id="254" w:author="Marco Verweij | ExpertCollege" w:date="2021-08-23T15:35:00Z">
        <w:r w:rsidR="0046421D" w:rsidRPr="00F1621A" w:rsidDel="00F17F5A">
          <w:rPr>
            <w:color w:val="4F81BD" w:themeColor="accent1"/>
            <w:lang w:val="nl-NL"/>
          </w:rPr>
          <w:delText xml:space="preserve">met </w:delText>
        </w:r>
      </w:del>
      <w:ins w:id="255" w:author="Marco Verweij | ExpertCollege" w:date="2021-08-23T15:35:00Z">
        <w:r w:rsidR="00F17F5A">
          <w:rPr>
            <w:color w:val="4F81BD" w:themeColor="accent1"/>
            <w:lang w:val="nl-NL"/>
          </w:rPr>
          <w:t>en doet</w:t>
        </w:r>
      </w:ins>
      <w:del w:id="256" w:author="Marco Verweij | ExpertCollege" w:date="2021-08-23T15:35:00Z">
        <w:r w:rsidR="0046421D" w:rsidRPr="00F1621A" w:rsidDel="00F17F5A">
          <w:rPr>
            <w:color w:val="4F81BD" w:themeColor="accent1"/>
            <w:lang w:val="nl-NL"/>
          </w:rPr>
          <w:delText>nog</w:delText>
        </w:r>
      </w:del>
      <w:r w:rsidR="0046421D" w:rsidRPr="00F1621A">
        <w:rPr>
          <w:color w:val="4F81BD" w:themeColor="accent1"/>
          <w:lang w:val="nl-NL"/>
        </w:rPr>
        <w:t xml:space="preserve"> vaak </w:t>
      </w:r>
      <w:ins w:id="257" w:author="Marco Verweij | ExpertCollege" w:date="2021-08-23T15:35:00Z">
        <w:r w:rsidR="00F17F5A">
          <w:rPr>
            <w:color w:val="4F81BD" w:themeColor="accent1"/>
            <w:lang w:val="nl-NL"/>
          </w:rPr>
          <w:t xml:space="preserve">extra </w:t>
        </w:r>
      </w:ins>
      <w:r w:rsidR="0046421D" w:rsidRPr="00F1621A">
        <w:rPr>
          <w:color w:val="4F81BD" w:themeColor="accent1"/>
          <w:lang w:val="nl-NL"/>
        </w:rPr>
        <w:t xml:space="preserve">aanvullend onderzoek. </w:t>
      </w:r>
      <w:r w:rsidRPr="00F1621A">
        <w:rPr>
          <w:color w:val="4F81BD" w:themeColor="accent1"/>
          <w:lang w:val="nl-NL"/>
        </w:rPr>
        <w:t xml:space="preserve">Dit </w:t>
      </w:r>
      <w:del w:id="258" w:author="Marco Verweij | ExpertCollege" w:date="2021-08-23T15:35:00Z">
        <w:r w:rsidRPr="00F1621A" w:rsidDel="00F17F5A">
          <w:rPr>
            <w:color w:val="4F81BD" w:themeColor="accent1"/>
            <w:lang w:val="nl-NL"/>
          </w:rPr>
          <w:delText xml:space="preserve">is </w:delText>
        </w:r>
      </w:del>
      <w:ins w:id="259" w:author="Marco Verweij | ExpertCollege" w:date="2021-08-23T15:35:00Z">
        <w:r w:rsidR="00F17F5A">
          <w:rPr>
            <w:color w:val="4F81BD" w:themeColor="accent1"/>
            <w:lang w:val="nl-NL"/>
          </w:rPr>
          <w:t>bestaat</w:t>
        </w:r>
        <w:r w:rsidR="00F17F5A" w:rsidRPr="00F1621A">
          <w:rPr>
            <w:color w:val="4F81BD" w:themeColor="accent1"/>
            <w:lang w:val="nl-NL"/>
          </w:rPr>
          <w:t xml:space="preserve"> </w:t>
        </w:r>
      </w:ins>
      <w:r w:rsidRPr="00F1621A">
        <w:rPr>
          <w:color w:val="4F81BD" w:themeColor="accent1"/>
          <w:lang w:val="nl-NL"/>
        </w:rPr>
        <w:t>vaak</w:t>
      </w:r>
      <w:ins w:id="260" w:author="Marco Verweij | ExpertCollege" w:date="2021-08-23T15:35:00Z">
        <w:r w:rsidR="00F17F5A">
          <w:rPr>
            <w:color w:val="4F81BD" w:themeColor="accent1"/>
            <w:lang w:val="nl-NL"/>
          </w:rPr>
          <w:t xml:space="preserve"> uit</w:t>
        </w:r>
      </w:ins>
      <w:r w:rsidRPr="00F1621A">
        <w:rPr>
          <w:color w:val="4F81BD" w:themeColor="accent1"/>
          <w:lang w:val="nl-NL"/>
        </w:rPr>
        <w:t xml:space="preserve"> een (inwendige) echo en (her)beoordeling van hormoonwaarden in het bloed. </w:t>
      </w:r>
      <w:commentRangeEnd w:id="253"/>
      <w:r w:rsidR="00C403B9">
        <w:rPr>
          <w:rStyle w:val="Verwijzingopmerking"/>
        </w:rPr>
        <w:commentReference w:id="253"/>
      </w:r>
    </w:p>
    <w:p w14:paraId="0F185029" w14:textId="77777777" w:rsidR="00CC7D59" w:rsidRDefault="00CC7D59" w:rsidP="00C715F1">
      <w:pPr>
        <w:pStyle w:val="Geenafstand"/>
        <w:rPr>
          <w:lang w:val="nl-NL"/>
        </w:rPr>
      </w:pPr>
    </w:p>
    <w:p w14:paraId="2F0E6F54" w14:textId="77777777" w:rsidR="00F1621A" w:rsidRDefault="00F1621A" w:rsidP="00F1621A">
      <w:pPr>
        <w:pStyle w:val="Geenafstand"/>
        <w:rPr>
          <w:color w:val="4F81BD" w:themeColor="accent1"/>
          <w:lang w:val="nl-NL"/>
        </w:rPr>
      </w:pPr>
      <w:r>
        <w:rPr>
          <w:color w:val="4F81BD" w:themeColor="accent1"/>
          <w:lang w:val="nl-NL"/>
        </w:rPr>
        <w:t xml:space="preserve">Theorie: </w:t>
      </w:r>
    </w:p>
    <w:p w14:paraId="57D1A2FC" w14:textId="3D9DB260" w:rsidR="00F1621A" w:rsidRPr="00F1621A" w:rsidRDefault="00F1621A" w:rsidP="00F1621A">
      <w:pPr>
        <w:pStyle w:val="Geenafstand"/>
        <w:rPr>
          <w:color w:val="4F81BD" w:themeColor="accent1"/>
          <w:lang w:val="nl-NL"/>
        </w:rPr>
      </w:pPr>
      <w:r w:rsidRPr="00F1621A">
        <w:rPr>
          <w:color w:val="4F81BD" w:themeColor="accent1"/>
          <w:lang w:val="nl-NL"/>
        </w:rPr>
        <w:t xml:space="preserve">Soms is het type stoornis van de vrouwelijke zorgvrager nog onduidelijk of worden bij onderzoek lichamelijke of hormonale afwijkingen gevonden. </w:t>
      </w:r>
      <w:del w:id="261" w:author="Marco Verweij | ExpertCollege" w:date="2021-08-23T15:36:00Z">
        <w:r w:rsidRPr="00F1621A" w:rsidDel="00C403B9">
          <w:rPr>
            <w:color w:val="4F81BD" w:themeColor="accent1"/>
            <w:lang w:val="nl-NL"/>
          </w:rPr>
          <w:delText>Dan is een actie vereist van de zorgprofessional.</w:delText>
        </w:r>
      </w:del>
    </w:p>
    <w:p w14:paraId="2066839A" w14:textId="77777777" w:rsidR="00F1621A" w:rsidRDefault="00F1621A" w:rsidP="00F1621A">
      <w:pPr>
        <w:pStyle w:val="Geenafstand"/>
        <w:rPr>
          <w:color w:val="4F81BD" w:themeColor="accent1"/>
          <w:lang w:val="nl-NL"/>
        </w:rPr>
      </w:pPr>
    </w:p>
    <w:p w14:paraId="11640F05" w14:textId="46A0DEA6" w:rsidR="00F1621A" w:rsidRDefault="00F1621A" w:rsidP="00F1621A">
      <w:pPr>
        <w:pStyle w:val="Geenafstand"/>
        <w:rPr>
          <w:color w:val="4F81BD" w:themeColor="accent1"/>
          <w:lang w:val="nl-NL"/>
        </w:rPr>
      </w:pPr>
      <w:r>
        <w:rPr>
          <w:color w:val="4F81BD" w:themeColor="accent1"/>
          <w:lang w:val="nl-NL"/>
        </w:rPr>
        <w:t>Stelling:</w:t>
      </w:r>
    </w:p>
    <w:p w14:paraId="248A6A1C" w14:textId="025F9FE8" w:rsidR="00F1621A" w:rsidRDefault="00F1621A" w:rsidP="00F1621A">
      <w:pPr>
        <w:pStyle w:val="Geenafstand"/>
        <w:rPr>
          <w:color w:val="4F81BD" w:themeColor="accent1"/>
          <w:lang w:val="nl-NL"/>
        </w:rPr>
      </w:pPr>
      <w:r>
        <w:rPr>
          <w:color w:val="4F81BD" w:themeColor="accent1"/>
          <w:lang w:val="nl-NL"/>
        </w:rPr>
        <w:t xml:space="preserve">De zorgprofessional stuurt de zorgvrager </w:t>
      </w:r>
      <w:del w:id="262" w:author="Marco Verweij | ExpertCollege" w:date="2021-08-23T15:36:00Z">
        <w:r w:rsidDel="00F30FBF">
          <w:rPr>
            <w:color w:val="4F81BD" w:themeColor="accent1"/>
            <w:lang w:val="nl-NL"/>
          </w:rPr>
          <w:delText xml:space="preserve">nu </w:delText>
        </w:r>
      </w:del>
      <w:ins w:id="263" w:author="Marco Verweij | ExpertCollege" w:date="2021-08-23T15:36:00Z">
        <w:r w:rsidR="00F30FBF">
          <w:rPr>
            <w:color w:val="4F81BD" w:themeColor="accent1"/>
            <w:lang w:val="nl-NL"/>
          </w:rPr>
          <w:t>in dit geval door</w:t>
        </w:r>
        <w:r w:rsidR="00F30FBF">
          <w:rPr>
            <w:color w:val="4F81BD" w:themeColor="accent1"/>
            <w:lang w:val="nl-NL"/>
          </w:rPr>
          <w:t xml:space="preserve"> </w:t>
        </w:r>
      </w:ins>
      <w:r>
        <w:rPr>
          <w:color w:val="4F81BD" w:themeColor="accent1"/>
          <w:lang w:val="nl-NL"/>
        </w:rPr>
        <w:t>naar de gynaecoloog.</w:t>
      </w:r>
    </w:p>
    <w:p w14:paraId="57F6987A" w14:textId="77777777" w:rsidR="00F1621A" w:rsidRDefault="00F1621A" w:rsidP="00F1621A">
      <w:pPr>
        <w:pStyle w:val="Geenafstand"/>
        <w:rPr>
          <w:color w:val="4F81BD" w:themeColor="accent1"/>
          <w:lang w:val="nl-NL"/>
        </w:rPr>
      </w:pPr>
    </w:p>
    <w:p w14:paraId="1E96824A" w14:textId="1BFAC26C" w:rsidR="00F1621A" w:rsidRPr="00F1621A" w:rsidRDefault="00F1621A" w:rsidP="00F1621A">
      <w:pPr>
        <w:pStyle w:val="Geenafstand"/>
        <w:rPr>
          <w:b/>
          <w:color w:val="4F81BD" w:themeColor="accent1"/>
          <w:lang w:val="nl-NL"/>
        </w:rPr>
      </w:pPr>
      <w:r w:rsidRPr="00F1621A">
        <w:rPr>
          <w:b/>
          <w:color w:val="4F81BD" w:themeColor="accent1"/>
          <w:lang w:val="nl-NL"/>
        </w:rPr>
        <w:t>Deze stelling is correct</w:t>
      </w:r>
    </w:p>
    <w:p w14:paraId="0F110BB4" w14:textId="17F4E545" w:rsidR="00F1621A" w:rsidRDefault="00F1621A" w:rsidP="00F1621A">
      <w:pPr>
        <w:pStyle w:val="Geenafstand"/>
        <w:rPr>
          <w:color w:val="4F81BD" w:themeColor="accent1"/>
          <w:lang w:val="nl-NL"/>
        </w:rPr>
      </w:pPr>
      <w:r>
        <w:rPr>
          <w:color w:val="4F81BD" w:themeColor="accent1"/>
          <w:lang w:val="nl-NL"/>
        </w:rPr>
        <w:t>Deze stelling is niet correct</w:t>
      </w:r>
    </w:p>
    <w:p w14:paraId="7E016E64" w14:textId="77777777" w:rsidR="00F1621A" w:rsidRDefault="00F1621A" w:rsidP="00F1621A">
      <w:pPr>
        <w:pStyle w:val="Geenafstand"/>
        <w:rPr>
          <w:color w:val="4F81BD" w:themeColor="accent1"/>
          <w:lang w:val="nl-NL"/>
        </w:rPr>
      </w:pPr>
    </w:p>
    <w:p w14:paraId="38404E7B" w14:textId="77777777" w:rsidR="00C403B9" w:rsidRDefault="00F1621A" w:rsidP="00F1621A">
      <w:pPr>
        <w:pStyle w:val="Geenafstand"/>
        <w:rPr>
          <w:ins w:id="264" w:author="Marco Verweij | ExpertCollege" w:date="2021-08-23T15:36:00Z"/>
          <w:color w:val="4F81BD" w:themeColor="accent1"/>
          <w:lang w:val="nl-NL"/>
        </w:rPr>
      </w:pPr>
      <w:commentRangeStart w:id="265"/>
      <w:r w:rsidRPr="00F1621A">
        <w:rPr>
          <w:color w:val="4F81BD" w:themeColor="accent1"/>
          <w:lang w:val="nl-NL"/>
        </w:rPr>
        <w:t xml:space="preserve">Extra info: </w:t>
      </w:r>
    </w:p>
    <w:p w14:paraId="67B63559" w14:textId="17BFE852" w:rsidR="00F1621A" w:rsidRPr="00F1621A" w:rsidRDefault="00F1621A" w:rsidP="00F1621A">
      <w:pPr>
        <w:pStyle w:val="Geenafstand"/>
        <w:rPr>
          <w:color w:val="4F81BD" w:themeColor="accent1"/>
          <w:lang w:val="nl-NL"/>
        </w:rPr>
      </w:pPr>
      <w:r w:rsidRPr="00F1621A">
        <w:rPr>
          <w:color w:val="4F81BD" w:themeColor="accent1"/>
          <w:lang w:val="nl-NL"/>
        </w:rPr>
        <w:t xml:space="preserve">De gynaecoloog voert opnieuw lichamelijk onderzoek uit met nog vaak aanvullend onderzoek. Dit is vaak een (inwendige) echo en (her)beoordeling van hormoonwaarden in het bloed. </w:t>
      </w:r>
      <w:commentRangeEnd w:id="265"/>
      <w:r w:rsidR="00F30FBF">
        <w:rPr>
          <w:rStyle w:val="Verwijzingopmerking"/>
        </w:rPr>
        <w:commentReference w:id="265"/>
      </w:r>
    </w:p>
    <w:p w14:paraId="472EC130" w14:textId="77777777" w:rsidR="00F1621A" w:rsidRPr="00F1621A" w:rsidRDefault="00F1621A" w:rsidP="00F1621A">
      <w:pPr>
        <w:pStyle w:val="Geenafstand"/>
        <w:rPr>
          <w:color w:val="4F81BD" w:themeColor="accent1"/>
          <w:lang w:val="nl-NL"/>
        </w:rPr>
      </w:pPr>
    </w:p>
    <w:p w14:paraId="0EC3E8F8" w14:textId="77777777" w:rsidR="00F1621A" w:rsidRDefault="00F1621A" w:rsidP="00F1621A">
      <w:pPr>
        <w:pStyle w:val="Geenafstand"/>
        <w:rPr>
          <w:color w:val="4F81BD" w:themeColor="accent1"/>
          <w:lang w:val="nl-NL"/>
        </w:rPr>
      </w:pPr>
      <w:r>
        <w:rPr>
          <w:color w:val="4F81BD" w:themeColor="accent1"/>
          <w:lang w:val="nl-NL"/>
        </w:rPr>
        <w:t xml:space="preserve">Theorie: </w:t>
      </w:r>
    </w:p>
    <w:p w14:paraId="0CCD19BC" w14:textId="77777777" w:rsidR="00F1621A" w:rsidRPr="00F1621A" w:rsidRDefault="00F1621A" w:rsidP="00F1621A">
      <w:pPr>
        <w:pStyle w:val="Geenafstand"/>
        <w:rPr>
          <w:color w:val="4F81BD" w:themeColor="accent1"/>
          <w:lang w:val="nl-NL"/>
        </w:rPr>
      </w:pPr>
      <w:r w:rsidRPr="00F1621A">
        <w:rPr>
          <w:color w:val="4F81BD" w:themeColor="accent1"/>
          <w:lang w:val="nl-NL"/>
        </w:rPr>
        <w:t>Soms is het type stoornis van de vrouwelijke zorgvrager nog onduidelijk of worden bij onderzoek lichamelijke of hormonale afwijkingen gevonden. Dan is een actie vereist van de zorgprofessional.</w:t>
      </w:r>
    </w:p>
    <w:p w14:paraId="3360F825" w14:textId="77777777" w:rsidR="00F1621A" w:rsidRDefault="00F1621A" w:rsidP="00F1621A">
      <w:pPr>
        <w:pStyle w:val="Geenafstand"/>
        <w:rPr>
          <w:color w:val="4F81BD" w:themeColor="accent1"/>
          <w:lang w:val="nl-NL"/>
        </w:rPr>
      </w:pPr>
    </w:p>
    <w:p w14:paraId="2A1C7BC9" w14:textId="77777777" w:rsidR="00F1621A" w:rsidRDefault="00F1621A" w:rsidP="00F1621A">
      <w:pPr>
        <w:pStyle w:val="Geenafstand"/>
        <w:rPr>
          <w:color w:val="4F81BD" w:themeColor="accent1"/>
          <w:lang w:val="nl-NL"/>
        </w:rPr>
      </w:pPr>
      <w:r>
        <w:rPr>
          <w:color w:val="4F81BD" w:themeColor="accent1"/>
          <w:lang w:val="nl-NL"/>
        </w:rPr>
        <w:t>Stelling:</w:t>
      </w:r>
    </w:p>
    <w:p w14:paraId="21C5876B" w14:textId="2D9C6774" w:rsidR="00F1621A" w:rsidRDefault="00F1621A" w:rsidP="00F1621A">
      <w:pPr>
        <w:pStyle w:val="Geenafstand"/>
        <w:rPr>
          <w:color w:val="4F81BD" w:themeColor="accent1"/>
          <w:lang w:val="nl-NL"/>
        </w:rPr>
      </w:pPr>
      <w:r>
        <w:rPr>
          <w:color w:val="4F81BD" w:themeColor="accent1"/>
          <w:lang w:val="nl-NL"/>
        </w:rPr>
        <w:t xml:space="preserve">De zorgprofessional maakt zelf een inwendige echo. </w:t>
      </w:r>
    </w:p>
    <w:p w14:paraId="31E8CC98" w14:textId="77777777" w:rsidR="00F1621A" w:rsidRDefault="00F1621A" w:rsidP="00F1621A">
      <w:pPr>
        <w:pStyle w:val="Geenafstand"/>
        <w:rPr>
          <w:color w:val="4F81BD" w:themeColor="accent1"/>
          <w:lang w:val="nl-NL"/>
        </w:rPr>
      </w:pPr>
    </w:p>
    <w:p w14:paraId="4AFDA9F3" w14:textId="77777777" w:rsidR="00F1621A" w:rsidRDefault="00F1621A" w:rsidP="00F1621A">
      <w:pPr>
        <w:pStyle w:val="Geenafstand"/>
        <w:rPr>
          <w:color w:val="4F81BD" w:themeColor="accent1"/>
          <w:lang w:val="nl-NL"/>
        </w:rPr>
      </w:pPr>
      <w:r>
        <w:rPr>
          <w:color w:val="4F81BD" w:themeColor="accent1"/>
          <w:lang w:val="nl-NL"/>
        </w:rPr>
        <w:t>Deze stelling is correct</w:t>
      </w:r>
    </w:p>
    <w:p w14:paraId="006DBB1A" w14:textId="77777777" w:rsidR="00F1621A" w:rsidRPr="00F1621A" w:rsidRDefault="00F1621A" w:rsidP="00F1621A">
      <w:pPr>
        <w:pStyle w:val="Geenafstand"/>
        <w:rPr>
          <w:b/>
          <w:color w:val="4F81BD" w:themeColor="accent1"/>
          <w:lang w:val="nl-NL"/>
        </w:rPr>
      </w:pPr>
      <w:r w:rsidRPr="00F1621A">
        <w:rPr>
          <w:b/>
          <w:color w:val="4F81BD" w:themeColor="accent1"/>
          <w:lang w:val="nl-NL"/>
        </w:rPr>
        <w:t>Deze stelling is niet correct</w:t>
      </w:r>
    </w:p>
    <w:p w14:paraId="69715D95" w14:textId="77777777" w:rsidR="00C403B9" w:rsidRDefault="00C403B9" w:rsidP="00F1621A">
      <w:pPr>
        <w:pStyle w:val="Geenafstand"/>
        <w:rPr>
          <w:ins w:id="266" w:author="Marco Verweij | ExpertCollege" w:date="2021-08-23T15:36:00Z"/>
          <w:color w:val="4F81BD" w:themeColor="accent1"/>
          <w:lang w:val="nl-NL"/>
        </w:rPr>
      </w:pPr>
    </w:p>
    <w:p w14:paraId="10188556" w14:textId="77777777" w:rsidR="00C403B9" w:rsidRDefault="00F1621A" w:rsidP="00F1621A">
      <w:pPr>
        <w:pStyle w:val="Geenafstand"/>
        <w:rPr>
          <w:ins w:id="267" w:author="Marco Verweij | ExpertCollege" w:date="2021-08-23T15:36:00Z"/>
          <w:color w:val="4F81BD" w:themeColor="accent1"/>
          <w:lang w:val="nl-NL"/>
        </w:rPr>
      </w:pPr>
      <w:commentRangeStart w:id="268"/>
      <w:r w:rsidRPr="00F1621A">
        <w:rPr>
          <w:color w:val="4F81BD" w:themeColor="accent1"/>
          <w:lang w:val="nl-NL"/>
        </w:rPr>
        <w:t xml:space="preserve">Extra info: </w:t>
      </w:r>
    </w:p>
    <w:p w14:paraId="5A8D559B" w14:textId="3D2002CF" w:rsidR="00F1621A" w:rsidRPr="00F1621A" w:rsidRDefault="00F1621A" w:rsidP="00F1621A">
      <w:pPr>
        <w:pStyle w:val="Geenafstand"/>
        <w:rPr>
          <w:color w:val="4F81BD" w:themeColor="accent1"/>
          <w:lang w:val="nl-NL"/>
        </w:rPr>
      </w:pPr>
      <w:r w:rsidRPr="00F1621A">
        <w:rPr>
          <w:color w:val="4F81BD" w:themeColor="accent1"/>
          <w:lang w:val="nl-NL"/>
        </w:rPr>
        <w:t xml:space="preserve">De gynaecoloog voert opnieuw lichamelijk onderzoek uit met nog vaak aanvullend onderzoek. Dit is vaak een (inwendige) echo en (her)beoordeling van hormoonwaarden in het bloed. </w:t>
      </w:r>
      <w:commentRangeEnd w:id="268"/>
      <w:r w:rsidR="00C403B9">
        <w:rPr>
          <w:rStyle w:val="Verwijzingopmerking"/>
        </w:rPr>
        <w:commentReference w:id="268"/>
      </w:r>
    </w:p>
    <w:p w14:paraId="6C590B2B" w14:textId="77777777" w:rsidR="00F1621A" w:rsidRPr="001D6CA2" w:rsidRDefault="00F1621A" w:rsidP="00C715F1">
      <w:pPr>
        <w:pStyle w:val="Geenafstand"/>
        <w:rPr>
          <w:lang w:val="nl-NL"/>
        </w:rPr>
      </w:pPr>
    </w:p>
    <w:p w14:paraId="3587F9F4" w14:textId="77777777" w:rsidR="005E4FF1" w:rsidRDefault="002A3E8E" w:rsidP="00C715F1">
      <w:pPr>
        <w:pStyle w:val="Geenafstand"/>
        <w:rPr>
          <w:b/>
          <w:lang w:val="nl-NL"/>
        </w:rPr>
      </w:pPr>
      <w:r>
        <w:rPr>
          <w:b/>
          <w:lang w:val="nl-NL"/>
        </w:rPr>
        <w:t>Subject: Menstruatiestoornissen</w:t>
      </w:r>
    </w:p>
    <w:p w14:paraId="3C8CE04E" w14:textId="445731E3" w:rsidR="002A3E8E" w:rsidRDefault="002A3E8E" w:rsidP="00C715F1">
      <w:pPr>
        <w:pStyle w:val="Geenafstand"/>
        <w:rPr>
          <w:b/>
          <w:lang w:val="nl-NL"/>
        </w:rPr>
      </w:pPr>
      <w:r>
        <w:rPr>
          <w:b/>
          <w:lang w:val="nl-NL"/>
        </w:rPr>
        <w:t>HTML: Behandeling</w:t>
      </w:r>
    </w:p>
    <w:p w14:paraId="0385E1F0" w14:textId="6021A9CE" w:rsidR="002A3E8E" w:rsidRDefault="002A3E8E" w:rsidP="00C715F1">
      <w:pPr>
        <w:pStyle w:val="Geenafstand"/>
        <w:rPr>
          <w:b/>
          <w:lang w:val="nl-NL"/>
        </w:rPr>
      </w:pPr>
      <w:r>
        <w:rPr>
          <w:b/>
          <w:lang w:val="nl-NL"/>
        </w:rPr>
        <w:t>Behandeling</w:t>
      </w:r>
    </w:p>
    <w:p w14:paraId="4239603F" w14:textId="114A6848" w:rsidR="002A3E8E" w:rsidRDefault="002A3E8E" w:rsidP="00C715F1">
      <w:pPr>
        <w:pStyle w:val="Geenafstand"/>
        <w:rPr>
          <w:rFonts w:cstheme="minorHAnsi"/>
          <w:shd w:val="clear" w:color="auto" w:fill="FFFFFF"/>
          <w:lang w:val="nl-NL"/>
        </w:rPr>
      </w:pPr>
      <w:r w:rsidRPr="00223B67">
        <w:rPr>
          <w:rFonts w:cstheme="minorHAnsi"/>
          <w:b/>
          <w:highlight w:val="yellow"/>
          <w:lang w:val="nl-NL"/>
        </w:rPr>
        <w:t xml:space="preserve">Image ID: </w:t>
      </w:r>
      <w:r w:rsidR="00223B67" w:rsidRPr="00DE21D1">
        <w:rPr>
          <w:rFonts w:cstheme="minorHAnsi"/>
          <w:highlight w:val="yellow"/>
          <w:shd w:val="clear" w:color="auto" w:fill="FFFFFF"/>
          <w:lang w:val="nl-NL"/>
        </w:rPr>
        <w:t>1381023305</w:t>
      </w:r>
    </w:p>
    <w:p w14:paraId="6E8F560A" w14:textId="77777777" w:rsidR="00DD5B0B" w:rsidRPr="00223B67" w:rsidRDefault="00DD5B0B" w:rsidP="00C715F1">
      <w:pPr>
        <w:pStyle w:val="Geenafstand"/>
        <w:rPr>
          <w:rFonts w:cstheme="minorHAnsi"/>
          <w:b/>
          <w:lang w:val="nl-NL"/>
        </w:rPr>
      </w:pPr>
    </w:p>
    <w:p w14:paraId="2E2E233C" w14:textId="7D15B4C8" w:rsidR="005E4FF1" w:rsidRDefault="005E4FF1" w:rsidP="00C715F1">
      <w:pPr>
        <w:pStyle w:val="Geenafstand"/>
        <w:rPr>
          <w:lang w:val="nl-NL"/>
        </w:rPr>
      </w:pPr>
      <w:r>
        <w:rPr>
          <w:lang w:val="nl-NL"/>
        </w:rPr>
        <w:t xml:space="preserve">Op het moment dat de zorgprofessional een menstruatiestoornis heeft vastgesteld, </w:t>
      </w:r>
      <w:r w:rsidR="001D1B07">
        <w:rPr>
          <w:lang w:val="nl-NL"/>
        </w:rPr>
        <w:t xml:space="preserve">wordt </w:t>
      </w:r>
      <w:r>
        <w:rPr>
          <w:lang w:val="nl-NL"/>
        </w:rPr>
        <w:t xml:space="preserve">in de meeste gevallen een behandeling worden gestart. </w:t>
      </w:r>
      <w:r w:rsidR="00DD5B0B">
        <w:rPr>
          <w:lang w:val="nl-NL"/>
        </w:rPr>
        <w:t xml:space="preserve">De behandeling is meestal gericht op de oorzaak. </w:t>
      </w:r>
      <w:r>
        <w:rPr>
          <w:lang w:val="nl-NL"/>
        </w:rPr>
        <w:t>Voorbeelden van behandelingen zijn:</w:t>
      </w:r>
    </w:p>
    <w:p w14:paraId="3B0A802D" w14:textId="21BCCECB" w:rsidR="005E4FF1" w:rsidRDefault="005E4FF1" w:rsidP="00FA156A">
      <w:pPr>
        <w:pStyle w:val="Geenafstand"/>
        <w:numPr>
          <w:ilvl w:val="0"/>
          <w:numId w:val="10"/>
        </w:numPr>
        <w:rPr>
          <w:lang w:val="nl-NL"/>
        </w:rPr>
      </w:pPr>
      <w:r>
        <w:rPr>
          <w:lang w:val="nl-NL"/>
        </w:rPr>
        <w:t>aanpassingen in het leefpatroon</w:t>
      </w:r>
      <w:r w:rsidR="001D1B07">
        <w:rPr>
          <w:lang w:val="nl-NL"/>
        </w:rPr>
        <w:t>.</w:t>
      </w:r>
      <w:r>
        <w:rPr>
          <w:lang w:val="nl-NL"/>
        </w:rPr>
        <w:t xml:space="preserve"> </w:t>
      </w:r>
      <w:r w:rsidR="001D1B07">
        <w:rPr>
          <w:lang w:val="nl-NL"/>
        </w:rPr>
        <w:t>H</w:t>
      </w:r>
      <w:r>
        <w:rPr>
          <w:lang w:val="nl-NL"/>
        </w:rPr>
        <w:t xml:space="preserve">iervoor wordt gekozen in het geval dat </w:t>
      </w:r>
      <w:r w:rsidR="00DD5B0B">
        <w:rPr>
          <w:lang w:val="nl-NL"/>
        </w:rPr>
        <w:t>de stoornis wordt veroorzaakt door</w:t>
      </w:r>
      <w:r>
        <w:rPr>
          <w:lang w:val="nl-NL"/>
        </w:rPr>
        <w:t xml:space="preserve"> lichamelijke activiteit, </w:t>
      </w:r>
      <w:r w:rsidR="001D1B07">
        <w:rPr>
          <w:lang w:val="nl-NL"/>
        </w:rPr>
        <w:t>niet</w:t>
      </w:r>
      <w:r w:rsidR="00CA0DD7">
        <w:rPr>
          <w:lang w:val="nl-NL"/>
        </w:rPr>
        <w:t>-</w:t>
      </w:r>
      <w:r w:rsidR="001D1B07">
        <w:rPr>
          <w:lang w:val="nl-NL"/>
        </w:rPr>
        <w:t xml:space="preserve">ondersteunend </w:t>
      </w:r>
      <w:r>
        <w:rPr>
          <w:lang w:val="nl-NL"/>
        </w:rPr>
        <w:t>dieet, anticonceptie of ander medicijngebruik;</w:t>
      </w:r>
    </w:p>
    <w:p w14:paraId="1CE40DD9" w14:textId="20A4E572" w:rsidR="005E4FF1" w:rsidRDefault="005E4FF1" w:rsidP="00FA156A">
      <w:pPr>
        <w:pStyle w:val="Geenafstand"/>
        <w:numPr>
          <w:ilvl w:val="0"/>
          <w:numId w:val="10"/>
        </w:numPr>
        <w:rPr>
          <w:lang w:val="nl-NL"/>
        </w:rPr>
      </w:pPr>
      <w:commentRangeStart w:id="269"/>
      <w:r>
        <w:rPr>
          <w:lang w:val="nl-NL"/>
        </w:rPr>
        <w:t>psychische ondersteuning</w:t>
      </w:r>
      <w:r w:rsidR="001D1B07">
        <w:rPr>
          <w:lang w:val="nl-NL"/>
        </w:rPr>
        <w:t>. H</w:t>
      </w:r>
      <w:r>
        <w:rPr>
          <w:lang w:val="nl-NL"/>
        </w:rPr>
        <w:t xml:space="preserve">iervoor wordt gekozen wanneer de menstruatiestoornis wordt veroorzaakt door een </w:t>
      </w:r>
      <w:r w:rsidR="001D1B07">
        <w:rPr>
          <w:lang w:val="nl-NL"/>
        </w:rPr>
        <w:t>psychische</w:t>
      </w:r>
      <w:r>
        <w:rPr>
          <w:lang w:val="nl-NL"/>
        </w:rPr>
        <w:t xml:space="preserve"> stoornis,</w:t>
      </w:r>
      <w:r w:rsidR="001D1B07">
        <w:rPr>
          <w:lang w:val="nl-NL"/>
        </w:rPr>
        <w:t xml:space="preserve"> zoals</w:t>
      </w:r>
      <w:r>
        <w:rPr>
          <w:lang w:val="nl-NL"/>
        </w:rPr>
        <w:t xml:space="preserve"> een eetstoornis</w:t>
      </w:r>
      <w:r w:rsidR="001D1B07">
        <w:rPr>
          <w:lang w:val="nl-NL"/>
        </w:rPr>
        <w:t>,</w:t>
      </w:r>
      <w:r>
        <w:rPr>
          <w:lang w:val="nl-NL"/>
        </w:rPr>
        <w:t xml:space="preserve"> of </w:t>
      </w:r>
      <w:r w:rsidR="00FA156A">
        <w:rPr>
          <w:lang w:val="nl-NL"/>
        </w:rPr>
        <w:t>bij het ervaren van veel stress in het dagelijks leven;</w:t>
      </w:r>
      <w:commentRangeEnd w:id="269"/>
      <w:r w:rsidR="00F71977">
        <w:rPr>
          <w:rStyle w:val="Verwijzingopmerking"/>
        </w:rPr>
        <w:commentReference w:id="269"/>
      </w:r>
    </w:p>
    <w:p w14:paraId="73F40CF4" w14:textId="20E181F4" w:rsidR="005E4FF1" w:rsidRDefault="00FA156A" w:rsidP="00FA156A">
      <w:pPr>
        <w:pStyle w:val="Geenafstand"/>
        <w:numPr>
          <w:ilvl w:val="0"/>
          <w:numId w:val="10"/>
        </w:numPr>
        <w:rPr>
          <w:lang w:val="nl-NL"/>
        </w:rPr>
      </w:pPr>
      <w:r>
        <w:rPr>
          <w:lang w:val="nl-NL"/>
        </w:rPr>
        <w:t>pijnstilling</w:t>
      </w:r>
      <w:r w:rsidR="001D1B07">
        <w:rPr>
          <w:lang w:val="nl-NL"/>
        </w:rPr>
        <w:t>. H</w:t>
      </w:r>
      <w:r>
        <w:rPr>
          <w:lang w:val="nl-NL"/>
        </w:rPr>
        <w:t xml:space="preserve">iervoor wordt gekozen </w:t>
      </w:r>
      <w:r w:rsidR="001D1B07">
        <w:rPr>
          <w:lang w:val="nl-NL"/>
        </w:rPr>
        <w:t>primaire klacht van</w:t>
      </w:r>
      <w:r w:rsidR="00B40D3A">
        <w:rPr>
          <w:lang w:val="nl-NL"/>
        </w:rPr>
        <w:t xml:space="preserve"> vrouwelijke</w:t>
      </w:r>
      <w:r>
        <w:rPr>
          <w:lang w:val="nl-NL"/>
        </w:rPr>
        <w:t xml:space="preserve"> zorgvrager</w:t>
      </w:r>
      <w:r w:rsidR="001D1B07">
        <w:rPr>
          <w:lang w:val="nl-NL"/>
        </w:rPr>
        <w:t xml:space="preserve"> dysmenorroe is</w:t>
      </w:r>
      <w:r>
        <w:rPr>
          <w:lang w:val="nl-NL"/>
        </w:rPr>
        <w:t xml:space="preserve">. Afhankelijk van de hoeveelheid pijn kiest de zorgprofessional in overleg met de </w:t>
      </w:r>
      <w:r w:rsidR="00B40D3A">
        <w:rPr>
          <w:lang w:val="nl-NL"/>
        </w:rPr>
        <w:t xml:space="preserve">vrouwelijke </w:t>
      </w:r>
      <w:r>
        <w:rPr>
          <w:lang w:val="nl-NL"/>
        </w:rPr>
        <w:t xml:space="preserve">zorgvrager voor pijnstilling met bijvoorbeeld paracetamol of een non-steroid anti-inflammatory drug (NSAID), zoals ibuprofen. </w:t>
      </w:r>
      <w:r w:rsidR="0061089C">
        <w:rPr>
          <w:lang w:val="nl-NL"/>
        </w:rPr>
        <w:t xml:space="preserve">In het geval van pijnstilling is de behandeling niet gericht op de oorzaak, maar op symptoombestrijding. </w:t>
      </w:r>
    </w:p>
    <w:p w14:paraId="68DECF93" w14:textId="77777777" w:rsidR="00DD5B0B" w:rsidRDefault="00DD5B0B" w:rsidP="00CE3070">
      <w:pPr>
        <w:pStyle w:val="Geenafstand"/>
        <w:ind w:left="720"/>
        <w:rPr>
          <w:lang w:val="nl-NL"/>
        </w:rPr>
      </w:pPr>
    </w:p>
    <w:p w14:paraId="3085F080" w14:textId="40A04745" w:rsidR="00C829B8" w:rsidRDefault="00C829B8" w:rsidP="00C715F1">
      <w:pPr>
        <w:pStyle w:val="Geenafstand"/>
        <w:rPr>
          <w:lang w:val="nl-NL"/>
        </w:rPr>
      </w:pPr>
      <w:r>
        <w:rPr>
          <w:lang w:val="nl-NL"/>
        </w:rPr>
        <w:t>Verder</w:t>
      </w:r>
      <w:r w:rsidR="00A96D05">
        <w:rPr>
          <w:lang w:val="nl-NL"/>
        </w:rPr>
        <w:t xml:space="preserve"> kijkt de zorgprofessional naar de noodzaak van behandeling</w:t>
      </w:r>
      <w:r w:rsidR="00886F09">
        <w:rPr>
          <w:lang w:val="nl-NL"/>
        </w:rPr>
        <w:t xml:space="preserve"> en naar de behandelmogelijkheden, bijvoorbeeld </w:t>
      </w:r>
      <w:r>
        <w:rPr>
          <w:lang w:val="nl-NL"/>
        </w:rPr>
        <w:t xml:space="preserve">met </w:t>
      </w:r>
      <w:r w:rsidR="00886F09">
        <w:rPr>
          <w:lang w:val="nl-NL"/>
        </w:rPr>
        <w:t>medicijnen of een operatie.</w:t>
      </w:r>
      <w:r w:rsidR="00B40D3A">
        <w:rPr>
          <w:lang w:val="nl-NL"/>
        </w:rPr>
        <w:t xml:space="preserve"> </w:t>
      </w:r>
      <w:r>
        <w:rPr>
          <w:lang w:val="nl-NL"/>
        </w:rPr>
        <w:t xml:space="preserve">Wanneer een </w:t>
      </w:r>
      <w:r w:rsidR="0061089C">
        <w:rPr>
          <w:lang w:val="nl-NL"/>
        </w:rPr>
        <w:t>myoom (</w:t>
      </w:r>
      <w:r>
        <w:rPr>
          <w:lang w:val="nl-NL"/>
        </w:rPr>
        <w:t>vleesboom</w:t>
      </w:r>
      <w:r w:rsidR="0061089C">
        <w:rPr>
          <w:lang w:val="nl-NL"/>
        </w:rPr>
        <w:t>)</w:t>
      </w:r>
      <w:r>
        <w:rPr>
          <w:lang w:val="nl-NL"/>
        </w:rPr>
        <w:t xml:space="preserve"> bijvoorbeeld veel bloedverlies veroorzaakt</w:t>
      </w:r>
      <w:r w:rsidR="004C0D13">
        <w:rPr>
          <w:lang w:val="nl-NL"/>
        </w:rPr>
        <w:t>,</w:t>
      </w:r>
      <w:r>
        <w:rPr>
          <w:lang w:val="nl-NL"/>
        </w:rPr>
        <w:t xml:space="preserve"> geeft dit in het ergste geval vermoeidheidsklachten en een anemie (bloedarmoede</w:t>
      </w:r>
      <w:r w:rsidR="004C0D13">
        <w:rPr>
          <w:lang w:val="nl-NL"/>
        </w:rPr>
        <w:t>)</w:t>
      </w:r>
      <w:r>
        <w:rPr>
          <w:lang w:val="nl-NL"/>
        </w:rPr>
        <w:t xml:space="preserve">. </w:t>
      </w:r>
      <w:commentRangeStart w:id="270"/>
      <w:r w:rsidR="004C0D13">
        <w:rPr>
          <w:lang w:val="nl-NL"/>
        </w:rPr>
        <w:t>In dit geval is de</w:t>
      </w:r>
      <w:r>
        <w:rPr>
          <w:lang w:val="nl-NL"/>
        </w:rPr>
        <w:t xml:space="preserve"> noodzaak om te behandelen</w:t>
      </w:r>
      <w:r w:rsidR="004C0D13">
        <w:rPr>
          <w:lang w:val="nl-NL"/>
        </w:rPr>
        <w:t xml:space="preserve"> groter</w:t>
      </w:r>
      <w:r>
        <w:rPr>
          <w:lang w:val="nl-NL"/>
        </w:rPr>
        <w:t xml:space="preserve"> dan</w:t>
      </w:r>
      <w:r w:rsidR="004C0D13">
        <w:rPr>
          <w:lang w:val="nl-NL"/>
        </w:rPr>
        <w:t xml:space="preserve"> bij</w:t>
      </w:r>
      <w:r>
        <w:rPr>
          <w:lang w:val="nl-NL"/>
        </w:rPr>
        <w:t xml:space="preserve"> een menstruatiestoornis met mildere klachten, zoals een oligomenorroe. </w:t>
      </w:r>
      <w:commentRangeEnd w:id="270"/>
      <w:r w:rsidR="003B0851">
        <w:rPr>
          <w:rStyle w:val="Verwijzingopmerking"/>
        </w:rPr>
        <w:commentReference w:id="270"/>
      </w:r>
    </w:p>
    <w:p w14:paraId="411B40BA" w14:textId="77777777" w:rsidR="00C829B8" w:rsidRDefault="00C829B8" w:rsidP="00C715F1">
      <w:pPr>
        <w:pStyle w:val="Geenafstand"/>
        <w:rPr>
          <w:lang w:val="nl-NL"/>
        </w:rPr>
      </w:pPr>
    </w:p>
    <w:p w14:paraId="5C25EBE8" w14:textId="09B068AA" w:rsidR="000C7C6F" w:rsidRDefault="00B40D3A" w:rsidP="00C715F1">
      <w:pPr>
        <w:pStyle w:val="Geenafstand"/>
        <w:rPr>
          <w:lang w:val="nl-NL"/>
        </w:rPr>
      </w:pPr>
      <w:commentRangeStart w:id="271"/>
      <w:r>
        <w:rPr>
          <w:lang w:val="nl-NL"/>
        </w:rPr>
        <w:t>Hormonale anticoncepti</w:t>
      </w:r>
      <w:r w:rsidR="00C829B8">
        <w:rPr>
          <w:lang w:val="nl-NL"/>
        </w:rPr>
        <w:t>va</w:t>
      </w:r>
      <w:r>
        <w:rPr>
          <w:lang w:val="nl-NL"/>
        </w:rPr>
        <w:t xml:space="preserve"> beschermen niet alleen tegen zwangerschap, maar onderdrukken ook de natuurlijke cyclus waardoor menstruatiestoornissen (deels) onderdrukt worden. </w:t>
      </w:r>
      <w:commentRangeStart w:id="272"/>
      <w:commentRangeStart w:id="273"/>
      <w:r w:rsidR="00C829B8">
        <w:rPr>
          <w:lang w:val="nl-NL"/>
        </w:rPr>
        <w:t>Dit kan verlichting van klachten geven, maar neemt de oorzaak niet weg</w:t>
      </w:r>
      <w:commentRangeEnd w:id="272"/>
      <w:r w:rsidR="00F858C1">
        <w:rPr>
          <w:rStyle w:val="Verwijzingopmerking"/>
        </w:rPr>
        <w:commentReference w:id="272"/>
      </w:r>
      <w:commentRangeEnd w:id="273"/>
      <w:r w:rsidR="00530530">
        <w:rPr>
          <w:rStyle w:val="Verwijzingopmerking"/>
        </w:rPr>
        <w:commentReference w:id="273"/>
      </w:r>
      <w:r w:rsidR="00C829B8">
        <w:rPr>
          <w:lang w:val="nl-NL"/>
        </w:rPr>
        <w:t xml:space="preserve">. </w:t>
      </w:r>
      <w:commentRangeEnd w:id="271"/>
      <w:r w:rsidR="00DE1DA3">
        <w:rPr>
          <w:rStyle w:val="Verwijzingopmerking"/>
        </w:rPr>
        <w:commentReference w:id="271"/>
      </w:r>
      <w:r w:rsidR="00C829B8">
        <w:rPr>
          <w:lang w:val="nl-NL"/>
        </w:rPr>
        <w:t>Soms is daarom</w:t>
      </w:r>
      <w:r>
        <w:rPr>
          <w:lang w:val="nl-NL"/>
        </w:rPr>
        <w:t xml:space="preserve"> een ingreep </w:t>
      </w:r>
      <w:r w:rsidR="00C829B8">
        <w:rPr>
          <w:lang w:val="nl-NL"/>
        </w:rPr>
        <w:t xml:space="preserve">noodzakelijk om de oorzaak van de </w:t>
      </w:r>
      <w:r>
        <w:rPr>
          <w:lang w:val="nl-NL"/>
        </w:rPr>
        <w:t xml:space="preserve">menstruatiestoornis weg te nemen, zoals bij </w:t>
      </w:r>
      <w:r w:rsidR="00C829B8">
        <w:rPr>
          <w:lang w:val="nl-NL"/>
        </w:rPr>
        <w:t xml:space="preserve">een poliep. </w:t>
      </w:r>
    </w:p>
    <w:p w14:paraId="25A20ED4" w14:textId="63F1E1D1" w:rsidR="00441BEC" w:rsidRDefault="00B40D3A" w:rsidP="00C715F1">
      <w:pPr>
        <w:pStyle w:val="Geenafstand"/>
        <w:rPr>
          <w:lang w:val="nl-NL"/>
        </w:rPr>
      </w:pPr>
      <w:commentRangeStart w:id="274"/>
      <w:r>
        <w:rPr>
          <w:lang w:val="nl-NL"/>
        </w:rPr>
        <w:t>Behandeling is e</w:t>
      </w:r>
      <w:r w:rsidR="00886F09">
        <w:rPr>
          <w:lang w:val="nl-NL"/>
        </w:rPr>
        <w:t>chter niet altijd mogelijk</w:t>
      </w:r>
      <w:r w:rsidR="00DD5B0B">
        <w:rPr>
          <w:lang w:val="nl-NL"/>
        </w:rPr>
        <w:t>, b</w:t>
      </w:r>
      <w:r w:rsidR="00886F09">
        <w:rPr>
          <w:lang w:val="nl-NL"/>
        </w:rPr>
        <w:t xml:space="preserve">ijvoorbeeld </w:t>
      </w:r>
      <w:r w:rsidR="000C7C6F">
        <w:rPr>
          <w:lang w:val="nl-NL"/>
        </w:rPr>
        <w:t xml:space="preserve">in het geval dat </w:t>
      </w:r>
      <w:r w:rsidR="00886F09">
        <w:rPr>
          <w:lang w:val="nl-NL"/>
        </w:rPr>
        <w:t>de</w:t>
      </w:r>
      <w:r>
        <w:rPr>
          <w:lang w:val="nl-NL"/>
        </w:rPr>
        <w:t xml:space="preserve"> vrouwelijke</w:t>
      </w:r>
      <w:r w:rsidR="00886F09">
        <w:rPr>
          <w:lang w:val="nl-NL"/>
        </w:rPr>
        <w:t xml:space="preserve"> zorgvrager </w:t>
      </w:r>
      <w:r w:rsidR="000C7C6F">
        <w:rPr>
          <w:lang w:val="nl-NL"/>
        </w:rPr>
        <w:t>een uitblijvende menstruatie heeft;</w:t>
      </w:r>
      <w:r w:rsidR="00886F09">
        <w:rPr>
          <w:lang w:val="nl-NL"/>
        </w:rPr>
        <w:t xml:space="preserve"> </w:t>
      </w:r>
      <w:r w:rsidR="000C7C6F">
        <w:rPr>
          <w:lang w:val="nl-NL"/>
        </w:rPr>
        <w:t>a</w:t>
      </w:r>
      <w:r w:rsidR="00886F09">
        <w:rPr>
          <w:lang w:val="nl-NL"/>
        </w:rPr>
        <w:t>fwachten</w:t>
      </w:r>
      <w:r w:rsidR="000C7C6F">
        <w:rPr>
          <w:lang w:val="nl-NL"/>
        </w:rPr>
        <w:t xml:space="preserve"> is dan</w:t>
      </w:r>
      <w:r w:rsidR="00886F09">
        <w:rPr>
          <w:lang w:val="nl-NL"/>
        </w:rPr>
        <w:t xml:space="preserve"> vaak de enige oplossing. </w:t>
      </w:r>
      <w:commentRangeEnd w:id="274"/>
      <w:r w:rsidR="00F71977">
        <w:rPr>
          <w:rStyle w:val="Verwijzingopmerking"/>
        </w:rPr>
        <w:commentReference w:id="274"/>
      </w:r>
    </w:p>
    <w:p w14:paraId="1750F6CF" w14:textId="77777777" w:rsidR="005B650B" w:rsidRDefault="005B650B" w:rsidP="00C715F1">
      <w:pPr>
        <w:pStyle w:val="Geenafstand"/>
        <w:rPr>
          <w:lang w:val="nl-NL"/>
        </w:rPr>
      </w:pPr>
    </w:p>
    <w:p w14:paraId="6E9E7E94" w14:textId="6912DE7E" w:rsidR="005B650B" w:rsidRPr="00731F8F" w:rsidRDefault="005B650B" w:rsidP="00C715F1">
      <w:pPr>
        <w:pStyle w:val="Geenafstand"/>
        <w:rPr>
          <w:color w:val="FF0000"/>
          <w:lang w:val="nl-NL"/>
        </w:rPr>
      </w:pPr>
      <w:r w:rsidRPr="00731F8F">
        <w:rPr>
          <w:color w:val="FF0000"/>
          <w:lang w:val="nl-NL"/>
        </w:rPr>
        <w:lastRenderedPageBreak/>
        <w:t xml:space="preserve">Leerdoel: De student weet dat </w:t>
      </w:r>
      <w:r w:rsidR="00731F8F" w:rsidRPr="00731F8F">
        <w:rPr>
          <w:color w:val="FF0000"/>
          <w:lang w:val="nl-NL"/>
        </w:rPr>
        <w:t xml:space="preserve">aanpassing in leefpatroon wordt gedaan als de stoornis wordt veroorzaakt door lichamelijke activiteit, niet ondersteunend dieet, anticonceptie of ander medicijngebruik. </w:t>
      </w:r>
    </w:p>
    <w:p w14:paraId="395E1330" w14:textId="77777777" w:rsidR="00731F8F" w:rsidRDefault="00731F8F" w:rsidP="00C715F1">
      <w:pPr>
        <w:pStyle w:val="Geenafstand"/>
        <w:rPr>
          <w:lang w:val="nl-NL"/>
        </w:rPr>
      </w:pPr>
    </w:p>
    <w:p w14:paraId="13EE819C" w14:textId="4EA5B975" w:rsidR="00731F8F" w:rsidRPr="00731F8F" w:rsidRDefault="00731F8F" w:rsidP="00C715F1">
      <w:pPr>
        <w:pStyle w:val="Geenafstand"/>
        <w:rPr>
          <w:color w:val="4F81BD" w:themeColor="accent1"/>
          <w:lang w:val="nl-NL"/>
        </w:rPr>
      </w:pPr>
      <w:r w:rsidRPr="00731F8F">
        <w:rPr>
          <w:color w:val="4F81BD" w:themeColor="accent1"/>
          <w:lang w:val="nl-NL"/>
        </w:rPr>
        <w:t>Fluster</w:t>
      </w:r>
    </w:p>
    <w:p w14:paraId="3FEEFE7C" w14:textId="77777777" w:rsidR="00731F8F" w:rsidRPr="00731F8F" w:rsidRDefault="00731F8F" w:rsidP="00C715F1">
      <w:pPr>
        <w:pStyle w:val="Geenafstand"/>
        <w:rPr>
          <w:color w:val="4F81BD" w:themeColor="accent1"/>
          <w:lang w:val="nl-NL"/>
        </w:rPr>
      </w:pPr>
    </w:p>
    <w:p w14:paraId="46C8923F" w14:textId="179F6570" w:rsidR="00731F8F" w:rsidRPr="00731F8F" w:rsidRDefault="00731F8F" w:rsidP="00C715F1">
      <w:pPr>
        <w:pStyle w:val="Geenafstand"/>
        <w:rPr>
          <w:color w:val="4F81BD" w:themeColor="accent1"/>
          <w:lang w:val="nl-NL"/>
        </w:rPr>
      </w:pPr>
      <w:r w:rsidRPr="00731F8F">
        <w:rPr>
          <w:color w:val="4F81BD" w:themeColor="accent1"/>
          <w:lang w:val="nl-NL"/>
        </w:rPr>
        <w:t>Theorie:</w:t>
      </w:r>
    </w:p>
    <w:p w14:paraId="33431073" w14:textId="1F854329" w:rsidR="00731F8F" w:rsidRDefault="005B650B" w:rsidP="005B650B">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commentRangeStart w:id="275"/>
      <w:del w:id="276" w:author="Marco Verweij | ExpertCollege" w:date="2021-08-23T16:01:00Z">
        <w:r w:rsidRPr="00731F8F" w:rsidDel="007847A5">
          <w:rPr>
            <w:color w:val="4F81BD" w:themeColor="accent1"/>
            <w:lang w:val="nl-NL"/>
          </w:rPr>
          <w:delText>worden</w:delText>
        </w:r>
      </w:del>
      <w:commentRangeEnd w:id="275"/>
      <w:r w:rsidR="007847A5">
        <w:rPr>
          <w:rStyle w:val="Verwijzingopmerking"/>
        </w:rPr>
        <w:commentReference w:id="275"/>
      </w:r>
      <w:del w:id="277" w:author="Marco Verweij | ExpertCollege" w:date="2021-08-23T16:01:00Z">
        <w:r w:rsidRPr="00731F8F" w:rsidDel="007847A5">
          <w:rPr>
            <w:color w:val="4F81BD" w:themeColor="accent1"/>
            <w:lang w:val="nl-NL"/>
          </w:rPr>
          <w:delText xml:space="preserve"> </w:delText>
        </w:r>
      </w:del>
      <w:r w:rsidRPr="00731F8F">
        <w:rPr>
          <w:color w:val="4F81BD" w:themeColor="accent1"/>
          <w:lang w:val="nl-NL"/>
        </w:rPr>
        <w:t>gestart.</w:t>
      </w:r>
      <w:r w:rsidR="00731F8F">
        <w:rPr>
          <w:color w:val="4F81BD" w:themeColor="accent1"/>
          <w:lang w:val="nl-NL"/>
        </w:rPr>
        <w:t xml:space="preserve"> </w:t>
      </w:r>
      <w:commentRangeStart w:id="278"/>
      <w:ins w:id="279" w:author="Marco Verweij | ExpertCollege" w:date="2021-08-23T15:47:00Z">
        <w:r w:rsidR="00C4125C">
          <w:rPr>
            <w:color w:val="4F81BD" w:themeColor="accent1"/>
            <w:lang w:val="nl-NL"/>
          </w:rPr>
          <w:t>Eén van de behandelopties is een aanpassing in het leefpatroon.</w:t>
        </w:r>
      </w:ins>
      <w:del w:id="280" w:author="Marco Verweij | ExpertCollege" w:date="2021-08-23T15:47:00Z">
        <w:r w:rsidR="00731F8F" w:rsidDel="00C4125C">
          <w:rPr>
            <w:color w:val="4F81BD" w:themeColor="accent1"/>
            <w:lang w:val="nl-NL"/>
          </w:rPr>
          <w:delText xml:space="preserve">Aanpassing in leefpatroon is een behandeloptie in dien de stoornis wordt veroorzaakt door bepaalde factoren. </w:delText>
        </w:r>
      </w:del>
    </w:p>
    <w:p w14:paraId="51353ABE" w14:textId="77777777" w:rsidR="00731F8F" w:rsidRDefault="00731F8F" w:rsidP="005B650B">
      <w:pPr>
        <w:pStyle w:val="Geenafstand"/>
        <w:rPr>
          <w:color w:val="4F81BD" w:themeColor="accent1"/>
          <w:lang w:val="nl-NL"/>
        </w:rPr>
      </w:pPr>
    </w:p>
    <w:p w14:paraId="2FA8F8BB" w14:textId="6755B0BC" w:rsidR="00731F8F" w:rsidDel="00C4125C" w:rsidRDefault="00731F8F" w:rsidP="005B650B">
      <w:pPr>
        <w:pStyle w:val="Geenafstand"/>
        <w:rPr>
          <w:del w:id="281" w:author="Marco Verweij | ExpertCollege" w:date="2021-08-23T15:48:00Z"/>
          <w:color w:val="4F81BD" w:themeColor="accent1"/>
          <w:lang w:val="nl-NL"/>
        </w:rPr>
      </w:pPr>
      <w:del w:id="282" w:author="Marco Verweij | ExpertCollege" w:date="2021-08-23T15:48:00Z">
        <w:r w:rsidDel="00C4125C">
          <w:rPr>
            <w:color w:val="4F81BD" w:themeColor="accent1"/>
            <w:lang w:val="nl-NL"/>
          </w:rPr>
          <w:delText>Vraag:</w:delText>
        </w:r>
      </w:del>
    </w:p>
    <w:p w14:paraId="73D6431A" w14:textId="371A7060" w:rsidR="00731F8F" w:rsidRDefault="00731F8F" w:rsidP="005B650B">
      <w:pPr>
        <w:pStyle w:val="Geenafstand"/>
        <w:rPr>
          <w:ins w:id="283" w:author="Marco Verweij | ExpertCollege" w:date="2021-08-23T15:48:00Z"/>
          <w:color w:val="4F81BD" w:themeColor="accent1"/>
          <w:lang w:val="nl-NL"/>
        </w:rPr>
      </w:pPr>
      <w:del w:id="284" w:author="Marco Verweij | ExpertCollege" w:date="2021-08-23T15:48:00Z">
        <w:r w:rsidDel="00C4125C">
          <w:rPr>
            <w:color w:val="4F81BD" w:themeColor="accent1"/>
            <w:lang w:val="nl-NL"/>
          </w:rPr>
          <w:delText>Welke factoren zijn dit?</w:delText>
        </w:r>
      </w:del>
      <w:ins w:id="285" w:author="Marco Verweij | ExpertCollege" w:date="2021-08-23T15:48:00Z">
        <w:r w:rsidR="00C4125C">
          <w:rPr>
            <w:color w:val="4F81BD" w:themeColor="accent1"/>
            <w:lang w:val="nl-NL"/>
          </w:rPr>
          <w:t>Stelling:</w:t>
        </w:r>
      </w:ins>
    </w:p>
    <w:p w14:paraId="0C55D770" w14:textId="549A57B0" w:rsidR="00C4125C" w:rsidRDefault="00AD7498" w:rsidP="005B650B">
      <w:pPr>
        <w:pStyle w:val="Geenafstand"/>
        <w:rPr>
          <w:color w:val="4F81BD" w:themeColor="accent1"/>
          <w:lang w:val="nl-NL"/>
        </w:rPr>
      </w:pPr>
      <w:ins w:id="286" w:author="Marco Verweij | ExpertCollege" w:date="2021-08-23T15:48:00Z">
        <w:r>
          <w:rPr>
            <w:color w:val="4F81BD" w:themeColor="accent1"/>
            <w:lang w:val="nl-NL"/>
          </w:rPr>
          <w:t>Deze behandeling wordt gestart als de stoornis veroorzaakt wordt door …..</w:t>
        </w:r>
        <w:commentRangeEnd w:id="278"/>
        <w:r>
          <w:rPr>
            <w:rStyle w:val="Verwijzingopmerking"/>
          </w:rPr>
          <w:commentReference w:id="278"/>
        </w:r>
      </w:ins>
    </w:p>
    <w:p w14:paraId="7246CE08" w14:textId="77777777" w:rsidR="00731F8F" w:rsidRDefault="00731F8F" w:rsidP="005B650B">
      <w:pPr>
        <w:pStyle w:val="Geenafstand"/>
        <w:rPr>
          <w:color w:val="4F81BD" w:themeColor="accent1"/>
          <w:lang w:val="nl-NL"/>
        </w:rPr>
      </w:pPr>
    </w:p>
    <w:p w14:paraId="3D98BBFD" w14:textId="263C0751" w:rsidR="00731F8F" w:rsidRDefault="00731F8F" w:rsidP="005B650B">
      <w:pPr>
        <w:pStyle w:val="Geenafstand"/>
        <w:rPr>
          <w:color w:val="4F81BD" w:themeColor="accent1"/>
          <w:lang w:val="nl-NL"/>
        </w:rPr>
      </w:pPr>
      <w:r>
        <w:rPr>
          <w:color w:val="4F81BD" w:themeColor="accent1"/>
          <w:lang w:val="nl-NL"/>
        </w:rPr>
        <w:t>Lichamelijke activiteit</w:t>
      </w:r>
    </w:p>
    <w:p w14:paraId="27709CCC" w14:textId="34EEEDF1" w:rsidR="00731F8F" w:rsidRDefault="00731F8F" w:rsidP="005B650B">
      <w:pPr>
        <w:pStyle w:val="Geenafstand"/>
        <w:rPr>
          <w:color w:val="4F81BD" w:themeColor="accent1"/>
          <w:lang w:val="nl-NL"/>
        </w:rPr>
      </w:pPr>
      <w:r>
        <w:rPr>
          <w:color w:val="4F81BD" w:themeColor="accent1"/>
          <w:lang w:val="nl-NL"/>
        </w:rPr>
        <w:t>Anticonceptie</w:t>
      </w:r>
    </w:p>
    <w:p w14:paraId="67F173A8" w14:textId="056BDD2C" w:rsidR="00731F8F" w:rsidRPr="00731F8F" w:rsidRDefault="00731F8F" w:rsidP="005B650B">
      <w:pPr>
        <w:pStyle w:val="Geenafstand"/>
        <w:rPr>
          <w:b/>
          <w:color w:val="4F81BD" w:themeColor="accent1"/>
          <w:lang w:val="nl-NL"/>
        </w:rPr>
      </w:pPr>
      <w:commentRangeStart w:id="287"/>
      <w:r w:rsidRPr="00731F8F">
        <w:rPr>
          <w:b/>
          <w:color w:val="4F81BD" w:themeColor="accent1"/>
          <w:lang w:val="nl-NL"/>
        </w:rPr>
        <w:t>Beide bovenstaande</w:t>
      </w:r>
      <w:commentRangeEnd w:id="287"/>
      <w:r w:rsidR="00CA0DD7">
        <w:rPr>
          <w:rStyle w:val="Verwijzingopmerking"/>
        </w:rPr>
        <w:commentReference w:id="287"/>
      </w:r>
    </w:p>
    <w:p w14:paraId="4D2AFE55" w14:textId="14672CB1" w:rsidR="00731F8F" w:rsidRDefault="00731F8F" w:rsidP="005B650B">
      <w:pPr>
        <w:pStyle w:val="Geenafstand"/>
        <w:rPr>
          <w:color w:val="4F81BD" w:themeColor="accent1"/>
          <w:lang w:val="nl-NL"/>
        </w:rPr>
      </w:pPr>
      <w:r>
        <w:rPr>
          <w:color w:val="4F81BD" w:themeColor="accent1"/>
          <w:lang w:val="nl-NL"/>
        </w:rPr>
        <w:t>Geen bovenstaande</w:t>
      </w:r>
    </w:p>
    <w:p w14:paraId="16108FBE" w14:textId="77777777" w:rsidR="00731F8F" w:rsidRDefault="00731F8F" w:rsidP="005B650B">
      <w:pPr>
        <w:pStyle w:val="Geenafstand"/>
        <w:rPr>
          <w:color w:val="4F81BD" w:themeColor="accent1"/>
          <w:lang w:val="nl-NL"/>
        </w:rPr>
      </w:pPr>
    </w:p>
    <w:p w14:paraId="32F4D701" w14:textId="77777777" w:rsidR="00CA0DD7" w:rsidRDefault="00731F8F" w:rsidP="005B650B">
      <w:pPr>
        <w:pStyle w:val="Geenafstand"/>
        <w:rPr>
          <w:ins w:id="288" w:author="Marco Verweij | ExpertCollege" w:date="2021-08-23T15:49:00Z"/>
          <w:color w:val="4F81BD" w:themeColor="accent1"/>
          <w:lang w:val="nl-NL"/>
        </w:rPr>
      </w:pPr>
      <w:r>
        <w:rPr>
          <w:color w:val="4F81BD" w:themeColor="accent1"/>
          <w:lang w:val="nl-NL"/>
        </w:rPr>
        <w:t xml:space="preserve">Extra info: </w:t>
      </w:r>
    </w:p>
    <w:p w14:paraId="0E2FC9B6" w14:textId="4FF81D4B" w:rsidR="00731F8F" w:rsidRDefault="00731F8F" w:rsidP="005B650B">
      <w:pPr>
        <w:pStyle w:val="Geenafstand"/>
        <w:rPr>
          <w:color w:val="4F81BD" w:themeColor="accent1"/>
          <w:lang w:val="nl-NL"/>
        </w:rPr>
      </w:pPr>
      <w:r>
        <w:rPr>
          <w:color w:val="4F81BD" w:themeColor="accent1"/>
          <w:lang w:val="nl-NL"/>
        </w:rPr>
        <w:t>Naast lichamelijke activiteit en anticonceptie is dit ook een behandeloptie bij een</w:t>
      </w:r>
      <w:ins w:id="289" w:author="Marco Verweij | ExpertCollege" w:date="2021-08-23T15:49:00Z">
        <w:r w:rsidR="00CA0DD7">
          <w:rPr>
            <w:color w:val="4F81BD" w:themeColor="accent1"/>
            <w:lang w:val="nl-NL"/>
          </w:rPr>
          <w:t xml:space="preserve"> menstruatiestoornis, veroorzaakt door een</w:t>
        </w:r>
      </w:ins>
      <w:r>
        <w:rPr>
          <w:color w:val="4F81BD" w:themeColor="accent1"/>
          <w:lang w:val="nl-NL"/>
        </w:rPr>
        <w:t xml:space="preserve"> </w:t>
      </w:r>
      <w:commentRangeStart w:id="290"/>
      <w:r>
        <w:rPr>
          <w:color w:val="4F81BD" w:themeColor="accent1"/>
          <w:lang w:val="nl-NL"/>
        </w:rPr>
        <w:t>niet</w:t>
      </w:r>
      <w:ins w:id="291" w:author="Marco Verweij | ExpertCollege" w:date="2021-08-23T15:49:00Z">
        <w:r w:rsidR="00CA0DD7">
          <w:rPr>
            <w:color w:val="4F81BD" w:themeColor="accent1"/>
            <w:lang w:val="nl-NL"/>
          </w:rPr>
          <w:t>-</w:t>
        </w:r>
      </w:ins>
      <w:del w:id="292" w:author="Marco Verweij | ExpertCollege" w:date="2021-08-23T15:49:00Z">
        <w:r w:rsidDel="00CA0DD7">
          <w:rPr>
            <w:color w:val="4F81BD" w:themeColor="accent1"/>
            <w:lang w:val="nl-NL"/>
          </w:rPr>
          <w:delText xml:space="preserve"> </w:delText>
        </w:r>
      </w:del>
      <w:r>
        <w:rPr>
          <w:color w:val="4F81BD" w:themeColor="accent1"/>
          <w:lang w:val="nl-NL"/>
        </w:rPr>
        <w:t xml:space="preserve">ondersteunend </w:t>
      </w:r>
      <w:commentRangeEnd w:id="290"/>
      <w:r w:rsidR="00B05AE4">
        <w:rPr>
          <w:rStyle w:val="Verwijzingopmerking"/>
        </w:rPr>
        <w:commentReference w:id="290"/>
      </w:r>
      <w:r>
        <w:rPr>
          <w:color w:val="4F81BD" w:themeColor="accent1"/>
          <w:lang w:val="nl-NL"/>
        </w:rPr>
        <w:t xml:space="preserve">dieet of ander medicatiegebruik. </w:t>
      </w:r>
    </w:p>
    <w:p w14:paraId="04C59725" w14:textId="77777777" w:rsidR="00731F8F" w:rsidRDefault="00731F8F" w:rsidP="005B650B">
      <w:pPr>
        <w:pStyle w:val="Geenafstand"/>
        <w:rPr>
          <w:color w:val="4F81BD" w:themeColor="accent1"/>
          <w:lang w:val="nl-NL"/>
        </w:rPr>
      </w:pPr>
    </w:p>
    <w:p w14:paraId="5CC77016" w14:textId="77777777" w:rsidR="00731F8F" w:rsidRPr="00731F8F" w:rsidRDefault="00731F8F" w:rsidP="00731F8F">
      <w:pPr>
        <w:pStyle w:val="Geenafstand"/>
        <w:rPr>
          <w:color w:val="4F81BD" w:themeColor="accent1"/>
          <w:lang w:val="nl-NL"/>
        </w:rPr>
      </w:pPr>
      <w:r w:rsidRPr="00731F8F">
        <w:rPr>
          <w:color w:val="4F81BD" w:themeColor="accent1"/>
          <w:lang w:val="nl-NL"/>
        </w:rPr>
        <w:t>Theorie:</w:t>
      </w:r>
    </w:p>
    <w:p w14:paraId="6A23DB86" w14:textId="54492DF9" w:rsidR="00731F8F" w:rsidRDefault="00731F8F" w:rsidP="00731F8F">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293"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w:t>
      </w:r>
      <w:ins w:id="294" w:author="Marco Verweij | ExpertCollege" w:date="2021-08-23T15:47:00Z">
        <w:r w:rsidR="009F3A42">
          <w:rPr>
            <w:color w:val="4F81BD" w:themeColor="accent1"/>
            <w:lang w:val="nl-NL"/>
          </w:rPr>
          <w:t>Eén van de behandelopties is een aanpassing in het leefpatroon.</w:t>
        </w:r>
      </w:ins>
      <w:del w:id="295" w:author="Marco Verweij | ExpertCollege" w:date="2021-08-23T15:47:00Z">
        <w:r w:rsidR="009F3A42" w:rsidDel="00C4125C">
          <w:rPr>
            <w:color w:val="4F81BD" w:themeColor="accent1"/>
            <w:lang w:val="nl-NL"/>
          </w:rPr>
          <w:delText>Aanpassing</w:delText>
        </w:r>
      </w:del>
    </w:p>
    <w:p w14:paraId="7CA99438" w14:textId="77777777" w:rsidR="00731F8F" w:rsidRDefault="00731F8F" w:rsidP="00731F8F">
      <w:pPr>
        <w:pStyle w:val="Geenafstand"/>
        <w:rPr>
          <w:color w:val="4F81BD" w:themeColor="accent1"/>
          <w:lang w:val="nl-NL"/>
        </w:rPr>
      </w:pPr>
    </w:p>
    <w:p w14:paraId="10A821CE" w14:textId="77777777" w:rsidR="00731F8F" w:rsidRDefault="00731F8F" w:rsidP="00731F8F">
      <w:pPr>
        <w:pStyle w:val="Geenafstand"/>
        <w:rPr>
          <w:color w:val="4F81BD" w:themeColor="accent1"/>
          <w:lang w:val="nl-NL"/>
        </w:rPr>
      </w:pPr>
      <w:r>
        <w:rPr>
          <w:color w:val="4F81BD" w:themeColor="accent1"/>
          <w:lang w:val="nl-NL"/>
        </w:rPr>
        <w:t>Vraag:</w:t>
      </w:r>
    </w:p>
    <w:p w14:paraId="1D25A03F" w14:textId="77777777" w:rsidR="00731F8F" w:rsidRDefault="00731F8F" w:rsidP="00731F8F">
      <w:pPr>
        <w:pStyle w:val="Geenafstand"/>
        <w:rPr>
          <w:color w:val="4F81BD" w:themeColor="accent1"/>
          <w:lang w:val="nl-NL"/>
        </w:rPr>
      </w:pPr>
      <w:commentRangeStart w:id="296"/>
      <w:r>
        <w:rPr>
          <w:color w:val="4F81BD" w:themeColor="accent1"/>
          <w:lang w:val="nl-NL"/>
        </w:rPr>
        <w:t>Welke factoren zijn dit?</w:t>
      </w:r>
      <w:commentRangeEnd w:id="296"/>
      <w:r w:rsidR="009628F2">
        <w:rPr>
          <w:rStyle w:val="Verwijzingopmerking"/>
        </w:rPr>
        <w:commentReference w:id="296"/>
      </w:r>
    </w:p>
    <w:p w14:paraId="47816482" w14:textId="77777777" w:rsidR="00731F8F" w:rsidRDefault="00731F8F" w:rsidP="00731F8F">
      <w:pPr>
        <w:pStyle w:val="Geenafstand"/>
        <w:rPr>
          <w:color w:val="4F81BD" w:themeColor="accent1"/>
          <w:lang w:val="nl-NL"/>
        </w:rPr>
      </w:pPr>
    </w:p>
    <w:p w14:paraId="49F99DFA" w14:textId="5AE89609" w:rsidR="00731F8F" w:rsidRDefault="00731F8F" w:rsidP="00731F8F">
      <w:pPr>
        <w:pStyle w:val="Geenafstand"/>
        <w:rPr>
          <w:color w:val="4F81BD" w:themeColor="accent1"/>
          <w:lang w:val="nl-NL"/>
        </w:rPr>
      </w:pPr>
      <w:r>
        <w:rPr>
          <w:color w:val="4F81BD" w:themeColor="accent1"/>
          <w:lang w:val="nl-NL"/>
        </w:rPr>
        <w:t>Psychische stoornis</w:t>
      </w:r>
    </w:p>
    <w:p w14:paraId="082E55FE" w14:textId="2053F33C" w:rsidR="00731F8F" w:rsidRDefault="00731F8F" w:rsidP="00731F8F">
      <w:pPr>
        <w:pStyle w:val="Geenafstand"/>
        <w:rPr>
          <w:color w:val="4F81BD" w:themeColor="accent1"/>
          <w:lang w:val="nl-NL"/>
        </w:rPr>
      </w:pPr>
      <w:r>
        <w:rPr>
          <w:color w:val="4F81BD" w:themeColor="accent1"/>
          <w:lang w:val="nl-NL"/>
        </w:rPr>
        <w:t>Bij dysmenorroe</w:t>
      </w:r>
    </w:p>
    <w:p w14:paraId="74A5A067" w14:textId="77777777" w:rsidR="00731F8F" w:rsidRPr="00731F8F" w:rsidRDefault="00731F8F" w:rsidP="00731F8F">
      <w:pPr>
        <w:pStyle w:val="Geenafstand"/>
        <w:rPr>
          <w:color w:val="4F81BD" w:themeColor="accent1"/>
          <w:lang w:val="nl-NL"/>
        </w:rPr>
      </w:pPr>
      <w:r w:rsidRPr="00731F8F">
        <w:rPr>
          <w:color w:val="4F81BD" w:themeColor="accent1"/>
          <w:lang w:val="nl-NL"/>
        </w:rPr>
        <w:t>Beide bovenstaande</w:t>
      </w:r>
    </w:p>
    <w:p w14:paraId="110772ED" w14:textId="77777777" w:rsidR="00731F8F" w:rsidRPr="00731F8F" w:rsidRDefault="00731F8F" w:rsidP="00731F8F">
      <w:pPr>
        <w:pStyle w:val="Geenafstand"/>
        <w:rPr>
          <w:b/>
          <w:color w:val="4F81BD" w:themeColor="accent1"/>
          <w:lang w:val="nl-NL"/>
        </w:rPr>
      </w:pPr>
      <w:r w:rsidRPr="00731F8F">
        <w:rPr>
          <w:b/>
          <w:color w:val="4F81BD" w:themeColor="accent1"/>
          <w:lang w:val="nl-NL"/>
        </w:rPr>
        <w:t>Geen bovenstaande</w:t>
      </w:r>
    </w:p>
    <w:p w14:paraId="65D0A9F7" w14:textId="77777777" w:rsidR="00731F8F" w:rsidRDefault="00731F8F" w:rsidP="00731F8F">
      <w:pPr>
        <w:pStyle w:val="Geenafstand"/>
        <w:rPr>
          <w:color w:val="4F81BD" w:themeColor="accent1"/>
          <w:lang w:val="nl-NL"/>
        </w:rPr>
      </w:pPr>
    </w:p>
    <w:p w14:paraId="11154798" w14:textId="77777777" w:rsidR="00731F8F" w:rsidRDefault="00731F8F" w:rsidP="00731F8F">
      <w:pPr>
        <w:pStyle w:val="Geenafstand"/>
        <w:rPr>
          <w:color w:val="4F81BD" w:themeColor="accent1"/>
          <w:lang w:val="nl-NL"/>
        </w:rPr>
      </w:pPr>
      <w:r>
        <w:rPr>
          <w:color w:val="4F81BD" w:themeColor="accent1"/>
          <w:lang w:val="nl-NL"/>
        </w:rPr>
        <w:t xml:space="preserve">Extra info: </w:t>
      </w:r>
      <w:commentRangeStart w:id="297"/>
      <w:r>
        <w:rPr>
          <w:color w:val="4F81BD" w:themeColor="accent1"/>
          <w:lang w:val="nl-NL"/>
        </w:rPr>
        <w:t xml:space="preserve">Naast lichamelijke activiteit en anticonceptie is dit ook een behandeloptie bij een niet ondersteunend dieet of ander medicatiegebruik. </w:t>
      </w:r>
      <w:commentRangeEnd w:id="297"/>
      <w:r w:rsidR="009628F2">
        <w:rPr>
          <w:rStyle w:val="Verwijzingopmerking"/>
        </w:rPr>
        <w:commentReference w:id="297"/>
      </w:r>
    </w:p>
    <w:p w14:paraId="2AC13C5E" w14:textId="77777777" w:rsidR="00444F9D" w:rsidRDefault="00444F9D" w:rsidP="005B650B">
      <w:pPr>
        <w:pStyle w:val="Geenafstand"/>
        <w:rPr>
          <w:color w:val="4F81BD" w:themeColor="accent1"/>
          <w:lang w:val="nl-NL"/>
        </w:rPr>
      </w:pPr>
    </w:p>
    <w:p w14:paraId="07F966D8" w14:textId="77777777" w:rsidR="00731F8F" w:rsidRPr="00731F8F" w:rsidRDefault="00731F8F" w:rsidP="00731F8F">
      <w:pPr>
        <w:pStyle w:val="Geenafstand"/>
        <w:rPr>
          <w:color w:val="4F81BD" w:themeColor="accent1"/>
          <w:lang w:val="nl-NL"/>
        </w:rPr>
      </w:pPr>
      <w:r w:rsidRPr="00731F8F">
        <w:rPr>
          <w:color w:val="4F81BD" w:themeColor="accent1"/>
          <w:lang w:val="nl-NL"/>
        </w:rPr>
        <w:t>Theorie:</w:t>
      </w:r>
    </w:p>
    <w:p w14:paraId="05EB2BF0" w14:textId="16757E5B" w:rsidR="00731F8F" w:rsidRDefault="00731F8F" w:rsidP="00731F8F">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298"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w:t>
      </w:r>
      <w:ins w:id="299" w:author="Marco Verweij | ExpertCollege" w:date="2021-08-23T15:47:00Z">
        <w:r w:rsidR="009F3A42">
          <w:rPr>
            <w:color w:val="4F81BD" w:themeColor="accent1"/>
            <w:lang w:val="nl-NL"/>
          </w:rPr>
          <w:t>Eén van de behandelopties is een aanpassing in het leefpatroon.</w:t>
        </w:r>
      </w:ins>
      <w:del w:id="300" w:author="Marco Verweij | ExpertCollege" w:date="2021-08-23T15:47:00Z">
        <w:r w:rsidR="009F3A42" w:rsidDel="00C4125C">
          <w:rPr>
            <w:color w:val="4F81BD" w:themeColor="accent1"/>
            <w:lang w:val="nl-NL"/>
          </w:rPr>
          <w:delText>Aanpassing</w:delText>
        </w:r>
      </w:del>
    </w:p>
    <w:p w14:paraId="2A0143E5" w14:textId="77777777" w:rsidR="00731F8F" w:rsidRDefault="00731F8F" w:rsidP="00731F8F">
      <w:pPr>
        <w:pStyle w:val="Geenafstand"/>
        <w:rPr>
          <w:color w:val="4F81BD" w:themeColor="accent1"/>
          <w:lang w:val="nl-NL"/>
        </w:rPr>
      </w:pPr>
    </w:p>
    <w:p w14:paraId="4F35F175" w14:textId="4E21702C" w:rsidR="00731F8F" w:rsidRDefault="00731F8F" w:rsidP="00731F8F">
      <w:pPr>
        <w:pStyle w:val="Geenafstand"/>
        <w:rPr>
          <w:color w:val="4F81BD" w:themeColor="accent1"/>
          <w:lang w:val="nl-NL"/>
        </w:rPr>
      </w:pPr>
      <w:r>
        <w:rPr>
          <w:color w:val="4F81BD" w:themeColor="accent1"/>
          <w:lang w:val="nl-NL"/>
        </w:rPr>
        <w:t>Stelling:</w:t>
      </w:r>
    </w:p>
    <w:p w14:paraId="637D0479" w14:textId="3BBE7E31" w:rsidR="00731F8F" w:rsidRDefault="00444F9D" w:rsidP="00731F8F">
      <w:pPr>
        <w:pStyle w:val="Geenafstand"/>
        <w:rPr>
          <w:color w:val="4F81BD" w:themeColor="accent1"/>
          <w:lang w:val="nl-NL"/>
        </w:rPr>
      </w:pPr>
      <w:r>
        <w:rPr>
          <w:color w:val="4F81BD" w:themeColor="accent1"/>
          <w:lang w:val="nl-NL"/>
        </w:rPr>
        <w:t xml:space="preserve">Dit is </w:t>
      </w:r>
      <w:ins w:id="301" w:author="Marco Verweij | ExpertCollege" w:date="2021-08-23T15:52:00Z">
        <w:r w:rsidR="00B05AE4">
          <w:rPr>
            <w:color w:val="4F81BD" w:themeColor="accent1"/>
            <w:lang w:val="nl-NL"/>
          </w:rPr>
          <w:t xml:space="preserve">een geschikte behandeling </w:t>
        </w:r>
      </w:ins>
      <w:r>
        <w:rPr>
          <w:color w:val="4F81BD" w:themeColor="accent1"/>
          <w:lang w:val="nl-NL"/>
        </w:rPr>
        <w:t xml:space="preserve">indien de stoornis wordt veroorzaakt door </w:t>
      </w:r>
      <w:ins w:id="302" w:author="Marco Verweij | ExpertCollege" w:date="2021-08-23T15:52:00Z">
        <w:r w:rsidR="00B05AE4">
          <w:rPr>
            <w:color w:val="4F81BD" w:themeColor="accent1"/>
            <w:lang w:val="nl-NL"/>
          </w:rPr>
          <w:t xml:space="preserve">het gebruik van </w:t>
        </w:r>
      </w:ins>
      <w:r>
        <w:rPr>
          <w:color w:val="4F81BD" w:themeColor="accent1"/>
          <w:lang w:val="nl-NL"/>
        </w:rPr>
        <w:t>anticonceptie.</w:t>
      </w:r>
    </w:p>
    <w:p w14:paraId="6E57DA2C" w14:textId="77777777" w:rsidR="00444F9D" w:rsidRDefault="00444F9D" w:rsidP="00731F8F">
      <w:pPr>
        <w:pStyle w:val="Geenafstand"/>
        <w:rPr>
          <w:color w:val="4F81BD" w:themeColor="accent1"/>
          <w:lang w:val="nl-NL"/>
        </w:rPr>
      </w:pPr>
    </w:p>
    <w:p w14:paraId="7BEB44FF" w14:textId="4D65068C" w:rsidR="00444F9D" w:rsidRPr="00444F9D" w:rsidRDefault="00444F9D" w:rsidP="00731F8F">
      <w:pPr>
        <w:pStyle w:val="Geenafstand"/>
        <w:rPr>
          <w:b/>
          <w:color w:val="4F81BD" w:themeColor="accent1"/>
          <w:lang w:val="nl-NL"/>
        </w:rPr>
      </w:pPr>
      <w:r w:rsidRPr="00444F9D">
        <w:rPr>
          <w:b/>
          <w:color w:val="4F81BD" w:themeColor="accent1"/>
          <w:lang w:val="nl-NL"/>
        </w:rPr>
        <w:t>Deze stelling is correct</w:t>
      </w:r>
    </w:p>
    <w:p w14:paraId="0BC2DB55" w14:textId="50F3EFD3" w:rsidR="00444F9D" w:rsidRDefault="00444F9D" w:rsidP="00731F8F">
      <w:pPr>
        <w:pStyle w:val="Geenafstand"/>
        <w:rPr>
          <w:color w:val="4F81BD" w:themeColor="accent1"/>
          <w:lang w:val="nl-NL"/>
        </w:rPr>
      </w:pPr>
      <w:r>
        <w:rPr>
          <w:color w:val="4F81BD" w:themeColor="accent1"/>
          <w:lang w:val="nl-NL"/>
        </w:rPr>
        <w:t>Deze stelling is niet correct</w:t>
      </w:r>
    </w:p>
    <w:p w14:paraId="3B70D3CC" w14:textId="77777777" w:rsidR="00731F8F" w:rsidRDefault="00731F8F" w:rsidP="00731F8F">
      <w:pPr>
        <w:pStyle w:val="Geenafstand"/>
        <w:rPr>
          <w:color w:val="4F81BD" w:themeColor="accent1"/>
          <w:lang w:val="nl-NL"/>
        </w:rPr>
      </w:pPr>
    </w:p>
    <w:p w14:paraId="7E412148" w14:textId="77777777" w:rsidR="00B05AE4" w:rsidRDefault="00731F8F" w:rsidP="00731F8F">
      <w:pPr>
        <w:pStyle w:val="Geenafstand"/>
        <w:rPr>
          <w:ins w:id="303" w:author="Marco Verweij | ExpertCollege" w:date="2021-08-23T15:52:00Z"/>
          <w:color w:val="4F81BD" w:themeColor="accent1"/>
          <w:lang w:val="nl-NL"/>
        </w:rPr>
      </w:pPr>
      <w:r>
        <w:rPr>
          <w:color w:val="4F81BD" w:themeColor="accent1"/>
          <w:lang w:val="nl-NL"/>
        </w:rPr>
        <w:t xml:space="preserve">Extra info: </w:t>
      </w:r>
    </w:p>
    <w:p w14:paraId="727A0C47" w14:textId="23A6C184" w:rsidR="00731F8F" w:rsidRDefault="00731F8F" w:rsidP="00731F8F">
      <w:pPr>
        <w:pStyle w:val="Geenafstand"/>
        <w:rPr>
          <w:color w:val="4F81BD" w:themeColor="accent1"/>
          <w:lang w:val="nl-NL"/>
        </w:rPr>
      </w:pPr>
      <w:r>
        <w:rPr>
          <w:color w:val="4F81BD" w:themeColor="accent1"/>
          <w:lang w:val="nl-NL"/>
        </w:rPr>
        <w:t>Naast anticonceptie is dit ook een behandeloptie bij een niet</w:t>
      </w:r>
      <w:ins w:id="304" w:author="Marco Verweij | ExpertCollege" w:date="2021-08-23T15:52:00Z">
        <w:r w:rsidR="00B05AE4">
          <w:rPr>
            <w:color w:val="4F81BD" w:themeColor="accent1"/>
            <w:lang w:val="nl-NL"/>
          </w:rPr>
          <w:t>-</w:t>
        </w:r>
      </w:ins>
      <w:del w:id="305" w:author="Marco Verweij | ExpertCollege" w:date="2021-08-23T15:52:00Z">
        <w:r w:rsidDel="00B05AE4">
          <w:rPr>
            <w:color w:val="4F81BD" w:themeColor="accent1"/>
            <w:lang w:val="nl-NL"/>
          </w:rPr>
          <w:delText xml:space="preserve"> </w:delText>
        </w:r>
      </w:del>
      <w:r>
        <w:rPr>
          <w:color w:val="4F81BD" w:themeColor="accent1"/>
          <w:lang w:val="nl-NL"/>
        </w:rPr>
        <w:t>ondersteunend dieet</w:t>
      </w:r>
      <w:r w:rsidR="00444F9D">
        <w:rPr>
          <w:color w:val="4F81BD" w:themeColor="accent1"/>
          <w:lang w:val="nl-NL"/>
        </w:rPr>
        <w:t>, lichamelijke activiteit</w:t>
      </w:r>
      <w:r>
        <w:rPr>
          <w:color w:val="4F81BD" w:themeColor="accent1"/>
          <w:lang w:val="nl-NL"/>
        </w:rPr>
        <w:t xml:space="preserve"> of ander medicatiegebruik. </w:t>
      </w:r>
    </w:p>
    <w:p w14:paraId="4CB93A29" w14:textId="77777777" w:rsidR="00731F8F" w:rsidRDefault="00731F8F" w:rsidP="005B650B">
      <w:pPr>
        <w:pStyle w:val="Geenafstand"/>
        <w:rPr>
          <w:color w:val="4F81BD" w:themeColor="accent1"/>
          <w:lang w:val="nl-NL"/>
        </w:rPr>
      </w:pPr>
    </w:p>
    <w:p w14:paraId="739FD690" w14:textId="77777777" w:rsidR="00444F9D" w:rsidRPr="00731F8F" w:rsidRDefault="00444F9D" w:rsidP="00444F9D">
      <w:pPr>
        <w:pStyle w:val="Geenafstand"/>
        <w:rPr>
          <w:color w:val="4F81BD" w:themeColor="accent1"/>
          <w:lang w:val="nl-NL"/>
        </w:rPr>
      </w:pPr>
      <w:r w:rsidRPr="00731F8F">
        <w:rPr>
          <w:color w:val="4F81BD" w:themeColor="accent1"/>
          <w:lang w:val="nl-NL"/>
        </w:rPr>
        <w:t>Theorie:</w:t>
      </w:r>
    </w:p>
    <w:p w14:paraId="55F7367E" w14:textId="347D14D1" w:rsidR="00444F9D" w:rsidRDefault="00444F9D" w:rsidP="00444F9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06"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w:t>
      </w:r>
      <w:ins w:id="307" w:author="Marco Verweij | ExpertCollege" w:date="2021-08-23T15:47:00Z">
        <w:r w:rsidR="009F3A42">
          <w:rPr>
            <w:color w:val="4F81BD" w:themeColor="accent1"/>
            <w:lang w:val="nl-NL"/>
          </w:rPr>
          <w:t>Eén van de behandelopties is een aanpassing in het leefpatroon.</w:t>
        </w:r>
      </w:ins>
      <w:del w:id="308" w:author="Marco Verweij | ExpertCollege" w:date="2021-08-23T15:47:00Z">
        <w:r w:rsidR="009F3A42" w:rsidDel="00C4125C">
          <w:rPr>
            <w:color w:val="4F81BD" w:themeColor="accent1"/>
            <w:lang w:val="nl-NL"/>
          </w:rPr>
          <w:delText>Aanpassing</w:delText>
        </w:r>
      </w:del>
    </w:p>
    <w:p w14:paraId="07F25412" w14:textId="77777777" w:rsidR="00444F9D" w:rsidRDefault="00444F9D" w:rsidP="00444F9D">
      <w:pPr>
        <w:pStyle w:val="Geenafstand"/>
        <w:rPr>
          <w:color w:val="4F81BD" w:themeColor="accent1"/>
          <w:lang w:val="nl-NL"/>
        </w:rPr>
      </w:pPr>
    </w:p>
    <w:p w14:paraId="768FF746" w14:textId="77777777" w:rsidR="00444F9D" w:rsidRDefault="00444F9D" w:rsidP="00444F9D">
      <w:pPr>
        <w:pStyle w:val="Geenafstand"/>
        <w:rPr>
          <w:color w:val="4F81BD" w:themeColor="accent1"/>
          <w:lang w:val="nl-NL"/>
        </w:rPr>
      </w:pPr>
      <w:r>
        <w:rPr>
          <w:color w:val="4F81BD" w:themeColor="accent1"/>
          <w:lang w:val="nl-NL"/>
        </w:rPr>
        <w:t>Stelling:</w:t>
      </w:r>
    </w:p>
    <w:p w14:paraId="0C0E363D" w14:textId="0AB200F3" w:rsidR="00444F9D" w:rsidRDefault="00444F9D" w:rsidP="00444F9D">
      <w:pPr>
        <w:pStyle w:val="Geenafstand"/>
        <w:rPr>
          <w:color w:val="4F81BD" w:themeColor="accent1"/>
          <w:lang w:val="nl-NL"/>
        </w:rPr>
      </w:pPr>
      <w:r>
        <w:rPr>
          <w:color w:val="4F81BD" w:themeColor="accent1"/>
          <w:lang w:val="nl-NL"/>
        </w:rPr>
        <w:t xml:space="preserve">Dit is </w:t>
      </w:r>
      <w:ins w:id="309" w:author="Marco Verweij | ExpertCollege" w:date="2021-08-23T15:53:00Z">
        <w:r w:rsidR="009338C3">
          <w:rPr>
            <w:color w:val="4F81BD" w:themeColor="accent1"/>
            <w:lang w:val="nl-NL"/>
          </w:rPr>
          <w:t xml:space="preserve">een geschikte behandeling </w:t>
        </w:r>
      </w:ins>
      <w:r>
        <w:rPr>
          <w:color w:val="4F81BD" w:themeColor="accent1"/>
          <w:lang w:val="nl-NL"/>
        </w:rPr>
        <w:t xml:space="preserve">indien de stoornis wordt veroorzaakt door een psychische stoornis. </w:t>
      </w:r>
    </w:p>
    <w:p w14:paraId="184374BD" w14:textId="77777777" w:rsidR="00444F9D" w:rsidRDefault="00444F9D" w:rsidP="00444F9D">
      <w:pPr>
        <w:pStyle w:val="Geenafstand"/>
        <w:rPr>
          <w:color w:val="4F81BD" w:themeColor="accent1"/>
          <w:lang w:val="nl-NL"/>
        </w:rPr>
      </w:pPr>
    </w:p>
    <w:p w14:paraId="6EE24170" w14:textId="77777777" w:rsidR="00444F9D" w:rsidRPr="00444F9D" w:rsidRDefault="00444F9D" w:rsidP="00444F9D">
      <w:pPr>
        <w:pStyle w:val="Geenafstand"/>
        <w:rPr>
          <w:color w:val="4F81BD" w:themeColor="accent1"/>
          <w:lang w:val="nl-NL"/>
        </w:rPr>
      </w:pPr>
      <w:r w:rsidRPr="00444F9D">
        <w:rPr>
          <w:color w:val="4F81BD" w:themeColor="accent1"/>
          <w:lang w:val="nl-NL"/>
        </w:rPr>
        <w:t>Deze stelling is correct</w:t>
      </w:r>
    </w:p>
    <w:p w14:paraId="78F54A2A" w14:textId="77777777" w:rsidR="00444F9D" w:rsidRPr="00444F9D" w:rsidRDefault="00444F9D" w:rsidP="00444F9D">
      <w:pPr>
        <w:pStyle w:val="Geenafstand"/>
        <w:rPr>
          <w:b/>
          <w:color w:val="4F81BD" w:themeColor="accent1"/>
          <w:lang w:val="nl-NL"/>
        </w:rPr>
      </w:pPr>
      <w:r w:rsidRPr="00444F9D">
        <w:rPr>
          <w:b/>
          <w:color w:val="4F81BD" w:themeColor="accent1"/>
          <w:lang w:val="nl-NL"/>
        </w:rPr>
        <w:t>Deze stelling is niet correct</w:t>
      </w:r>
    </w:p>
    <w:p w14:paraId="752B1D6C" w14:textId="77777777" w:rsidR="00444F9D" w:rsidRDefault="00444F9D" w:rsidP="00444F9D">
      <w:pPr>
        <w:pStyle w:val="Geenafstand"/>
        <w:rPr>
          <w:color w:val="4F81BD" w:themeColor="accent1"/>
          <w:lang w:val="nl-NL"/>
        </w:rPr>
      </w:pPr>
    </w:p>
    <w:p w14:paraId="13E95F9E" w14:textId="77777777" w:rsidR="009338C3" w:rsidRDefault="00444F9D" w:rsidP="00444F9D">
      <w:pPr>
        <w:pStyle w:val="Geenafstand"/>
        <w:rPr>
          <w:ins w:id="310" w:author="Marco Verweij | ExpertCollege" w:date="2021-08-23T15:54:00Z"/>
          <w:color w:val="4F81BD" w:themeColor="accent1"/>
          <w:lang w:val="nl-NL"/>
        </w:rPr>
      </w:pPr>
      <w:r>
        <w:rPr>
          <w:color w:val="4F81BD" w:themeColor="accent1"/>
          <w:lang w:val="nl-NL"/>
        </w:rPr>
        <w:t xml:space="preserve">Extra info: </w:t>
      </w:r>
    </w:p>
    <w:p w14:paraId="1214B54B" w14:textId="58F00BEB" w:rsidR="00444F9D" w:rsidRDefault="00444F9D" w:rsidP="00444F9D">
      <w:pPr>
        <w:pStyle w:val="Geenafstand"/>
        <w:rPr>
          <w:color w:val="4F81BD" w:themeColor="accent1"/>
          <w:lang w:val="nl-NL"/>
        </w:rPr>
      </w:pPr>
      <w:r>
        <w:rPr>
          <w:color w:val="4F81BD" w:themeColor="accent1"/>
          <w:lang w:val="nl-NL"/>
        </w:rPr>
        <w:t xml:space="preserve">Aanpassing in leefpatroon is een behandeloptie indien de stoornis veroorzaakt wordt door anticonceptie of ander medicatiegebruik, niet ondersteunend dieet of lichamelijke activiteit. </w:t>
      </w:r>
      <w:ins w:id="311" w:author="Marco Verweij | ExpertCollege" w:date="2021-08-23T15:54:00Z">
        <w:r w:rsidR="001924DB">
          <w:rPr>
            <w:color w:val="4F81BD" w:themeColor="accent1"/>
            <w:lang w:val="nl-NL"/>
          </w:rPr>
          <w:t xml:space="preserve">Bij een psychische stoornis is psychische ondersteuning de beste behandeloptie. </w:t>
        </w:r>
      </w:ins>
    </w:p>
    <w:p w14:paraId="43F6D1FE" w14:textId="77777777" w:rsidR="00444F9D" w:rsidRDefault="00444F9D" w:rsidP="00444F9D">
      <w:pPr>
        <w:pStyle w:val="Geenafstand"/>
        <w:rPr>
          <w:color w:val="4F81BD" w:themeColor="accent1"/>
          <w:lang w:val="nl-NL"/>
        </w:rPr>
      </w:pPr>
    </w:p>
    <w:p w14:paraId="6EE2C7AD" w14:textId="5FE922DC" w:rsidR="00444F9D" w:rsidRPr="00444F9D" w:rsidRDefault="00444F9D" w:rsidP="00444F9D">
      <w:pPr>
        <w:pStyle w:val="Geenafstand"/>
        <w:rPr>
          <w:color w:val="FF0000"/>
          <w:lang w:val="nl-NL"/>
        </w:rPr>
      </w:pPr>
      <w:r w:rsidRPr="00444F9D">
        <w:rPr>
          <w:color w:val="FF0000"/>
          <w:lang w:val="nl-NL"/>
        </w:rPr>
        <w:t xml:space="preserve">Leerdoel: De student weet dat gekozen wordt voor pijnstilling middels paracetamol of NSAID </w:t>
      </w:r>
      <w:del w:id="312" w:author="Marco Verweij | ExpertCollege" w:date="2021-08-23T15:55:00Z">
        <w:r w:rsidRPr="00444F9D" w:rsidDel="001924DB">
          <w:rPr>
            <w:color w:val="FF0000"/>
            <w:lang w:val="nl-NL"/>
          </w:rPr>
          <w:delText xml:space="preserve"> </w:delText>
        </w:r>
      </w:del>
      <w:r w:rsidRPr="00444F9D">
        <w:rPr>
          <w:color w:val="FF0000"/>
          <w:lang w:val="nl-NL"/>
        </w:rPr>
        <w:t xml:space="preserve">indien de primaire klacht van de vrouwelijke zorgvrager dysmenorroe is. </w:t>
      </w:r>
    </w:p>
    <w:p w14:paraId="31B9A62B" w14:textId="77777777" w:rsidR="00444F9D" w:rsidRDefault="00444F9D" w:rsidP="00444F9D">
      <w:pPr>
        <w:pStyle w:val="Geenafstand"/>
        <w:rPr>
          <w:color w:val="4F81BD" w:themeColor="accent1"/>
          <w:lang w:val="nl-NL"/>
        </w:rPr>
      </w:pPr>
    </w:p>
    <w:p w14:paraId="3A288D66" w14:textId="6BC29020" w:rsidR="00444F9D" w:rsidRDefault="00444F9D" w:rsidP="00444F9D">
      <w:pPr>
        <w:pStyle w:val="Geenafstand"/>
        <w:rPr>
          <w:color w:val="4F81BD" w:themeColor="accent1"/>
          <w:lang w:val="nl-NL"/>
        </w:rPr>
      </w:pPr>
      <w:r>
        <w:rPr>
          <w:color w:val="4F81BD" w:themeColor="accent1"/>
          <w:lang w:val="nl-NL"/>
        </w:rPr>
        <w:t>Fluster</w:t>
      </w:r>
    </w:p>
    <w:p w14:paraId="40C54A5C" w14:textId="77777777" w:rsidR="00444F9D" w:rsidRDefault="00444F9D" w:rsidP="00444F9D">
      <w:pPr>
        <w:pStyle w:val="Geenafstand"/>
        <w:rPr>
          <w:color w:val="4F81BD" w:themeColor="accent1"/>
          <w:lang w:val="nl-NL"/>
        </w:rPr>
      </w:pPr>
    </w:p>
    <w:p w14:paraId="221FFA43" w14:textId="418B7B2E" w:rsidR="00444F9D" w:rsidRDefault="00444F9D" w:rsidP="00444F9D">
      <w:pPr>
        <w:pStyle w:val="Geenafstand"/>
        <w:rPr>
          <w:color w:val="4F81BD" w:themeColor="accent1"/>
          <w:lang w:val="nl-NL"/>
        </w:rPr>
      </w:pPr>
      <w:r>
        <w:rPr>
          <w:color w:val="4F81BD" w:themeColor="accent1"/>
          <w:lang w:val="nl-NL"/>
        </w:rPr>
        <w:t>Theorie:</w:t>
      </w:r>
    </w:p>
    <w:p w14:paraId="0DEB28EB" w14:textId="3D9472C3" w:rsidR="00444F9D" w:rsidRDefault="00444F9D" w:rsidP="00444F9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13"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 </w:t>
      </w:r>
      <w:commentRangeStart w:id="314"/>
      <w:ins w:id="315" w:author="Marco Verweij | ExpertCollege" w:date="2021-08-23T15:55:00Z">
        <w:r w:rsidR="001924DB">
          <w:rPr>
            <w:color w:val="4F81BD" w:themeColor="accent1"/>
            <w:lang w:val="nl-NL"/>
          </w:rPr>
          <w:t>wordt</w:t>
        </w:r>
      </w:ins>
      <w:commentRangeEnd w:id="314"/>
      <w:ins w:id="316" w:author="Marco Verweij | ExpertCollege" w:date="2021-08-23T15:59:00Z">
        <w:r w:rsidR="00474736">
          <w:rPr>
            <w:rStyle w:val="Verwijzingopmerking"/>
          </w:rPr>
          <w:commentReference w:id="314"/>
        </w:r>
      </w:ins>
      <w:ins w:id="317" w:author="Marco Verweij | ExpertCollege" w:date="2021-08-23T15:55:00Z">
        <w:r w:rsidR="001924DB">
          <w:rPr>
            <w:color w:val="4F81BD" w:themeColor="accent1"/>
            <w:lang w:val="nl-NL"/>
          </w:rPr>
          <w:t xml:space="preserve"> </w:t>
        </w:r>
        <w:commentRangeStart w:id="318"/>
        <w:r w:rsidR="0072278D">
          <w:rPr>
            <w:color w:val="4F81BD" w:themeColor="accent1"/>
            <w:lang w:val="nl-NL"/>
          </w:rPr>
          <w:t>vaak</w:t>
        </w:r>
        <w:r w:rsidR="001924DB">
          <w:rPr>
            <w:color w:val="4F81BD" w:themeColor="accent1"/>
            <w:lang w:val="nl-NL"/>
          </w:rPr>
          <w:t xml:space="preserve"> </w:t>
        </w:r>
        <w:commentRangeEnd w:id="318"/>
        <w:r w:rsidR="0072278D">
          <w:rPr>
            <w:rStyle w:val="Verwijzingopmerking"/>
          </w:rPr>
          <w:commentReference w:id="318"/>
        </w:r>
      </w:ins>
      <w:r>
        <w:rPr>
          <w:color w:val="4F81BD" w:themeColor="accent1"/>
          <w:lang w:val="nl-NL"/>
        </w:rPr>
        <w:t>gekozen voor pijnstilling.</w:t>
      </w:r>
    </w:p>
    <w:p w14:paraId="79D22822" w14:textId="77777777" w:rsidR="00444F9D" w:rsidRDefault="00444F9D" w:rsidP="00444F9D">
      <w:pPr>
        <w:pStyle w:val="Geenafstand"/>
        <w:rPr>
          <w:color w:val="4F81BD" w:themeColor="accent1"/>
          <w:lang w:val="nl-NL"/>
        </w:rPr>
      </w:pPr>
    </w:p>
    <w:p w14:paraId="0E5A86B5" w14:textId="77777777" w:rsidR="00444F9D" w:rsidRDefault="00444F9D" w:rsidP="00444F9D">
      <w:pPr>
        <w:pStyle w:val="Geenafstand"/>
        <w:rPr>
          <w:color w:val="4F81BD" w:themeColor="accent1"/>
          <w:lang w:val="nl-NL"/>
        </w:rPr>
      </w:pPr>
      <w:r>
        <w:rPr>
          <w:color w:val="4F81BD" w:themeColor="accent1"/>
          <w:lang w:val="nl-NL"/>
        </w:rPr>
        <w:t>Vraag:</w:t>
      </w:r>
    </w:p>
    <w:p w14:paraId="76987DD3" w14:textId="34C180AD" w:rsidR="00444F9D" w:rsidRDefault="00180808" w:rsidP="00444F9D">
      <w:pPr>
        <w:pStyle w:val="Geenafstand"/>
        <w:rPr>
          <w:color w:val="4F81BD" w:themeColor="accent1"/>
          <w:lang w:val="nl-NL"/>
        </w:rPr>
      </w:pPr>
      <w:commentRangeStart w:id="319"/>
      <w:ins w:id="320" w:author="Marco Verweij | ExpertCollege" w:date="2021-08-23T15:56:00Z">
        <w:r>
          <w:rPr>
            <w:color w:val="4F81BD" w:themeColor="accent1"/>
            <w:lang w:val="nl-NL"/>
          </w:rPr>
          <w:t>Vo</w:t>
        </w:r>
      </w:ins>
      <w:ins w:id="321" w:author="Marco Verweij | ExpertCollege" w:date="2021-08-23T15:57:00Z">
        <w:r>
          <w:rPr>
            <w:color w:val="4F81BD" w:themeColor="accent1"/>
            <w:lang w:val="nl-NL"/>
          </w:rPr>
          <w:t>or w</w:t>
        </w:r>
      </w:ins>
      <w:del w:id="322" w:author="Marco Verweij | ExpertCollege" w:date="2021-08-23T15:56:00Z">
        <w:r w:rsidR="00444F9D" w:rsidDel="00180808">
          <w:rPr>
            <w:color w:val="4F81BD" w:themeColor="accent1"/>
            <w:lang w:val="nl-NL"/>
          </w:rPr>
          <w:delText>W</w:delText>
        </w:r>
      </w:del>
      <w:r w:rsidR="00444F9D">
        <w:rPr>
          <w:color w:val="4F81BD" w:themeColor="accent1"/>
          <w:lang w:val="nl-NL"/>
        </w:rPr>
        <w:t xml:space="preserve">elke pijnstilling </w:t>
      </w:r>
      <w:del w:id="323" w:author="Marco Verweij | ExpertCollege" w:date="2021-08-23T15:56:00Z">
        <w:r w:rsidR="00444F9D" w:rsidDel="00180808">
          <w:rPr>
            <w:color w:val="4F81BD" w:themeColor="accent1"/>
            <w:lang w:val="nl-NL"/>
          </w:rPr>
          <w:delText>is dit?</w:delText>
        </w:r>
      </w:del>
      <w:ins w:id="324" w:author="Marco Verweij | ExpertCollege" w:date="2021-08-23T15:56:00Z">
        <w:r>
          <w:rPr>
            <w:color w:val="4F81BD" w:themeColor="accent1"/>
            <w:lang w:val="nl-NL"/>
          </w:rPr>
          <w:t>wordt doorgaans gekozen?</w:t>
        </w:r>
      </w:ins>
      <w:commentRangeEnd w:id="319"/>
      <w:ins w:id="325" w:author="Marco Verweij | ExpertCollege" w:date="2021-08-23T15:57:00Z">
        <w:r>
          <w:rPr>
            <w:rStyle w:val="Verwijzingopmerking"/>
          </w:rPr>
          <w:commentReference w:id="319"/>
        </w:r>
      </w:ins>
    </w:p>
    <w:p w14:paraId="0F80E6CF" w14:textId="77777777" w:rsidR="00444F9D" w:rsidRDefault="00444F9D" w:rsidP="00444F9D">
      <w:pPr>
        <w:pStyle w:val="Geenafstand"/>
        <w:rPr>
          <w:color w:val="4F81BD" w:themeColor="accent1"/>
          <w:lang w:val="nl-NL"/>
        </w:rPr>
      </w:pPr>
    </w:p>
    <w:p w14:paraId="5F23445A" w14:textId="77777777" w:rsidR="00444F9D" w:rsidRDefault="00444F9D" w:rsidP="00444F9D">
      <w:pPr>
        <w:pStyle w:val="Geenafstand"/>
        <w:rPr>
          <w:color w:val="4F81BD" w:themeColor="accent1"/>
          <w:lang w:val="nl-NL"/>
        </w:rPr>
      </w:pPr>
      <w:r>
        <w:rPr>
          <w:color w:val="4F81BD" w:themeColor="accent1"/>
          <w:lang w:val="nl-NL"/>
        </w:rPr>
        <w:t>Paracetamol</w:t>
      </w:r>
    </w:p>
    <w:p w14:paraId="5540F118" w14:textId="77777777" w:rsidR="00444F9D" w:rsidRDefault="00444F9D" w:rsidP="00444F9D">
      <w:pPr>
        <w:pStyle w:val="Geenafstand"/>
        <w:rPr>
          <w:color w:val="4F81BD" w:themeColor="accent1"/>
          <w:lang w:val="nl-NL"/>
        </w:rPr>
      </w:pPr>
      <w:r>
        <w:rPr>
          <w:color w:val="4F81BD" w:themeColor="accent1"/>
          <w:lang w:val="nl-NL"/>
        </w:rPr>
        <w:t>NSAID</w:t>
      </w:r>
    </w:p>
    <w:p w14:paraId="6BD06548" w14:textId="77777777" w:rsidR="00444F9D" w:rsidRPr="00444F9D" w:rsidRDefault="00444F9D" w:rsidP="00444F9D">
      <w:pPr>
        <w:pStyle w:val="Geenafstand"/>
        <w:rPr>
          <w:b/>
          <w:color w:val="4F81BD" w:themeColor="accent1"/>
          <w:lang w:val="nl-NL"/>
        </w:rPr>
      </w:pPr>
      <w:commentRangeStart w:id="326"/>
      <w:r w:rsidRPr="00444F9D">
        <w:rPr>
          <w:b/>
          <w:color w:val="4F81BD" w:themeColor="accent1"/>
          <w:lang w:val="nl-NL"/>
        </w:rPr>
        <w:t>Beide bovenstaande</w:t>
      </w:r>
      <w:commentRangeEnd w:id="326"/>
      <w:r w:rsidR="00DD5115">
        <w:rPr>
          <w:rStyle w:val="Verwijzingopmerking"/>
        </w:rPr>
        <w:commentReference w:id="326"/>
      </w:r>
    </w:p>
    <w:p w14:paraId="5608344F" w14:textId="77777777" w:rsidR="00444F9D" w:rsidRDefault="00444F9D" w:rsidP="00444F9D">
      <w:pPr>
        <w:pStyle w:val="Geenafstand"/>
        <w:rPr>
          <w:color w:val="4F81BD" w:themeColor="accent1"/>
          <w:lang w:val="nl-NL"/>
        </w:rPr>
      </w:pPr>
      <w:r>
        <w:rPr>
          <w:color w:val="4F81BD" w:themeColor="accent1"/>
          <w:lang w:val="nl-NL"/>
        </w:rPr>
        <w:t>Geen van bovenstaande</w:t>
      </w:r>
    </w:p>
    <w:p w14:paraId="06C8C462" w14:textId="77777777" w:rsidR="00444F9D" w:rsidRDefault="00444F9D" w:rsidP="00444F9D">
      <w:pPr>
        <w:pStyle w:val="Geenafstand"/>
        <w:rPr>
          <w:color w:val="4F81BD" w:themeColor="accent1"/>
          <w:lang w:val="nl-NL"/>
        </w:rPr>
      </w:pPr>
    </w:p>
    <w:p w14:paraId="210FB406" w14:textId="77777777" w:rsidR="00180808" w:rsidRDefault="00444F9D" w:rsidP="00444F9D">
      <w:pPr>
        <w:pStyle w:val="Geenafstand"/>
        <w:rPr>
          <w:ins w:id="327" w:author="Marco Verweij | ExpertCollege" w:date="2021-08-23T15:57:00Z"/>
          <w:color w:val="4F81BD" w:themeColor="accent1"/>
          <w:lang w:val="nl-NL"/>
        </w:rPr>
      </w:pPr>
      <w:r w:rsidRPr="00444F9D">
        <w:rPr>
          <w:color w:val="4F81BD" w:themeColor="accent1"/>
          <w:lang w:val="nl-NL"/>
        </w:rPr>
        <w:t xml:space="preserve">Extra info: </w:t>
      </w:r>
    </w:p>
    <w:p w14:paraId="6AC75306" w14:textId="12F6CC7E" w:rsidR="00444F9D" w:rsidRPr="00444F9D" w:rsidRDefault="00444F9D" w:rsidP="00444F9D">
      <w:pPr>
        <w:pStyle w:val="Geenafstand"/>
        <w:rPr>
          <w:color w:val="4F81BD" w:themeColor="accent1"/>
          <w:lang w:val="nl-NL"/>
        </w:rPr>
      </w:pPr>
      <w:commentRangeStart w:id="328"/>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commentRangeEnd w:id="328"/>
      <w:r w:rsidR="00474736">
        <w:rPr>
          <w:rStyle w:val="Verwijzingopmerking"/>
        </w:rPr>
        <w:commentReference w:id="328"/>
      </w:r>
    </w:p>
    <w:p w14:paraId="3FD09FB3" w14:textId="77777777" w:rsidR="00444F9D" w:rsidRDefault="00444F9D" w:rsidP="00444F9D">
      <w:pPr>
        <w:pStyle w:val="Geenafstand"/>
        <w:rPr>
          <w:color w:val="4F81BD" w:themeColor="accent1"/>
          <w:lang w:val="nl-NL"/>
        </w:rPr>
      </w:pPr>
    </w:p>
    <w:p w14:paraId="0331CF56" w14:textId="77777777" w:rsidR="00444F9D" w:rsidRDefault="00444F9D" w:rsidP="00444F9D">
      <w:pPr>
        <w:pStyle w:val="Geenafstand"/>
        <w:rPr>
          <w:color w:val="4F81BD" w:themeColor="accent1"/>
          <w:lang w:val="nl-NL"/>
        </w:rPr>
      </w:pPr>
      <w:r>
        <w:rPr>
          <w:color w:val="4F81BD" w:themeColor="accent1"/>
          <w:lang w:val="nl-NL"/>
        </w:rPr>
        <w:t>Theorie:</w:t>
      </w:r>
    </w:p>
    <w:p w14:paraId="28EBD94E" w14:textId="51DCD286" w:rsidR="00444F9D" w:rsidRDefault="00444F9D" w:rsidP="00444F9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29" w:author="Marco Verweij | ExpertCollege" w:date="2021-08-23T16:00:00Z">
        <w:r w:rsidRPr="00731F8F" w:rsidDel="007847A5">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w:t>
      </w:r>
      <w:ins w:id="330" w:author="Marco Verweij | ExpertCollege" w:date="2021-08-23T15:55:00Z">
        <w:r w:rsidR="001924DB">
          <w:rPr>
            <w:color w:val="4F81BD" w:themeColor="accent1"/>
            <w:lang w:val="nl-NL"/>
          </w:rPr>
          <w:t xml:space="preserve"> wordt</w:t>
        </w:r>
      </w:ins>
      <w:r>
        <w:rPr>
          <w:color w:val="4F81BD" w:themeColor="accent1"/>
          <w:lang w:val="nl-NL"/>
        </w:rPr>
        <w:t xml:space="preserve"> </w:t>
      </w:r>
      <w:ins w:id="331" w:author="Marco Verweij | ExpertCollege" w:date="2021-08-23T15:57:00Z">
        <w:r w:rsidR="00180808">
          <w:rPr>
            <w:color w:val="4F81BD" w:themeColor="accent1"/>
            <w:lang w:val="nl-NL"/>
          </w:rPr>
          <w:t xml:space="preserve">vaak </w:t>
        </w:r>
      </w:ins>
      <w:r>
        <w:rPr>
          <w:color w:val="4F81BD" w:themeColor="accent1"/>
          <w:lang w:val="nl-NL"/>
        </w:rPr>
        <w:t>gekozen voor pijnstilling.</w:t>
      </w:r>
    </w:p>
    <w:p w14:paraId="7AFC4E9D" w14:textId="77777777" w:rsidR="00444F9D" w:rsidRDefault="00444F9D" w:rsidP="00444F9D">
      <w:pPr>
        <w:pStyle w:val="Geenafstand"/>
        <w:rPr>
          <w:color w:val="4F81BD" w:themeColor="accent1"/>
          <w:lang w:val="nl-NL"/>
        </w:rPr>
      </w:pPr>
    </w:p>
    <w:p w14:paraId="6C7B8EAA" w14:textId="63F5A845" w:rsidR="00444F9D" w:rsidRDefault="00444F9D" w:rsidP="00444F9D">
      <w:pPr>
        <w:pStyle w:val="Geenafstand"/>
        <w:rPr>
          <w:color w:val="4F81BD" w:themeColor="accent1"/>
          <w:lang w:val="nl-NL"/>
        </w:rPr>
      </w:pPr>
      <w:r>
        <w:rPr>
          <w:color w:val="4F81BD" w:themeColor="accent1"/>
          <w:lang w:val="nl-NL"/>
        </w:rPr>
        <w:t>Stelling:</w:t>
      </w:r>
    </w:p>
    <w:p w14:paraId="283DBFD9" w14:textId="43BF93B7" w:rsidR="00444F9D" w:rsidRDefault="00444F9D" w:rsidP="00444F9D">
      <w:pPr>
        <w:pStyle w:val="Geenafstand"/>
        <w:rPr>
          <w:color w:val="4F81BD" w:themeColor="accent1"/>
          <w:lang w:val="nl-NL"/>
        </w:rPr>
      </w:pPr>
      <w:del w:id="332" w:author="Marco Verweij | ExpertCollege" w:date="2021-08-23T15:58:00Z">
        <w:r w:rsidDel="00DD5115">
          <w:rPr>
            <w:color w:val="4F81BD" w:themeColor="accent1"/>
            <w:lang w:val="nl-NL"/>
          </w:rPr>
          <w:delText>Dit is …..</w:delText>
        </w:r>
      </w:del>
      <w:commentRangeStart w:id="333"/>
      <w:ins w:id="334" w:author="Marco Verweij | ExpertCollege" w:date="2021-08-23T15:58:00Z">
        <w:r w:rsidR="00DD5115">
          <w:rPr>
            <w:color w:val="4F81BD" w:themeColor="accent1"/>
            <w:lang w:val="nl-NL"/>
          </w:rPr>
          <w:t>De meest gebruikte pijnstilling bij dysmenorroe is …..</w:t>
        </w:r>
      </w:ins>
      <w:commentRangeEnd w:id="333"/>
      <w:ins w:id="335" w:author="Marco Verweij | ExpertCollege" w:date="2021-08-23T15:59:00Z">
        <w:r w:rsidR="00474736">
          <w:rPr>
            <w:rStyle w:val="Verwijzingopmerking"/>
          </w:rPr>
          <w:commentReference w:id="333"/>
        </w:r>
      </w:ins>
    </w:p>
    <w:p w14:paraId="5B1CFF1A" w14:textId="77777777" w:rsidR="00444F9D" w:rsidRDefault="00444F9D" w:rsidP="00444F9D">
      <w:pPr>
        <w:pStyle w:val="Geenafstand"/>
        <w:rPr>
          <w:color w:val="4F81BD" w:themeColor="accent1"/>
          <w:lang w:val="nl-NL"/>
        </w:rPr>
      </w:pPr>
    </w:p>
    <w:p w14:paraId="5197F7F4" w14:textId="77777777" w:rsidR="00444F9D" w:rsidRDefault="00444F9D" w:rsidP="00444F9D">
      <w:pPr>
        <w:pStyle w:val="Geenafstand"/>
        <w:rPr>
          <w:color w:val="4F81BD" w:themeColor="accent1"/>
          <w:lang w:val="nl-NL"/>
        </w:rPr>
      </w:pPr>
      <w:r>
        <w:rPr>
          <w:color w:val="4F81BD" w:themeColor="accent1"/>
          <w:lang w:val="nl-NL"/>
        </w:rPr>
        <w:lastRenderedPageBreak/>
        <w:t>Tramadol</w:t>
      </w:r>
    </w:p>
    <w:p w14:paraId="1F1B615E" w14:textId="25031054" w:rsidR="00444F9D" w:rsidRDefault="00444F9D" w:rsidP="00444F9D">
      <w:pPr>
        <w:pStyle w:val="Geenafstand"/>
        <w:rPr>
          <w:color w:val="4F81BD" w:themeColor="accent1"/>
          <w:lang w:val="nl-NL"/>
        </w:rPr>
      </w:pPr>
      <w:r>
        <w:rPr>
          <w:color w:val="4F81BD" w:themeColor="accent1"/>
          <w:lang w:val="nl-NL"/>
        </w:rPr>
        <w:t xml:space="preserve">Morfine </w:t>
      </w:r>
    </w:p>
    <w:p w14:paraId="78731190" w14:textId="77777777" w:rsidR="00444F9D" w:rsidRPr="00444F9D" w:rsidRDefault="00444F9D" w:rsidP="00444F9D">
      <w:pPr>
        <w:pStyle w:val="Geenafstand"/>
        <w:rPr>
          <w:color w:val="4F81BD" w:themeColor="accent1"/>
          <w:lang w:val="nl-NL"/>
        </w:rPr>
      </w:pPr>
      <w:r w:rsidRPr="00444F9D">
        <w:rPr>
          <w:color w:val="4F81BD" w:themeColor="accent1"/>
          <w:lang w:val="nl-NL"/>
        </w:rPr>
        <w:t>Beide bovenstaande</w:t>
      </w:r>
    </w:p>
    <w:p w14:paraId="7175BDEA" w14:textId="77777777" w:rsidR="00444F9D" w:rsidRPr="00444F9D" w:rsidRDefault="00444F9D" w:rsidP="00444F9D">
      <w:pPr>
        <w:pStyle w:val="Geenafstand"/>
        <w:rPr>
          <w:b/>
          <w:color w:val="4F81BD" w:themeColor="accent1"/>
          <w:lang w:val="nl-NL"/>
        </w:rPr>
      </w:pPr>
      <w:r w:rsidRPr="00444F9D">
        <w:rPr>
          <w:b/>
          <w:color w:val="4F81BD" w:themeColor="accent1"/>
          <w:lang w:val="nl-NL"/>
        </w:rPr>
        <w:t>Geen van bovenstaande</w:t>
      </w:r>
    </w:p>
    <w:p w14:paraId="4D03BCE8" w14:textId="77777777" w:rsidR="00444F9D" w:rsidRDefault="00444F9D" w:rsidP="00444F9D">
      <w:pPr>
        <w:pStyle w:val="Geenafstand"/>
        <w:rPr>
          <w:color w:val="4F81BD" w:themeColor="accent1"/>
          <w:lang w:val="nl-NL"/>
        </w:rPr>
      </w:pPr>
    </w:p>
    <w:p w14:paraId="2E808975" w14:textId="77777777" w:rsidR="00474736" w:rsidRDefault="00444F9D" w:rsidP="00444F9D">
      <w:pPr>
        <w:pStyle w:val="Geenafstand"/>
        <w:rPr>
          <w:ins w:id="336" w:author="Marco Verweij | ExpertCollege" w:date="2021-08-23T15:59:00Z"/>
          <w:color w:val="4F81BD" w:themeColor="accent1"/>
          <w:lang w:val="nl-NL"/>
        </w:rPr>
      </w:pPr>
      <w:r w:rsidRPr="00444F9D">
        <w:rPr>
          <w:color w:val="4F81BD" w:themeColor="accent1"/>
          <w:lang w:val="nl-NL"/>
        </w:rPr>
        <w:t xml:space="preserve">Extra info: </w:t>
      </w:r>
    </w:p>
    <w:p w14:paraId="2372F6B6" w14:textId="20E93AC6" w:rsidR="00444F9D" w:rsidRPr="00444F9D" w:rsidRDefault="00444F9D" w:rsidP="00444F9D">
      <w:pPr>
        <w:pStyle w:val="Geenafstand"/>
        <w:rPr>
          <w:color w:val="4F81BD" w:themeColor="accent1"/>
          <w:lang w:val="nl-NL"/>
        </w:rPr>
      </w:pPr>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p>
    <w:p w14:paraId="1F992536" w14:textId="77777777" w:rsidR="00731F8F" w:rsidRDefault="00731F8F" w:rsidP="005B650B">
      <w:pPr>
        <w:pStyle w:val="Geenafstand"/>
        <w:rPr>
          <w:color w:val="4F81BD" w:themeColor="accent1"/>
          <w:lang w:val="nl-NL"/>
        </w:rPr>
      </w:pPr>
    </w:p>
    <w:p w14:paraId="1A560EF0" w14:textId="77777777" w:rsidR="00294D5D" w:rsidRDefault="00294D5D" w:rsidP="00294D5D">
      <w:pPr>
        <w:pStyle w:val="Geenafstand"/>
        <w:rPr>
          <w:color w:val="4F81BD" w:themeColor="accent1"/>
          <w:lang w:val="nl-NL"/>
        </w:rPr>
      </w:pPr>
      <w:r>
        <w:rPr>
          <w:color w:val="4F81BD" w:themeColor="accent1"/>
          <w:lang w:val="nl-NL"/>
        </w:rPr>
        <w:t>Theorie:</w:t>
      </w:r>
    </w:p>
    <w:p w14:paraId="7287CAA0" w14:textId="03037EB5" w:rsidR="00294D5D" w:rsidRDefault="00294D5D" w:rsidP="00294D5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37"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 </w:t>
      </w:r>
      <w:ins w:id="338" w:author="Marco Verweij | ExpertCollege" w:date="2021-08-23T15:59:00Z">
        <w:r w:rsidR="00474736">
          <w:rPr>
            <w:color w:val="4F81BD" w:themeColor="accent1"/>
            <w:lang w:val="nl-NL"/>
          </w:rPr>
          <w:t xml:space="preserve">wordt vaak </w:t>
        </w:r>
      </w:ins>
      <w:r>
        <w:rPr>
          <w:color w:val="4F81BD" w:themeColor="accent1"/>
          <w:lang w:val="nl-NL"/>
        </w:rPr>
        <w:t>gekozen voor pijnstilling.</w:t>
      </w:r>
    </w:p>
    <w:p w14:paraId="5E755A3A" w14:textId="77777777" w:rsidR="00294D5D" w:rsidRDefault="00294D5D" w:rsidP="00294D5D">
      <w:pPr>
        <w:pStyle w:val="Geenafstand"/>
        <w:rPr>
          <w:color w:val="4F81BD" w:themeColor="accent1"/>
          <w:lang w:val="nl-NL"/>
        </w:rPr>
      </w:pPr>
    </w:p>
    <w:p w14:paraId="571357E2" w14:textId="77777777" w:rsidR="00294D5D" w:rsidRDefault="00294D5D" w:rsidP="00294D5D">
      <w:pPr>
        <w:pStyle w:val="Geenafstand"/>
        <w:rPr>
          <w:color w:val="4F81BD" w:themeColor="accent1"/>
          <w:lang w:val="nl-NL"/>
        </w:rPr>
      </w:pPr>
      <w:r>
        <w:rPr>
          <w:color w:val="4F81BD" w:themeColor="accent1"/>
          <w:lang w:val="nl-NL"/>
        </w:rPr>
        <w:t>Stelling:</w:t>
      </w:r>
    </w:p>
    <w:p w14:paraId="1C1F59C3" w14:textId="1D308D9D" w:rsidR="00294D5D" w:rsidRDefault="00294D5D" w:rsidP="00294D5D">
      <w:pPr>
        <w:pStyle w:val="Geenafstand"/>
        <w:rPr>
          <w:color w:val="4F81BD" w:themeColor="accent1"/>
          <w:lang w:val="nl-NL"/>
        </w:rPr>
      </w:pPr>
      <w:commentRangeStart w:id="339"/>
      <w:r>
        <w:rPr>
          <w:color w:val="4F81BD" w:themeColor="accent1"/>
          <w:lang w:val="nl-NL"/>
        </w:rPr>
        <w:t>Dit is paracetamol.</w:t>
      </w:r>
      <w:commentRangeEnd w:id="339"/>
      <w:r w:rsidR="00C93B4A">
        <w:rPr>
          <w:rStyle w:val="Verwijzingopmerking"/>
        </w:rPr>
        <w:commentReference w:id="339"/>
      </w:r>
    </w:p>
    <w:p w14:paraId="3331EBD1" w14:textId="77777777" w:rsidR="00294D5D" w:rsidRDefault="00294D5D" w:rsidP="00294D5D">
      <w:pPr>
        <w:pStyle w:val="Geenafstand"/>
        <w:rPr>
          <w:color w:val="4F81BD" w:themeColor="accent1"/>
          <w:lang w:val="nl-NL"/>
        </w:rPr>
      </w:pPr>
    </w:p>
    <w:p w14:paraId="6AB58DF5" w14:textId="6168F922" w:rsidR="00294D5D" w:rsidRPr="00294D5D" w:rsidRDefault="00294D5D" w:rsidP="00294D5D">
      <w:pPr>
        <w:pStyle w:val="Geenafstand"/>
        <w:rPr>
          <w:b/>
          <w:color w:val="4F81BD" w:themeColor="accent1"/>
          <w:lang w:val="nl-NL"/>
        </w:rPr>
      </w:pPr>
      <w:r w:rsidRPr="00294D5D">
        <w:rPr>
          <w:b/>
          <w:color w:val="4F81BD" w:themeColor="accent1"/>
          <w:lang w:val="nl-NL"/>
        </w:rPr>
        <w:t>Deze stelling is correct</w:t>
      </w:r>
    </w:p>
    <w:p w14:paraId="5213EC9C" w14:textId="132A6CBD" w:rsidR="00294D5D" w:rsidRDefault="00294D5D" w:rsidP="00294D5D">
      <w:pPr>
        <w:pStyle w:val="Geenafstand"/>
        <w:rPr>
          <w:color w:val="4F81BD" w:themeColor="accent1"/>
          <w:lang w:val="nl-NL"/>
        </w:rPr>
      </w:pPr>
      <w:r>
        <w:rPr>
          <w:color w:val="4F81BD" w:themeColor="accent1"/>
          <w:lang w:val="nl-NL"/>
        </w:rPr>
        <w:t>Deze stelling is niet correct</w:t>
      </w:r>
    </w:p>
    <w:p w14:paraId="41DB3FE9" w14:textId="77777777" w:rsidR="00294D5D" w:rsidRDefault="00294D5D" w:rsidP="00294D5D">
      <w:pPr>
        <w:pStyle w:val="Geenafstand"/>
        <w:rPr>
          <w:color w:val="4F81BD" w:themeColor="accent1"/>
          <w:lang w:val="nl-NL"/>
        </w:rPr>
      </w:pPr>
    </w:p>
    <w:p w14:paraId="73D82282" w14:textId="77777777" w:rsidR="00550AB1" w:rsidRDefault="00294D5D" w:rsidP="00294D5D">
      <w:pPr>
        <w:pStyle w:val="Geenafstand"/>
        <w:rPr>
          <w:ins w:id="340" w:author="Marco Verweij | ExpertCollege" w:date="2021-08-23T16:02:00Z"/>
          <w:color w:val="4F81BD" w:themeColor="accent1"/>
          <w:lang w:val="nl-NL"/>
        </w:rPr>
      </w:pPr>
      <w:r w:rsidRPr="00444F9D">
        <w:rPr>
          <w:color w:val="4F81BD" w:themeColor="accent1"/>
          <w:lang w:val="nl-NL"/>
        </w:rPr>
        <w:t xml:space="preserve">Extra info: </w:t>
      </w:r>
    </w:p>
    <w:p w14:paraId="132FB20D" w14:textId="5C16DAE3" w:rsidR="00294D5D" w:rsidRPr="00444F9D" w:rsidRDefault="00294D5D" w:rsidP="00294D5D">
      <w:pPr>
        <w:pStyle w:val="Geenafstand"/>
        <w:rPr>
          <w:color w:val="4F81BD" w:themeColor="accent1"/>
          <w:lang w:val="nl-NL"/>
        </w:rPr>
      </w:pPr>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p>
    <w:p w14:paraId="33A349E1" w14:textId="77777777" w:rsidR="00294D5D" w:rsidRDefault="00294D5D" w:rsidP="005B650B">
      <w:pPr>
        <w:pStyle w:val="Geenafstand"/>
        <w:rPr>
          <w:color w:val="4F81BD" w:themeColor="accent1"/>
          <w:lang w:val="nl-NL"/>
        </w:rPr>
      </w:pPr>
    </w:p>
    <w:p w14:paraId="38F29500" w14:textId="77777777" w:rsidR="00294D5D" w:rsidRDefault="00294D5D" w:rsidP="00294D5D">
      <w:pPr>
        <w:pStyle w:val="Geenafstand"/>
        <w:rPr>
          <w:color w:val="4F81BD" w:themeColor="accent1"/>
          <w:lang w:val="nl-NL"/>
        </w:rPr>
      </w:pPr>
      <w:r>
        <w:rPr>
          <w:color w:val="4F81BD" w:themeColor="accent1"/>
          <w:lang w:val="nl-NL"/>
        </w:rPr>
        <w:t>Theorie:</w:t>
      </w:r>
    </w:p>
    <w:p w14:paraId="4D4AE09D" w14:textId="695E8D9D" w:rsidR="00294D5D" w:rsidRDefault="00294D5D" w:rsidP="00294D5D">
      <w:pPr>
        <w:pStyle w:val="Geenafstand"/>
        <w:rPr>
          <w:color w:val="4F81BD" w:themeColor="accent1"/>
          <w:lang w:val="nl-NL"/>
        </w:rPr>
      </w:pPr>
      <w:r w:rsidRPr="00731F8F">
        <w:rPr>
          <w:color w:val="4F81BD" w:themeColor="accent1"/>
          <w:lang w:val="nl-NL"/>
        </w:rPr>
        <w:t xml:space="preserve">Op het moment dat de zorgprofessional een menstruatiestoornis heeft vastgesteld, wordt in de meeste gevallen een behandeling </w:t>
      </w:r>
      <w:del w:id="341" w:author="Marco Verweij | ExpertCollege" w:date="2021-08-23T16:02:00Z">
        <w:r w:rsidRPr="00731F8F" w:rsidDel="00C93B4A">
          <w:rPr>
            <w:color w:val="4F81BD" w:themeColor="accent1"/>
            <w:lang w:val="nl-NL"/>
          </w:rPr>
          <w:delText xml:space="preserve">worden </w:delText>
        </w:r>
      </w:del>
      <w:r w:rsidRPr="00731F8F">
        <w:rPr>
          <w:color w:val="4F81BD" w:themeColor="accent1"/>
          <w:lang w:val="nl-NL"/>
        </w:rPr>
        <w:t>gestart.</w:t>
      </w:r>
      <w:r>
        <w:rPr>
          <w:color w:val="4F81BD" w:themeColor="accent1"/>
          <w:lang w:val="nl-NL"/>
        </w:rPr>
        <w:t xml:space="preserve"> Bij dysmenorroe </w:t>
      </w:r>
      <w:ins w:id="342" w:author="Marco Verweij | ExpertCollege" w:date="2021-08-23T16:03:00Z">
        <w:r w:rsidR="00550AB1">
          <w:rPr>
            <w:color w:val="4F81BD" w:themeColor="accent1"/>
            <w:lang w:val="nl-NL"/>
          </w:rPr>
          <w:t xml:space="preserve">wordt vaak </w:t>
        </w:r>
      </w:ins>
      <w:r>
        <w:rPr>
          <w:color w:val="4F81BD" w:themeColor="accent1"/>
          <w:lang w:val="nl-NL"/>
        </w:rPr>
        <w:t>gekozen voor pijnstilling.</w:t>
      </w:r>
    </w:p>
    <w:p w14:paraId="4C97C90A" w14:textId="77777777" w:rsidR="00294D5D" w:rsidRDefault="00294D5D" w:rsidP="00294D5D">
      <w:pPr>
        <w:pStyle w:val="Geenafstand"/>
        <w:rPr>
          <w:color w:val="4F81BD" w:themeColor="accent1"/>
          <w:lang w:val="nl-NL"/>
        </w:rPr>
      </w:pPr>
    </w:p>
    <w:p w14:paraId="760874F3" w14:textId="77777777" w:rsidR="00294D5D" w:rsidRDefault="00294D5D" w:rsidP="00294D5D">
      <w:pPr>
        <w:pStyle w:val="Geenafstand"/>
        <w:rPr>
          <w:color w:val="4F81BD" w:themeColor="accent1"/>
          <w:lang w:val="nl-NL"/>
        </w:rPr>
      </w:pPr>
      <w:r>
        <w:rPr>
          <w:color w:val="4F81BD" w:themeColor="accent1"/>
          <w:lang w:val="nl-NL"/>
        </w:rPr>
        <w:t>Stelling:</w:t>
      </w:r>
    </w:p>
    <w:p w14:paraId="3D7B72D5" w14:textId="3B1C122E" w:rsidR="00294D5D" w:rsidRDefault="00294D5D" w:rsidP="00294D5D">
      <w:pPr>
        <w:pStyle w:val="Geenafstand"/>
        <w:rPr>
          <w:color w:val="4F81BD" w:themeColor="accent1"/>
          <w:lang w:val="nl-NL"/>
        </w:rPr>
      </w:pPr>
      <w:commentRangeStart w:id="343"/>
      <w:r>
        <w:rPr>
          <w:color w:val="4F81BD" w:themeColor="accent1"/>
          <w:lang w:val="nl-NL"/>
        </w:rPr>
        <w:t xml:space="preserve">Dit is tramadol. </w:t>
      </w:r>
      <w:commentRangeEnd w:id="343"/>
      <w:r w:rsidR="00550AB1">
        <w:rPr>
          <w:rStyle w:val="Verwijzingopmerking"/>
        </w:rPr>
        <w:commentReference w:id="343"/>
      </w:r>
    </w:p>
    <w:p w14:paraId="43F1263A" w14:textId="77777777" w:rsidR="00294D5D" w:rsidRDefault="00294D5D" w:rsidP="00294D5D">
      <w:pPr>
        <w:pStyle w:val="Geenafstand"/>
        <w:rPr>
          <w:color w:val="4F81BD" w:themeColor="accent1"/>
          <w:lang w:val="nl-NL"/>
        </w:rPr>
      </w:pPr>
    </w:p>
    <w:p w14:paraId="1554588A" w14:textId="77777777" w:rsidR="00294D5D" w:rsidRDefault="00294D5D" w:rsidP="00294D5D">
      <w:pPr>
        <w:pStyle w:val="Geenafstand"/>
        <w:rPr>
          <w:color w:val="4F81BD" w:themeColor="accent1"/>
          <w:lang w:val="nl-NL"/>
        </w:rPr>
      </w:pPr>
      <w:r>
        <w:rPr>
          <w:color w:val="4F81BD" w:themeColor="accent1"/>
          <w:lang w:val="nl-NL"/>
        </w:rPr>
        <w:t>Deze stelling is correct</w:t>
      </w:r>
    </w:p>
    <w:p w14:paraId="5FD554F6" w14:textId="77777777" w:rsidR="00294D5D" w:rsidRPr="00294D5D" w:rsidRDefault="00294D5D" w:rsidP="00294D5D">
      <w:pPr>
        <w:pStyle w:val="Geenafstand"/>
        <w:rPr>
          <w:b/>
          <w:color w:val="4F81BD" w:themeColor="accent1"/>
          <w:lang w:val="nl-NL"/>
        </w:rPr>
      </w:pPr>
      <w:r w:rsidRPr="00294D5D">
        <w:rPr>
          <w:b/>
          <w:color w:val="4F81BD" w:themeColor="accent1"/>
          <w:lang w:val="nl-NL"/>
        </w:rPr>
        <w:t>Deze stelling is niet correct</w:t>
      </w:r>
    </w:p>
    <w:p w14:paraId="16294F5D" w14:textId="77777777" w:rsidR="00294D5D" w:rsidRDefault="00294D5D" w:rsidP="00294D5D">
      <w:pPr>
        <w:pStyle w:val="Geenafstand"/>
        <w:rPr>
          <w:color w:val="4F81BD" w:themeColor="accent1"/>
          <w:lang w:val="nl-NL"/>
        </w:rPr>
      </w:pPr>
    </w:p>
    <w:p w14:paraId="1ABB8F62" w14:textId="77777777" w:rsidR="00550AB1" w:rsidRDefault="00294D5D" w:rsidP="00294D5D">
      <w:pPr>
        <w:pStyle w:val="Geenafstand"/>
        <w:rPr>
          <w:ins w:id="344" w:author="Marco Verweij | ExpertCollege" w:date="2021-08-23T16:03:00Z"/>
          <w:color w:val="4F81BD" w:themeColor="accent1"/>
          <w:lang w:val="nl-NL"/>
        </w:rPr>
      </w:pPr>
      <w:r w:rsidRPr="00444F9D">
        <w:rPr>
          <w:color w:val="4F81BD" w:themeColor="accent1"/>
          <w:lang w:val="nl-NL"/>
        </w:rPr>
        <w:t xml:space="preserve">Extra info: </w:t>
      </w:r>
    </w:p>
    <w:p w14:paraId="49D66F23" w14:textId="6B6B9EE4" w:rsidR="00294D5D" w:rsidRPr="00444F9D" w:rsidRDefault="00294D5D" w:rsidP="00294D5D">
      <w:pPr>
        <w:pStyle w:val="Geenafstand"/>
        <w:rPr>
          <w:color w:val="4F81BD" w:themeColor="accent1"/>
          <w:lang w:val="nl-NL"/>
        </w:rPr>
      </w:pPr>
      <w:r w:rsidRPr="00444F9D">
        <w:rPr>
          <w:color w:val="4F81BD" w:themeColor="accent1"/>
          <w:lang w:val="nl-NL"/>
        </w:rPr>
        <w:t xml:space="preserve">Afhankelijk van de hoeveelheid pijn kiest de zorgprofessional in overleg met de vrouwelijke zorgvrager voor pijnstilling met bijvoorbeeld paracetamol of een non-steroid anti-inflammatory drug (NSAID), zoals ibuprofen. </w:t>
      </w:r>
    </w:p>
    <w:p w14:paraId="7BD1C153" w14:textId="77777777" w:rsidR="00294D5D" w:rsidRDefault="00294D5D" w:rsidP="005B650B">
      <w:pPr>
        <w:pStyle w:val="Geenafstand"/>
        <w:rPr>
          <w:color w:val="4F81BD" w:themeColor="accent1"/>
          <w:lang w:val="nl-NL"/>
        </w:rPr>
      </w:pPr>
    </w:p>
    <w:p w14:paraId="6C43A5C5" w14:textId="0148297E" w:rsidR="005B650B" w:rsidRPr="00294D5D" w:rsidRDefault="00294D5D" w:rsidP="00294D5D">
      <w:pPr>
        <w:pStyle w:val="Geenafstand"/>
        <w:rPr>
          <w:color w:val="FF0000"/>
          <w:lang w:val="nl-NL"/>
        </w:rPr>
      </w:pPr>
      <w:r w:rsidRPr="00294D5D">
        <w:rPr>
          <w:color w:val="FF0000"/>
          <w:lang w:val="nl-NL"/>
        </w:rPr>
        <w:t xml:space="preserve">Leerdoel: De student weet dat wanneer een vleesboom veel bloedverlies veroorzaakt </w:t>
      </w:r>
      <w:commentRangeStart w:id="345"/>
      <w:r w:rsidRPr="00294D5D">
        <w:rPr>
          <w:color w:val="FF0000"/>
          <w:lang w:val="nl-NL"/>
        </w:rPr>
        <w:t>dan geeft dit in het ergste geval vermoeidheidsklachten en anemie</w:t>
      </w:r>
      <w:commentRangeEnd w:id="345"/>
      <w:r w:rsidR="005A2484">
        <w:rPr>
          <w:rStyle w:val="Verwijzingopmerking"/>
        </w:rPr>
        <w:commentReference w:id="345"/>
      </w:r>
      <w:r w:rsidRPr="00294D5D">
        <w:rPr>
          <w:color w:val="FF0000"/>
          <w:lang w:val="nl-NL"/>
        </w:rPr>
        <w:t>.</w:t>
      </w:r>
    </w:p>
    <w:p w14:paraId="6F7CFEE7" w14:textId="77777777" w:rsidR="00294D5D" w:rsidRDefault="00294D5D" w:rsidP="00294D5D">
      <w:pPr>
        <w:pStyle w:val="Geenafstand"/>
        <w:rPr>
          <w:lang w:val="nl-NL"/>
        </w:rPr>
      </w:pPr>
    </w:p>
    <w:p w14:paraId="5B901837" w14:textId="45F16539" w:rsidR="00294D5D" w:rsidRPr="00294D5D" w:rsidRDefault="00294D5D" w:rsidP="00294D5D">
      <w:pPr>
        <w:pStyle w:val="Geenafstand"/>
        <w:rPr>
          <w:color w:val="4F81BD" w:themeColor="accent1"/>
          <w:lang w:val="nl-NL"/>
        </w:rPr>
      </w:pPr>
      <w:r w:rsidRPr="00294D5D">
        <w:rPr>
          <w:color w:val="4F81BD" w:themeColor="accent1"/>
          <w:lang w:val="nl-NL"/>
        </w:rPr>
        <w:t>Fluster</w:t>
      </w:r>
    </w:p>
    <w:p w14:paraId="41FDF01D" w14:textId="77777777" w:rsidR="00294D5D" w:rsidRPr="00294D5D" w:rsidRDefault="00294D5D" w:rsidP="00294D5D">
      <w:pPr>
        <w:pStyle w:val="Geenafstand"/>
        <w:rPr>
          <w:color w:val="4F81BD" w:themeColor="accent1"/>
          <w:lang w:val="nl-NL"/>
        </w:rPr>
      </w:pPr>
    </w:p>
    <w:p w14:paraId="58C509A2" w14:textId="5B330F2E" w:rsidR="00294D5D" w:rsidRPr="00294D5D" w:rsidRDefault="00294D5D" w:rsidP="00294D5D">
      <w:pPr>
        <w:pStyle w:val="Geenafstand"/>
        <w:rPr>
          <w:color w:val="4F81BD" w:themeColor="accent1"/>
          <w:lang w:val="nl-NL"/>
        </w:rPr>
      </w:pPr>
      <w:r w:rsidRPr="00294D5D">
        <w:rPr>
          <w:color w:val="4F81BD" w:themeColor="accent1"/>
          <w:lang w:val="nl-NL"/>
        </w:rPr>
        <w:t>Theorie:</w:t>
      </w:r>
    </w:p>
    <w:p w14:paraId="1A0F6219" w14:textId="680D69D5" w:rsidR="00294D5D" w:rsidRPr="00294D5D" w:rsidRDefault="00294D5D" w:rsidP="00294D5D">
      <w:pPr>
        <w:pStyle w:val="Geenafstand"/>
        <w:rPr>
          <w:color w:val="4F81BD" w:themeColor="accent1"/>
          <w:lang w:val="nl-NL"/>
        </w:rPr>
      </w:pPr>
      <w:r w:rsidRPr="00294D5D">
        <w:rPr>
          <w:color w:val="4F81BD" w:themeColor="accent1"/>
          <w:lang w:val="nl-NL"/>
        </w:rPr>
        <w:t xml:space="preserve">Soms is de oorzaak van de menstruatiestoornis een </w:t>
      </w:r>
      <w:commentRangeStart w:id="346"/>
      <w:ins w:id="347" w:author="Marco Verweij | ExpertCollege" w:date="2021-08-23T16:04:00Z">
        <w:r w:rsidR="00C91BC5">
          <w:rPr>
            <w:color w:val="4F81BD" w:themeColor="accent1"/>
            <w:lang w:val="nl-NL"/>
          </w:rPr>
          <w:t>myoom (</w:t>
        </w:r>
      </w:ins>
      <w:r w:rsidRPr="00294D5D">
        <w:rPr>
          <w:color w:val="4F81BD" w:themeColor="accent1"/>
          <w:lang w:val="nl-NL"/>
        </w:rPr>
        <w:t>vleesboom</w:t>
      </w:r>
      <w:commentRangeEnd w:id="346"/>
      <w:r w:rsidR="0032157F">
        <w:rPr>
          <w:rStyle w:val="Verwijzingopmerking"/>
        </w:rPr>
        <w:commentReference w:id="346"/>
      </w:r>
      <w:ins w:id="348" w:author="Marco Verweij | ExpertCollege" w:date="2021-08-23T16:04:00Z">
        <w:r w:rsidR="00C91BC5">
          <w:rPr>
            <w:color w:val="4F81BD" w:themeColor="accent1"/>
            <w:lang w:val="nl-NL"/>
          </w:rPr>
          <w:t>)</w:t>
        </w:r>
      </w:ins>
      <w:r w:rsidRPr="00294D5D">
        <w:rPr>
          <w:color w:val="4F81BD" w:themeColor="accent1"/>
          <w:lang w:val="nl-NL"/>
        </w:rPr>
        <w:t xml:space="preserve">. </w:t>
      </w:r>
      <w:ins w:id="349" w:author="Marco Verweij | ExpertCollege" w:date="2021-08-23T16:05:00Z">
        <w:r w:rsidR="005A2484">
          <w:rPr>
            <w:color w:val="4F81BD" w:themeColor="accent1"/>
            <w:lang w:val="nl-NL"/>
          </w:rPr>
          <w:t>Soms veroorzaken myomen veel bloedverlies.</w:t>
        </w:r>
      </w:ins>
      <w:commentRangeStart w:id="350"/>
      <w:del w:id="351" w:author="Marco Verweij | ExpertCollege" w:date="2021-08-23T16:07:00Z">
        <w:r w:rsidRPr="00294D5D" w:rsidDel="00B93151">
          <w:rPr>
            <w:color w:val="4F81BD" w:themeColor="accent1"/>
            <w:lang w:val="nl-NL"/>
          </w:rPr>
          <w:delText>Indien deze veel bloedverlies veroorzaakt geeft dat in het ergste geval klachten.</w:delText>
        </w:r>
      </w:del>
    </w:p>
    <w:p w14:paraId="486C8A5C" w14:textId="77777777" w:rsidR="00294D5D" w:rsidRPr="00294D5D" w:rsidRDefault="00294D5D" w:rsidP="00294D5D">
      <w:pPr>
        <w:pStyle w:val="Geenafstand"/>
        <w:rPr>
          <w:color w:val="4F81BD" w:themeColor="accent1"/>
          <w:lang w:val="nl-NL"/>
        </w:rPr>
      </w:pPr>
    </w:p>
    <w:p w14:paraId="5C24C314" w14:textId="03FBDA88" w:rsidR="00294D5D" w:rsidRPr="00294D5D" w:rsidRDefault="00D6659E" w:rsidP="00294D5D">
      <w:pPr>
        <w:pStyle w:val="Geenafstand"/>
        <w:rPr>
          <w:color w:val="4F81BD" w:themeColor="accent1"/>
          <w:lang w:val="nl-NL"/>
        </w:rPr>
      </w:pPr>
      <w:r>
        <w:rPr>
          <w:color w:val="4F81BD" w:themeColor="accent1"/>
          <w:lang w:val="nl-NL"/>
        </w:rPr>
        <w:t>Stelling:</w:t>
      </w:r>
    </w:p>
    <w:p w14:paraId="095CC6A9" w14:textId="1E631973" w:rsidR="00294D5D" w:rsidRPr="00294D5D" w:rsidRDefault="00294D5D" w:rsidP="00294D5D">
      <w:pPr>
        <w:pStyle w:val="Geenafstand"/>
        <w:rPr>
          <w:color w:val="4F81BD" w:themeColor="accent1"/>
          <w:lang w:val="nl-NL"/>
        </w:rPr>
      </w:pPr>
      <w:r w:rsidRPr="00294D5D">
        <w:rPr>
          <w:color w:val="4F81BD" w:themeColor="accent1"/>
          <w:lang w:val="nl-NL"/>
        </w:rPr>
        <w:lastRenderedPageBreak/>
        <w:t>Dit is onder andere …..</w:t>
      </w:r>
      <w:commentRangeEnd w:id="350"/>
      <w:r w:rsidR="00C91BC5">
        <w:rPr>
          <w:rStyle w:val="Verwijzingopmerking"/>
        </w:rPr>
        <w:commentReference w:id="350"/>
      </w:r>
    </w:p>
    <w:p w14:paraId="47157CD7" w14:textId="77777777" w:rsidR="00294D5D" w:rsidRPr="00294D5D" w:rsidRDefault="00294D5D" w:rsidP="00294D5D">
      <w:pPr>
        <w:pStyle w:val="Geenafstand"/>
        <w:rPr>
          <w:color w:val="4F81BD" w:themeColor="accent1"/>
          <w:lang w:val="nl-NL"/>
        </w:rPr>
      </w:pPr>
    </w:p>
    <w:p w14:paraId="5AD42658" w14:textId="1E15152A" w:rsidR="00294D5D" w:rsidRPr="00294D5D" w:rsidRDefault="00294D5D" w:rsidP="00294D5D">
      <w:pPr>
        <w:pStyle w:val="Geenafstand"/>
        <w:rPr>
          <w:color w:val="4F81BD" w:themeColor="accent1"/>
          <w:lang w:val="nl-NL"/>
        </w:rPr>
      </w:pPr>
      <w:r w:rsidRPr="00294D5D">
        <w:rPr>
          <w:color w:val="4F81BD" w:themeColor="accent1"/>
          <w:lang w:val="nl-NL"/>
        </w:rPr>
        <w:t>Vermoeidheidsklachten</w:t>
      </w:r>
    </w:p>
    <w:p w14:paraId="17CFE872" w14:textId="1DA0B7A9" w:rsidR="00294D5D" w:rsidRPr="00294D5D" w:rsidRDefault="00294D5D" w:rsidP="00294D5D">
      <w:pPr>
        <w:pStyle w:val="Geenafstand"/>
        <w:rPr>
          <w:color w:val="4F81BD" w:themeColor="accent1"/>
          <w:lang w:val="nl-NL"/>
        </w:rPr>
      </w:pPr>
      <w:r w:rsidRPr="00294D5D">
        <w:rPr>
          <w:color w:val="4F81BD" w:themeColor="accent1"/>
          <w:lang w:val="nl-NL"/>
        </w:rPr>
        <w:t>Anemie</w:t>
      </w:r>
    </w:p>
    <w:p w14:paraId="29D9A521" w14:textId="11A2C8E0" w:rsidR="00294D5D" w:rsidRPr="00D6659E" w:rsidRDefault="00294D5D" w:rsidP="00294D5D">
      <w:pPr>
        <w:pStyle w:val="Geenafstand"/>
        <w:rPr>
          <w:b/>
          <w:color w:val="4F81BD" w:themeColor="accent1"/>
          <w:lang w:val="nl-NL"/>
        </w:rPr>
      </w:pPr>
      <w:commentRangeStart w:id="352"/>
      <w:r w:rsidRPr="00D6659E">
        <w:rPr>
          <w:b/>
          <w:color w:val="4F81BD" w:themeColor="accent1"/>
          <w:lang w:val="nl-NL"/>
        </w:rPr>
        <w:t>Beide bovenstaande</w:t>
      </w:r>
      <w:commentRangeEnd w:id="352"/>
      <w:r w:rsidR="0032157F">
        <w:rPr>
          <w:rStyle w:val="Verwijzingopmerking"/>
        </w:rPr>
        <w:commentReference w:id="352"/>
      </w:r>
    </w:p>
    <w:p w14:paraId="39B28B9D" w14:textId="17ADB751" w:rsidR="00294D5D" w:rsidRPr="00294D5D" w:rsidRDefault="00294D5D" w:rsidP="00294D5D">
      <w:pPr>
        <w:pStyle w:val="Geenafstand"/>
        <w:rPr>
          <w:color w:val="4F81BD" w:themeColor="accent1"/>
          <w:lang w:val="nl-NL"/>
        </w:rPr>
      </w:pPr>
      <w:r w:rsidRPr="00294D5D">
        <w:rPr>
          <w:color w:val="4F81BD" w:themeColor="accent1"/>
          <w:lang w:val="nl-NL"/>
        </w:rPr>
        <w:t>Geen van bovenstaande</w:t>
      </w:r>
    </w:p>
    <w:p w14:paraId="2D00EDC0" w14:textId="77777777" w:rsidR="00294D5D" w:rsidRPr="00294D5D" w:rsidRDefault="00294D5D" w:rsidP="00294D5D">
      <w:pPr>
        <w:pStyle w:val="Geenafstand"/>
        <w:rPr>
          <w:color w:val="4F81BD" w:themeColor="accent1"/>
          <w:lang w:val="nl-NL"/>
        </w:rPr>
      </w:pPr>
    </w:p>
    <w:p w14:paraId="713695D8" w14:textId="77777777" w:rsidR="00583181" w:rsidRDefault="00294D5D" w:rsidP="005B650B">
      <w:pPr>
        <w:pStyle w:val="Geenafstand"/>
        <w:rPr>
          <w:ins w:id="353" w:author="Marco Verweij | ExpertCollege" w:date="2021-08-23T16:08:00Z"/>
          <w:color w:val="4F81BD" w:themeColor="accent1"/>
          <w:lang w:val="nl-NL"/>
        </w:rPr>
      </w:pPr>
      <w:commentRangeStart w:id="354"/>
      <w:r w:rsidRPr="00294D5D">
        <w:rPr>
          <w:color w:val="4F81BD" w:themeColor="accent1"/>
          <w:lang w:val="nl-NL"/>
        </w:rPr>
        <w:t xml:space="preserve">Extra info: </w:t>
      </w:r>
    </w:p>
    <w:p w14:paraId="51714CFA" w14:textId="51852C98" w:rsidR="005B650B" w:rsidRPr="00294D5D" w:rsidRDefault="005B650B" w:rsidP="005B650B">
      <w:pPr>
        <w:pStyle w:val="Geenafstand"/>
        <w:rPr>
          <w:color w:val="4F81BD" w:themeColor="accent1"/>
          <w:lang w:val="nl-NL"/>
        </w:rPr>
      </w:pPr>
      <w:del w:id="355" w:author="Marco Verweij | ExpertCollege" w:date="2021-08-23T16:12:00Z">
        <w:r w:rsidRPr="00294D5D" w:rsidDel="0032157F">
          <w:rPr>
            <w:color w:val="4F81BD" w:themeColor="accent1"/>
            <w:lang w:val="nl-NL"/>
          </w:rPr>
          <w:delText xml:space="preserve">Dit is dan een grotere noodzaak om te </w:delText>
        </w:r>
        <w:commentRangeStart w:id="356"/>
        <w:r w:rsidRPr="00294D5D" w:rsidDel="0032157F">
          <w:rPr>
            <w:color w:val="4F81BD" w:themeColor="accent1"/>
            <w:lang w:val="nl-NL"/>
          </w:rPr>
          <w:delText>behandelen</w:delText>
        </w:r>
      </w:del>
      <w:ins w:id="357" w:author="Marco Verweij | ExpertCollege" w:date="2021-08-23T16:12:00Z">
        <w:r w:rsidR="0032157F">
          <w:rPr>
            <w:color w:val="4F81BD" w:themeColor="accent1"/>
            <w:lang w:val="nl-NL"/>
          </w:rPr>
          <w:t>In dit geval is de noodzaak om te behandelen groter</w:t>
        </w:r>
      </w:ins>
      <w:r w:rsidRPr="00294D5D">
        <w:rPr>
          <w:color w:val="4F81BD" w:themeColor="accent1"/>
          <w:lang w:val="nl-NL"/>
        </w:rPr>
        <w:t xml:space="preserve"> dan </w:t>
      </w:r>
      <w:ins w:id="358" w:author="Marco Verweij | ExpertCollege" w:date="2021-08-23T16:12:00Z">
        <w:r w:rsidR="0032157F">
          <w:rPr>
            <w:color w:val="4F81BD" w:themeColor="accent1"/>
            <w:lang w:val="nl-NL"/>
          </w:rPr>
          <w:t xml:space="preserve">bij </w:t>
        </w:r>
      </w:ins>
      <w:r w:rsidRPr="00294D5D">
        <w:rPr>
          <w:color w:val="4F81BD" w:themeColor="accent1"/>
          <w:lang w:val="nl-NL"/>
        </w:rPr>
        <w:t xml:space="preserve">een menstruatiestoornis met mildere klachten, zoals een oligomenorroe. </w:t>
      </w:r>
      <w:commentRangeEnd w:id="356"/>
      <w:r w:rsidR="0032157F">
        <w:rPr>
          <w:rStyle w:val="Verwijzingopmerking"/>
        </w:rPr>
        <w:commentReference w:id="356"/>
      </w:r>
      <w:commentRangeEnd w:id="354"/>
      <w:r w:rsidR="001F3DAC">
        <w:rPr>
          <w:rStyle w:val="Verwijzingopmerking"/>
        </w:rPr>
        <w:commentReference w:id="354"/>
      </w:r>
    </w:p>
    <w:p w14:paraId="181915A1" w14:textId="77777777" w:rsidR="005B650B" w:rsidRDefault="005B650B" w:rsidP="00C715F1">
      <w:pPr>
        <w:pStyle w:val="Geenafstand"/>
        <w:rPr>
          <w:b/>
          <w:lang w:val="nl-NL"/>
        </w:rPr>
      </w:pPr>
    </w:p>
    <w:p w14:paraId="7AAB3958" w14:textId="77777777" w:rsidR="00D6659E" w:rsidRPr="00294D5D" w:rsidRDefault="00D6659E" w:rsidP="00D6659E">
      <w:pPr>
        <w:pStyle w:val="Geenafstand"/>
        <w:rPr>
          <w:color w:val="4F81BD" w:themeColor="accent1"/>
          <w:lang w:val="nl-NL"/>
        </w:rPr>
      </w:pPr>
      <w:r w:rsidRPr="00294D5D">
        <w:rPr>
          <w:color w:val="4F81BD" w:themeColor="accent1"/>
          <w:lang w:val="nl-NL"/>
        </w:rPr>
        <w:t>Theorie:</w:t>
      </w:r>
    </w:p>
    <w:p w14:paraId="15C3DE21" w14:textId="571D4DB5" w:rsidR="00D6659E" w:rsidRPr="00294D5D" w:rsidRDefault="00D6659E" w:rsidP="00D6659E">
      <w:pPr>
        <w:pStyle w:val="Geenafstand"/>
        <w:rPr>
          <w:color w:val="4F81BD" w:themeColor="accent1"/>
          <w:lang w:val="nl-NL"/>
        </w:rPr>
      </w:pPr>
      <w:r w:rsidRPr="00294D5D">
        <w:rPr>
          <w:color w:val="4F81BD" w:themeColor="accent1"/>
          <w:lang w:val="nl-NL"/>
        </w:rPr>
        <w:t xml:space="preserve">Soms is de oorzaak van de menstruatiestoornis een </w:t>
      </w:r>
      <w:ins w:id="359" w:author="Marco Verweij | ExpertCollege" w:date="2021-08-23T16:13:00Z">
        <w:r w:rsidR="0032157F">
          <w:rPr>
            <w:color w:val="4F81BD" w:themeColor="accent1"/>
            <w:lang w:val="nl-NL"/>
          </w:rPr>
          <w:t>myoom (</w:t>
        </w:r>
      </w:ins>
      <w:r w:rsidRPr="00294D5D">
        <w:rPr>
          <w:color w:val="4F81BD" w:themeColor="accent1"/>
          <w:lang w:val="nl-NL"/>
        </w:rPr>
        <w:t>vleesboom</w:t>
      </w:r>
      <w:ins w:id="360" w:author="Marco Verweij | ExpertCollege" w:date="2021-08-23T16:13:00Z">
        <w:r w:rsidR="0032157F">
          <w:rPr>
            <w:color w:val="4F81BD" w:themeColor="accent1"/>
            <w:lang w:val="nl-NL"/>
          </w:rPr>
          <w:t>)</w:t>
        </w:r>
      </w:ins>
      <w:r w:rsidRPr="00294D5D">
        <w:rPr>
          <w:color w:val="4F81BD" w:themeColor="accent1"/>
          <w:lang w:val="nl-NL"/>
        </w:rPr>
        <w:t xml:space="preserve">. </w:t>
      </w:r>
      <w:ins w:id="361" w:author="Marco Verweij | ExpertCollege" w:date="2021-08-23T16:13:00Z">
        <w:r w:rsidR="0032157F">
          <w:rPr>
            <w:color w:val="4F81BD" w:themeColor="accent1"/>
            <w:lang w:val="nl-NL"/>
          </w:rPr>
          <w:t>Soms veroorzaken myomen veel bloedverlies.</w:t>
        </w:r>
        <w:r w:rsidR="0032157F" w:rsidRPr="00294D5D">
          <w:rPr>
            <w:color w:val="4F81BD" w:themeColor="accent1"/>
            <w:lang w:val="nl-NL"/>
          </w:rPr>
          <w:t xml:space="preserve"> </w:t>
        </w:r>
      </w:ins>
      <w:del w:id="362" w:author="Marco Verweij | ExpertCollege" w:date="2021-08-23T16:13:00Z">
        <w:r w:rsidRPr="00294D5D" w:rsidDel="0032157F">
          <w:rPr>
            <w:color w:val="4F81BD" w:themeColor="accent1"/>
            <w:lang w:val="nl-NL"/>
          </w:rPr>
          <w:delText>Indien deze veel bloedverlies veroorzaakt geeft dat in het ergste geval klachten.</w:delText>
        </w:r>
      </w:del>
    </w:p>
    <w:p w14:paraId="162D66E4" w14:textId="77777777" w:rsidR="00D6659E" w:rsidRPr="00294D5D" w:rsidRDefault="00D6659E" w:rsidP="00D6659E">
      <w:pPr>
        <w:pStyle w:val="Geenafstand"/>
        <w:rPr>
          <w:color w:val="4F81BD" w:themeColor="accent1"/>
          <w:lang w:val="nl-NL"/>
        </w:rPr>
      </w:pPr>
    </w:p>
    <w:p w14:paraId="66D0F691" w14:textId="77777777" w:rsidR="00D6659E" w:rsidRPr="00294D5D" w:rsidRDefault="00D6659E" w:rsidP="00D6659E">
      <w:pPr>
        <w:pStyle w:val="Geenafstand"/>
        <w:rPr>
          <w:color w:val="4F81BD" w:themeColor="accent1"/>
          <w:lang w:val="nl-NL"/>
        </w:rPr>
      </w:pPr>
      <w:r>
        <w:rPr>
          <w:color w:val="4F81BD" w:themeColor="accent1"/>
          <w:lang w:val="nl-NL"/>
        </w:rPr>
        <w:t>Stelling:</w:t>
      </w:r>
    </w:p>
    <w:p w14:paraId="79900C49" w14:textId="77777777" w:rsidR="00D6659E" w:rsidRPr="00294D5D" w:rsidRDefault="00D6659E" w:rsidP="00D6659E">
      <w:pPr>
        <w:pStyle w:val="Geenafstand"/>
        <w:rPr>
          <w:color w:val="4F81BD" w:themeColor="accent1"/>
          <w:lang w:val="nl-NL"/>
        </w:rPr>
      </w:pPr>
      <w:commentRangeStart w:id="363"/>
      <w:r w:rsidRPr="00294D5D">
        <w:rPr>
          <w:color w:val="4F81BD" w:themeColor="accent1"/>
          <w:lang w:val="nl-NL"/>
        </w:rPr>
        <w:t>Dit is onder andere …..</w:t>
      </w:r>
      <w:commentRangeEnd w:id="363"/>
      <w:r w:rsidR="0032157F">
        <w:rPr>
          <w:rStyle w:val="Verwijzingopmerking"/>
        </w:rPr>
        <w:commentReference w:id="363"/>
      </w:r>
    </w:p>
    <w:p w14:paraId="26345724" w14:textId="77777777" w:rsidR="00D6659E" w:rsidRPr="00294D5D" w:rsidRDefault="00D6659E" w:rsidP="00D6659E">
      <w:pPr>
        <w:pStyle w:val="Geenafstand"/>
        <w:rPr>
          <w:color w:val="4F81BD" w:themeColor="accent1"/>
          <w:lang w:val="nl-NL"/>
        </w:rPr>
      </w:pPr>
    </w:p>
    <w:p w14:paraId="56CBC06A" w14:textId="77777777" w:rsidR="00D6659E" w:rsidRDefault="00D6659E" w:rsidP="00D6659E">
      <w:pPr>
        <w:pStyle w:val="Geenafstand"/>
        <w:rPr>
          <w:color w:val="4F81BD" w:themeColor="accent1"/>
          <w:lang w:val="nl-NL"/>
        </w:rPr>
      </w:pPr>
      <w:r>
        <w:rPr>
          <w:color w:val="4F81BD" w:themeColor="accent1"/>
          <w:lang w:val="nl-NL"/>
        </w:rPr>
        <w:t>Afvallen</w:t>
      </w:r>
    </w:p>
    <w:p w14:paraId="0C9663B6" w14:textId="77777777" w:rsidR="00D6659E" w:rsidRDefault="00D6659E" w:rsidP="00D6659E">
      <w:pPr>
        <w:pStyle w:val="Geenafstand"/>
        <w:rPr>
          <w:color w:val="4F81BD" w:themeColor="accent1"/>
          <w:lang w:val="nl-NL"/>
        </w:rPr>
      </w:pPr>
      <w:r>
        <w:rPr>
          <w:color w:val="4F81BD" w:themeColor="accent1"/>
          <w:lang w:val="nl-NL"/>
        </w:rPr>
        <w:t>Nachtzweten</w:t>
      </w:r>
    </w:p>
    <w:p w14:paraId="009AA32F" w14:textId="77777777" w:rsidR="00D6659E" w:rsidRPr="00D6659E" w:rsidRDefault="00D6659E" w:rsidP="00D6659E">
      <w:pPr>
        <w:pStyle w:val="Geenafstand"/>
        <w:rPr>
          <w:color w:val="4F81BD" w:themeColor="accent1"/>
          <w:lang w:val="nl-NL"/>
        </w:rPr>
      </w:pPr>
      <w:r w:rsidRPr="00D6659E">
        <w:rPr>
          <w:color w:val="4F81BD" w:themeColor="accent1"/>
          <w:lang w:val="nl-NL"/>
        </w:rPr>
        <w:t>Beide bovenstaande</w:t>
      </w:r>
    </w:p>
    <w:p w14:paraId="4772F16E" w14:textId="77777777" w:rsidR="00D6659E" w:rsidRPr="00D6659E" w:rsidRDefault="00D6659E" w:rsidP="00D6659E">
      <w:pPr>
        <w:pStyle w:val="Geenafstand"/>
        <w:rPr>
          <w:b/>
          <w:color w:val="4F81BD" w:themeColor="accent1"/>
          <w:lang w:val="nl-NL"/>
        </w:rPr>
      </w:pPr>
      <w:r w:rsidRPr="00D6659E">
        <w:rPr>
          <w:b/>
          <w:color w:val="4F81BD" w:themeColor="accent1"/>
          <w:lang w:val="nl-NL"/>
        </w:rPr>
        <w:t>Geen van bovenstaande</w:t>
      </w:r>
    </w:p>
    <w:p w14:paraId="1FA4DB03" w14:textId="77777777" w:rsidR="00D6659E" w:rsidRPr="00294D5D" w:rsidRDefault="00D6659E" w:rsidP="00D6659E">
      <w:pPr>
        <w:pStyle w:val="Geenafstand"/>
        <w:rPr>
          <w:color w:val="4F81BD" w:themeColor="accent1"/>
          <w:lang w:val="nl-NL"/>
        </w:rPr>
      </w:pPr>
    </w:p>
    <w:p w14:paraId="75492569" w14:textId="77777777" w:rsidR="0032157F" w:rsidRDefault="00D6659E" w:rsidP="00D6659E">
      <w:pPr>
        <w:pStyle w:val="Geenafstand"/>
        <w:rPr>
          <w:ins w:id="364" w:author="Marco Verweij | ExpertCollege" w:date="2021-08-23T16:14:00Z"/>
          <w:color w:val="4F81BD" w:themeColor="accent1"/>
          <w:lang w:val="nl-NL"/>
        </w:rPr>
      </w:pPr>
      <w:r w:rsidRPr="00294D5D">
        <w:rPr>
          <w:color w:val="4F81BD" w:themeColor="accent1"/>
          <w:lang w:val="nl-NL"/>
        </w:rPr>
        <w:t xml:space="preserve">Extra info: </w:t>
      </w:r>
    </w:p>
    <w:p w14:paraId="1272BD10" w14:textId="361149DE" w:rsidR="00D6659E" w:rsidRPr="00294D5D" w:rsidRDefault="00D6659E" w:rsidP="00D6659E">
      <w:pPr>
        <w:pStyle w:val="Geenafstand"/>
        <w:rPr>
          <w:color w:val="4F81BD" w:themeColor="accent1"/>
          <w:lang w:val="nl-NL"/>
        </w:rPr>
      </w:pPr>
      <w:commentRangeStart w:id="365"/>
      <w:r>
        <w:rPr>
          <w:color w:val="4F81BD" w:themeColor="accent1"/>
          <w:lang w:val="nl-NL"/>
        </w:rPr>
        <w:t xml:space="preserve">In het ergste geval </w:t>
      </w:r>
      <w:commentRangeEnd w:id="365"/>
      <w:r w:rsidR="0032157F">
        <w:rPr>
          <w:rStyle w:val="Verwijzingopmerking"/>
        </w:rPr>
        <w:commentReference w:id="365"/>
      </w:r>
      <w:r>
        <w:rPr>
          <w:color w:val="4F81BD" w:themeColor="accent1"/>
          <w:lang w:val="nl-NL"/>
        </w:rPr>
        <w:t xml:space="preserve">geeft een vleesboom vermoeidheidsklachten of een anemie. </w:t>
      </w:r>
      <w:ins w:id="366" w:author="Marco Verweij | ExpertCollege" w:date="2021-08-23T16:14:00Z">
        <w:r w:rsidR="00E903E2">
          <w:rPr>
            <w:color w:val="4F81BD" w:themeColor="accent1"/>
            <w:lang w:val="nl-NL"/>
          </w:rPr>
          <w:t>In dit geval is de noodzaak om te behandelen groter</w:t>
        </w:r>
        <w:r w:rsidR="00E903E2" w:rsidRPr="00294D5D">
          <w:rPr>
            <w:color w:val="4F81BD" w:themeColor="accent1"/>
            <w:lang w:val="nl-NL"/>
          </w:rPr>
          <w:t xml:space="preserve"> dan </w:t>
        </w:r>
        <w:r w:rsidR="00E903E2">
          <w:rPr>
            <w:color w:val="4F81BD" w:themeColor="accent1"/>
            <w:lang w:val="nl-NL"/>
          </w:rPr>
          <w:t xml:space="preserve">bij </w:t>
        </w:r>
        <w:r w:rsidR="00E903E2" w:rsidRPr="00294D5D">
          <w:rPr>
            <w:color w:val="4F81BD" w:themeColor="accent1"/>
            <w:lang w:val="nl-NL"/>
          </w:rPr>
          <w:t xml:space="preserve">een menstruatiestoornis met mildere klachten, zoals een oligomenorroe. </w:t>
        </w:r>
        <w:commentRangeStart w:id="367"/>
        <w:commentRangeEnd w:id="367"/>
        <w:r w:rsidR="00E903E2">
          <w:rPr>
            <w:rStyle w:val="Verwijzingopmerking"/>
          </w:rPr>
          <w:commentReference w:id="367"/>
        </w:r>
      </w:ins>
      <w:del w:id="368" w:author="Marco Verweij | ExpertCollege" w:date="2021-08-23T16:14:00Z">
        <w:r w:rsidRPr="00294D5D" w:rsidDel="00E903E2">
          <w:rPr>
            <w:color w:val="4F81BD" w:themeColor="accent1"/>
            <w:lang w:val="nl-NL"/>
          </w:rPr>
          <w:delText xml:space="preserve">Dit is dan een grotere noodzaak om te behandelen dan een menstruatiestoornis met mildere klachten, zoals een oligomenorroe. </w:delText>
        </w:r>
      </w:del>
    </w:p>
    <w:p w14:paraId="61BBBF6A" w14:textId="77777777" w:rsidR="00D6659E" w:rsidRDefault="00D6659E" w:rsidP="00C715F1">
      <w:pPr>
        <w:pStyle w:val="Geenafstand"/>
        <w:rPr>
          <w:b/>
          <w:lang w:val="nl-NL"/>
        </w:rPr>
      </w:pPr>
    </w:p>
    <w:p w14:paraId="2E56376C" w14:textId="77777777" w:rsidR="00D6659E" w:rsidRPr="00294D5D" w:rsidRDefault="00D6659E" w:rsidP="00D6659E">
      <w:pPr>
        <w:pStyle w:val="Geenafstand"/>
        <w:rPr>
          <w:color w:val="4F81BD" w:themeColor="accent1"/>
          <w:lang w:val="nl-NL"/>
        </w:rPr>
      </w:pPr>
      <w:r w:rsidRPr="00294D5D">
        <w:rPr>
          <w:color w:val="4F81BD" w:themeColor="accent1"/>
          <w:lang w:val="nl-NL"/>
        </w:rPr>
        <w:t>Theorie:</w:t>
      </w:r>
    </w:p>
    <w:p w14:paraId="3C98E654" w14:textId="2DB2D0C1" w:rsidR="00D6659E" w:rsidRPr="00294D5D" w:rsidRDefault="00D6659E" w:rsidP="00D6659E">
      <w:pPr>
        <w:pStyle w:val="Geenafstand"/>
        <w:rPr>
          <w:color w:val="4F81BD" w:themeColor="accent1"/>
          <w:lang w:val="nl-NL"/>
        </w:rPr>
      </w:pPr>
      <w:r w:rsidRPr="00294D5D">
        <w:rPr>
          <w:color w:val="4F81BD" w:themeColor="accent1"/>
          <w:lang w:val="nl-NL"/>
        </w:rPr>
        <w:t xml:space="preserve">Soms is de oorzaak van de menstruatiestoornis een </w:t>
      </w:r>
      <w:ins w:id="369" w:author="Marco Verweij | ExpertCollege" w:date="2021-08-23T16:14:00Z">
        <w:r w:rsidR="00E903E2">
          <w:rPr>
            <w:color w:val="4F81BD" w:themeColor="accent1"/>
            <w:lang w:val="nl-NL"/>
          </w:rPr>
          <w:t>myoom (</w:t>
        </w:r>
        <w:r w:rsidR="00E903E2" w:rsidRPr="00294D5D">
          <w:rPr>
            <w:color w:val="4F81BD" w:themeColor="accent1"/>
            <w:lang w:val="nl-NL"/>
          </w:rPr>
          <w:t>vleesboom</w:t>
        </w:r>
        <w:r w:rsidR="00E903E2">
          <w:rPr>
            <w:color w:val="4F81BD" w:themeColor="accent1"/>
            <w:lang w:val="nl-NL"/>
          </w:rPr>
          <w:t>)</w:t>
        </w:r>
        <w:r w:rsidR="00E903E2" w:rsidRPr="00294D5D">
          <w:rPr>
            <w:color w:val="4F81BD" w:themeColor="accent1"/>
            <w:lang w:val="nl-NL"/>
          </w:rPr>
          <w:t xml:space="preserve">. </w:t>
        </w:r>
        <w:r w:rsidR="00E903E2">
          <w:rPr>
            <w:color w:val="4F81BD" w:themeColor="accent1"/>
            <w:lang w:val="nl-NL"/>
          </w:rPr>
          <w:t>Soms veroorzaken myomen veel bloedverlies.</w:t>
        </w:r>
      </w:ins>
      <w:del w:id="370" w:author="Marco Verweij | ExpertCollege" w:date="2021-08-23T16:14:00Z">
        <w:r w:rsidRPr="00294D5D" w:rsidDel="00E903E2">
          <w:rPr>
            <w:color w:val="4F81BD" w:themeColor="accent1"/>
            <w:lang w:val="nl-NL"/>
          </w:rPr>
          <w:delText>vleesboom. Indien deze veel bloedverlies veroorzaakt geeft dat in het ergste geval klachten.</w:delText>
        </w:r>
      </w:del>
    </w:p>
    <w:p w14:paraId="50C8F1EA" w14:textId="77777777" w:rsidR="00D6659E" w:rsidRPr="00294D5D" w:rsidRDefault="00D6659E" w:rsidP="00D6659E">
      <w:pPr>
        <w:pStyle w:val="Geenafstand"/>
        <w:rPr>
          <w:color w:val="4F81BD" w:themeColor="accent1"/>
          <w:lang w:val="nl-NL"/>
        </w:rPr>
      </w:pPr>
    </w:p>
    <w:p w14:paraId="47F59033" w14:textId="77777777" w:rsidR="00D6659E" w:rsidRPr="00294D5D" w:rsidRDefault="00D6659E" w:rsidP="00D6659E">
      <w:pPr>
        <w:pStyle w:val="Geenafstand"/>
        <w:rPr>
          <w:color w:val="4F81BD" w:themeColor="accent1"/>
          <w:lang w:val="nl-NL"/>
        </w:rPr>
      </w:pPr>
      <w:commentRangeStart w:id="371"/>
      <w:r>
        <w:rPr>
          <w:color w:val="4F81BD" w:themeColor="accent1"/>
          <w:lang w:val="nl-NL"/>
        </w:rPr>
        <w:t>Stelling:</w:t>
      </w:r>
    </w:p>
    <w:p w14:paraId="32A9C779" w14:textId="362D47E6" w:rsidR="00D6659E" w:rsidRDefault="00D6659E" w:rsidP="00D6659E">
      <w:pPr>
        <w:pStyle w:val="Geenafstand"/>
        <w:rPr>
          <w:color w:val="4F81BD" w:themeColor="accent1"/>
          <w:lang w:val="nl-NL"/>
        </w:rPr>
      </w:pPr>
      <w:r w:rsidRPr="00294D5D">
        <w:rPr>
          <w:color w:val="4F81BD" w:themeColor="accent1"/>
          <w:lang w:val="nl-NL"/>
        </w:rPr>
        <w:t>D</w:t>
      </w:r>
      <w:r>
        <w:rPr>
          <w:color w:val="4F81BD" w:themeColor="accent1"/>
          <w:lang w:val="nl-NL"/>
        </w:rPr>
        <w:t>it zijn</w:t>
      </w:r>
      <w:r w:rsidRPr="00294D5D">
        <w:rPr>
          <w:color w:val="4F81BD" w:themeColor="accent1"/>
          <w:lang w:val="nl-NL"/>
        </w:rPr>
        <w:t xml:space="preserve"> onder andere </w:t>
      </w:r>
      <w:r>
        <w:rPr>
          <w:color w:val="4F81BD" w:themeColor="accent1"/>
          <w:lang w:val="nl-NL"/>
        </w:rPr>
        <w:t>vermoeidheidsklachten.</w:t>
      </w:r>
      <w:commentRangeEnd w:id="371"/>
      <w:r w:rsidR="00E903E2">
        <w:rPr>
          <w:rStyle w:val="Verwijzingopmerking"/>
        </w:rPr>
        <w:commentReference w:id="371"/>
      </w:r>
    </w:p>
    <w:p w14:paraId="734F452D" w14:textId="77777777" w:rsidR="00D6659E" w:rsidRDefault="00D6659E" w:rsidP="00D6659E">
      <w:pPr>
        <w:pStyle w:val="Geenafstand"/>
        <w:rPr>
          <w:color w:val="4F81BD" w:themeColor="accent1"/>
          <w:lang w:val="nl-NL"/>
        </w:rPr>
      </w:pPr>
    </w:p>
    <w:p w14:paraId="6A9EBB4F" w14:textId="71B47B93" w:rsidR="00D6659E" w:rsidRPr="00D6659E" w:rsidRDefault="00D6659E" w:rsidP="00D6659E">
      <w:pPr>
        <w:pStyle w:val="Geenafstand"/>
        <w:rPr>
          <w:b/>
          <w:color w:val="4F81BD" w:themeColor="accent1"/>
          <w:lang w:val="nl-NL"/>
        </w:rPr>
      </w:pPr>
      <w:r w:rsidRPr="00D6659E">
        <w:rPr>
          <w:b/>
          <w:color w:val="4F81BD" w:themeColor="accent1"/>
          <w:lang w:val="nl-NL"/>
        </w:rPr>
        <w:t>Deze stelling is correct</w:t>
      </w:r>
    </w:p>
    <w:p w14:paraId="022C1F2C" w14:textId="747F6026" w:rsidR="00D6659E" w:rsidRDefault="00D6659E" w:rsidP="00D6659E">
      <w:pPr>
        <w:pStyle w:val="Geenafstand"/>
        <w:rPr>
          <w:color w:val="4F81BD" w:themeColor="accent1"/>
          <w:lang w:val="nl-NL"/>
        </w:rPr>
      </w:pPr>
      <w:r>
        <w:rPr>
          <w:color w:val="4F81BD" w:themeColor="accent1"/>
          <w:lang w:val="nl-NL"/>
        </w:rPr>
        <w:t>Deze stelling is niet correct</w:t>
      </w:r>
    </w:p>
    <w:p w14:paraId="79758136" w14:textId="77777777" w:rsidR="00D6659E" w:rsidRPr="00294D5D" w:rsidRDefault="00D6659E" w:rsidP="00D6659E">
      <w:pPr>
        <w:pStyle w:val="Geenafstand"/>
        <w:rPr>
          <w:color w:val="4F81BD" w:themeColor="accent1"/>
          <w:lang w:val="nl-NL"/>
        </w:rPr>
      </w:pPr>
    </w:p>
    <w:p w14:paraId="5CAF21CF" w14:textId="77777777" w:rsidR="00E903E2" w:rsidRDefault="00D6659E" w:rsidP="00D6659E">
      <w:pPr>
        <w:pStyle w:val="Geenafstand"/>
        <w:rPr>
          <w:ins w:id="372" w:author="Marco Verweij | ExpertCollege" w:date="2021-08-23T16:15:00Z"/>
          <w:color w:val="4F81BD" w:themeColor="accent1"/>
          <w:lang w:val="nl-NL"/>
        </w:rPr>
      </w:pPr>
      <w:r w:rsidRPr="00294D5D">
        <w:rPr>
          <w:color w:val="4F81BD" w:themeColor="accent1"/>
          <w:lang w:val="nl-NL"/>
        </w:rPr>
        <w:t xml:space="preserve">Extra info: </w:t>
      </w:r>
    </w:p>
    <w:p w14:paraId="2BEAF831" w14:textId="5996AE9D" w:rsidR="00D6659E" w:rsidRPr="00294D5D" w:rsidRDefault="00D6659E" w:rsidP="00D6659E">
      <w:pPr>
        <w:pStyle w:val="Geenafstand"/>
        <w:rPr>
          <w:color w:val="4F81BD" w:themeColor="accent1"/>
          <w:lang w:val="nl-NL"/>
        </w:rPr>
      </w:pPr>
      <w:commentRangeStart w:id="373"/>
      <w:r>
        <w:rPr>
          <w:color w:val="4F81BD" w:themeColor="accent1"/>
          <w:lang w:val="nl-NL"/>
        </w:rPr>
        <w:t xml:space="preserve">In het ergste geval </w:t>
      </w:r>
      <w:commentRangeEnd w:id="373"/>
      <w:r w:rsidR="00E903E2">
        <w:rPr>
          <w:rStyle w:val="Verwijzingopmerking"/>
        </w:rPr>
        <w:commentReference w:id="373"/>
      </w:r>
      <w:r>
        <w:rPr>
          <w:color w:val="4F81BD" w:themeColor="accent1"/>
          <w:lang w:val="nl-NL"/>
        </w:rPr>
        <w:t xml:space="preserve">geeft een vleesboom vermoeidheidsklachten of een anemie. </w:t>
      </w:r>
      <w:ins w:id="374" w:author="Marco Verweij | ExpertCollege" w:date="2021-08-23T16:15:00Z">
        <w:r w:rsidR="00E903E2">
          <w:rPr>
            <w:color w:val="4F81BD" w:themeColor="accent1"/>
            <w:lang w:val="nl-NL"/>
          </w:rPr>
          <w:t>In dit geval is de noodzaak om te behandelen groter</w:t>
        </w:r>
        <w:r w:rsidR="00E903E2" w:rsidRPr="00294D5D">
          <w:rPr>
            <w:color w:val="4F81BD" w:themeColor="accent1"/>
            <w:lang w:val="nl-NL"/>
          </w:rPr>
          <w:t xml:space="preserve"> dan </w:t>
        </w:r>
        <w:r w:rsidR="00E903E2">
          <w:rPr>
            <w:color w:val="4F81BD" w:themeColor="accent1"/>
            <w:lang w:val="nl-NL"/>
          </w:rPr>
          <w:t xml:space="preserve">bij </w:t>
        </w:r>
        <w:r w:rsidR="00E903E2" w:rsidRPr="00294D5D">
          <w:rPr>
            <w:color w:val="4F81BD" w:themeColor="accent1"/>
            <w:lang w:val="nl-NL"/>
          </w:rPr>
          <w:t xml:space="preserve">een menstruatiestoornis met mildere klachten, zoals een oligomenorroe. </w:t>
        </w:r>
        <w:commentRangeStart w:id="375"/>
        <w:commentRangeEnd w:id="375"/>
        <w:r w:rsidR="00E903E2">
          <w:rPr>
            <w:rStyle w:val="Verwijzingopmerking"/>
          </w:rPr>
          <w:commentReference w:id="375"/>
        </w:r>
      </w:ins>
      <w:del w:id="376" w:author="Marco Verweij | ExpertCollege" w:date="2021-08-23T16:15:00Z">
        <w:r w:rsidRPr="00294D5D" w:rsidDel="00E903E2">
          <w:rPr>
            <w:color w:val="4F81BD" w:themeColor="accent1"/>
            <w:lang w:val="nl-NL"/>
          </w:rPr>
          <w:delText xml:space="preserve">Dit is dan een grotere noodzaak om te behandelen dan een menstruatiestoornis met mildere klachten, zoals een oligomenorroe. </w:delText>
        </w:r>
      </w:del>
    </w:p>
    <w:p w14:paraId="4AC623BF" w14:textId="77777777" w:rsidR="00D6659E" w:rsidRDefault="00D6659E" w:rsidP="00C715F1">
      <w:pPr>
        <w:pStyle w:val="Geenafstand"/>
        <w:rPr>
          <w:b/>
          <w:lang w:val="nl-NL"/>
        </w:rPr>
      </w:pPr>
    </w:p>
    <w:p w14:paraId="361FBE26" w14:textId="77777777" w:rsidR="00D6659E" w:rsidRPr="00294D5D" w:rsidRDefault="00D6659E" w:rsidP="00D6659E">
      <w:pPr>
        <w:pStyle w:val="Geenafstand"/>
        <w:rPr>
          <w:color w:val="4F81BD" w:themeColor="accent1"/>
          <w:lang w:val="nl-NL"/>
        </w:rPr>
      </w:pPr>
      <w:r w:rsidRPr="00294D5D">
        <w:rPr>
          <w:color w:val="4F81BD" w:themeColor="accent1"/>
          <w:lang w:val="nl-NL"/>
        </w:rPr>
        <w:t>Theorie:</w:t>
      </w:r>
    </w:p>
    <w:p w14:paraId="7ACE76BE" w14:textId="4A8E0676" w:rsidR="00D6659E" w:rsidRPr="00294D5D" w:rsidRDefault="00D6659E" w:rsidP="00D6659E">
      <w:pPr>
        <w:pStyle w:val="Geenafstand"/>
        <w:rPr>
          <w:color w:val="4F81BD" w:themeColor="accent1"/>
          <w:lang w:val="nl-NL"/>
        </w:rPr>
      </w:pPr>
      <w:r w:rsidRPr="00294D5D">
        <w:rPr>
          <w:color w:val="4F81BD" w:themeColor="accent1"/>
          <w:lang w:val="nl-NL"/>
        </w:rPr>
        <w:t xml:space="preserve">Soms is de oorzaak van de menstruatiestoornis een </w:t>
      </w:r>
      <w:ins w:id="377" w:author="Marco Verweij | ExpertCollege" w:date="2021-08-23T16:15:00Z">
        <w:r w:rsidR="00E903E2">
          <w:rPr>
            <w:color w:val="4F81BD" w:themeColor="accent1"/>
            <w:lang w:val="nl-NL"/>
          </w:rPr>
          <w:t>myoom (</w:t>
        </w:r>
        <w:r w:rsidR="00E903E2" w:rsidRPr="00294D5D">
          <w:rPr>
            <w:color w:val="4F81BD" w:themeColor="accent1"/>
            <w:lang w:val="nl-NL"/>
          </w:rPr>
          <w:t>vleesboom</w:t>
        </w:r>
        <w:r w:rsidR="00E903E2">
          <w:rPr>
            <w:color w:val="4F81BD" w:themeColor="accent1"/>
            <w:lang w:val="nl-NL"/>
          </w:rPr>
          <w:t>)</w:t>
        </w:r>
        <w:r w:rsidR="00E903E2" w:rsidRPr="00294D5D">
          <w:rPr>
            <w:color w:val="4F81BD" w:themeColor="accent1"/>
            <w:lang w:val="nl-NL"/>
          </w:rPr>
          <w:t xml:space="preserve">. </w:t>
        </w:r>
        <w:r w:rsidR="00E903E2">
          <w:rPr>
            <w:color w:val="4F81BD" w:themeColor="accent1"/>
            <w:lang w:val="nl-NL"/>
          </w:rPr>
          <w:t>Soms veroorzaken myomen veel bloedverlies.</w:t>
        </w:r>
      </w:ins>
      <w:del w:id="378" w:author="Marco Verweij | ExpertCollege" w:date="2021-08-23T16:15:00Z">
        <w:r w:rsidRPr="00294D5D" w:rsidDel="00E903E2">
          <w:rPr>
            <w:color w:val="4F81BD" w:themeColor="accent1"/>
            <w:lang w:val="nl-NL"/>
          </w:rPr>
          <w:delText>vleesboom. Indien deze veel bloedverlies veroorzaakt geeft dat in het ergste geval klachten.</w:delText>
        </w:r>
      </w:del>
    </w:p>
    <w:p w14:paraId="5DAE470A" w14:textId="77777777" w:rsidR="00D6659E" w:rsidRPr="00294D5D" w:rsidRDefault="00D6659E" w:rsidP="00D6659E">
      <w:pPr>
        <w:pStyle w:val="Geenafstand"/>
        <w:rPr>
          <w:color w:val="4F81BD" w:themeColor="accent1"/>
          <w:lang w:val="nl-NL"/>
        </w:rPr>
      </w:pPr>
    </w:p>
    <w:p w14:paraId="01E839C1" w14:textId="77777777" w:rsidR="00D6659E" w:rsidRPr="00294D5D" w:rsidRDefault="00D6659E" w:rsidP="00D6659E">
      <w:pPr>
        <w:pStyle w:val="Geenafstand"/>
        <w:rPr>
          <w:color w:val="4F81BD" w:themeColor="accent1"/>
          <w:lang w:val="nl-NL"/>
        </w:rPr>
      </w:pPr>
      <w:r>
        <w:rPr>
          <w:color w:val="4F81BD" w:themeColor="accent1"/>
          <w:lang w:val="nl-NL"/>
        </w:rPr>
        <w:t>Stelling:</w:t>
      </w:r>
    </w:p>
    <w:p w14:paraId="44FC62E6" w14:textId="48610527" w:rsidR="00D6659E" w:rsidRDefault="00D6659E" w:rsidP="00D6659E">
      <w:pPr>
        <w:pStyle w:val="Geenafstand"/>
        <w:rPr>
          <w:color w:val="4F81BD" w:themeColor="accent1"/>
          <w:lang w:val="nl-NL"/>
        </w:rPr>
      </w:pPr>
      <w:r w:rsidRPr="00294D5D">
        <w:rPr>
          <w:color w:val="4F81BD" w:themeColor="accent1"/>
          <w:lang w:val="nl-NL"/>
        </w:rPr>
        <w:lastRenderedPageBreak/>
        <w:t>D</w:t>
      </w:r>
      <w:r>
        <w:rPr>
          <w:color w:val="4F81BD" w:themeColor="accent1"/>
          <w:lang w:val="nl-NL"/>
        </w:rPr>
        <w:t xml:space="preserve">it is onder andere nachtzweten. </w:t>
      </w:r>
    </w:p>
    <w:p w14:paraId="216AFDD5" w14:textId="77777777" w:rsidR="00D6659E" w:rsidRDefault="00D6659E" w:rsidP="00D6659E">
      <w:pPr>
        <w:pStyle w:val="Geenafstand"/>
        <w:rPr>
          <w:color w:val="4F81BD" w:themeColor="accent1"/>
          <w:lang w:val="nl-NL"/>
        </w:rPr>
      </w:pPr>
    </w:p>
    <w:p w14:paraId="20988A8E" w14:textId="77777777" w:rsidR="00D6659E" w:rsidRPr="00D6659E" w:rsidRDefault="00D6659E" w:rsidP="00D6659E">
      <w:pPr>
        <w:pStyle w:val="Geenafstand"/>
        <w:rPr>
          <w:color w:val="4F81BD" w:themeColor="accent1"/>
          <w:lang w:val="nl-NL"/>
        </w:rPr>
      </w:pPr>
      <w:r w:rsidRPr="00D6659E">
        <w:rPr>
          <w:color w:val="4F81BD" w:themeColor="accent1"/>
          <w:lang w:val="nl-NL"/>
        </w:rPr>
        <w:t>Deze stelling is correct</w:t>
      </w:r>
    </w:p>
    <w:p w14:paraId="17082994" w14:textId="77777777" w:rsidR="00D6659E" w:rsidRPr="00D6659E" w:rsidRDefault="00D6659E" w:rsidP="00D6659E">
      <w:pPr>
        <w:pStyle w:val="Geenafstand"/>
        <w:rPr>
          <w:b/>
          <w:color w:val="4F81BD" w:themeColor="accent1"/>
          <w:lang w:val="nl-NL"/>
        </w:rPr>
      </w:pPr>
      <w:r w:rsidRPr="00D6659E">
        <w:rPr>
          <w:b/>
          <w:color w:val="4F81BD" w:themeColor="accent1"/>
          <w:lang w:val="nl-NL"/>
        </w:rPr>
        <w:t>Deze stelling is niet correct</w:t>
      </w:r>
    </w:p>
    <w:p w14:paraId="2F2FCAE3" w14:textId="77777777" w:rsidR="00D6659E" w:rsidRPr="00294D5D" w:rsidRDefault="00D6659E" w:rsidP="00D6659E">
      <w:pPr>
        <w:pStyle w:val="Geenafstand"/>
        <w:rPr>
          <w:color w:val="4F81BD" w:themeColor="accent1"/>
          <w:lang w:val="nl-NL"/>
        </w:rPr>
      </w:pPr>
    </w:p>
    <w:p w14:paraId="633801E2" w14:textId="77777777" w:rsidR="00E903E2" w:rsidRDefault="00D6659E" w:rsidP="00D6659E">
      <w:pPr>
        <w:pStyle w:val="Geenafstand"/>
        <w:rPr>
          <w:ins w:id="379" w:author="Marco Verweij | ExpertCollege" w:date="2021-08-23T16:15:00Z"/>
          <w:color w:val="4F81BD" w:themeColor="accent1"/>
          <w:lang w:val="nl-NL"/>
        </w:rPr>
      </w:pPr>
      <w:r w:rsidRPr="00294D5D">
        <w:rPr>
          <w:color w:val="4F81BD" w:themeColor="accent1"/>
          <w:lang w:val="nl-NL"/>
        </w:rPr>
        <w:t xml:space="preserve">Extra info: </w:t>
      </w:r>
    </w:p>
    <w:p w14:paraId="5787422D" w14:textId="2BC5ED94" w:rsidR="00D6659E" w:rsidRPr="00294D5D" w:rsidRDefault="00D6659E" w:rsidP="00D6659E">
      <w:pPr>
        <w:pStyle w:val="Geenafstand"/>
        <w:rPr>
          <w:color w:val="4F81BD" w:themeColor="accent1"/>
          <w:lang w:val="nl-NL"/>
        </w:rPr>
      </w:pPr>
      <w:r>
        <w:rPr>
          <w:color w:val="4F81BD" w:themeColor="accent1"/>
          <w:lang w:val="nl-NL"/>
        </w:rPr>
        <w:t xml:space="preserve">In het ergste geval geeft een vleesboom vermoeidheidsklachten of een anemie. </w:t>
      </w:r>
      <w:ins w:id="380" w:author="Marco Verweij | ExpertCollege" w:date="2021-08-23T16:15:00Z">
        <w:r w:rsidR="00E903E2">
          <w:rPr>
            <w:color w:val="4F81BD" w:themeColor="accent1"/>
            <w:lang w:val="nl-NL"/>
          </w:rPr>
          <w:t>In dit geval is de noodzaak om te behandelen groter</w:t>
        </w:r>
        <w:r w:rsidR="00E903E2" w:rsidRPr="00294D5D">
          <w:rPr>
            <w:color w:val="4F81BD" w:themeColor="accent1"/>
            <w:lang w:val="nl-NL"/>
          </w:rPr>
          <w:t xml:space="preserve"> dan </w:t>
        </w:r>
        <w:r w:rsidR="00E903E2">
          <w:rPr>
            <w:color w:val="4F81BD" w:themeColor="accent1"/>
            <w:lang w:val="nl-NL"/>
          </w:rPr>
          <w:t xml:space="preserve">bij </w:t>
        </w:r>
        <w:r w:rsidR="00E903E2" w:rsidRPr="00294D5D">
          <w:rPr>
            <w:color w:val="4F81BD" w:themeColor="accent1"/>
            <w:lang w:val="nl-NL"/>
          </w:rPr>
          <w:t xml:space="preserve">een menstruatiestoornis met mildere klachten, zoals een oligomenorroe. </w:t>
        </w:r>
        <w:commentRangeStart w:id="381"/>
        <w:commentRangeEnd w:id="381"/>
        <w:r w:rsidR="00E903E2">
          <w:rPr>
            <w:rStyle w:val="Verwijzingopmerking"/>
          </w:rPr>
          <w:commentReference w:id="381"/>
        </w:r>
      </w:ins>
      <w:del w:id="382" w:author="Marco Verweij | ExpertCollege" w:date="2021-08-23T16:15:00Z">
        <w:r w:rsidRPr="00294D5D" w:rsidDel="00E903E2">
          <w:rPr>
            <w:color w:val="4F81BD" w:themeColor="accent1"/>
            <w:lang w:val="nl-NL"/>
          </w:rPr>
          <w:delText xml:space="preserve">Dit is dan een grotere noodzaak om te behandelen dan een menstruatiestoornis met mildere klachten, zoals een oligomenorroe. </w:delText>
        </w:r>
      </w:del>
    </w:p>
    <w:p w14:paraId="27A6693B" w14:textId="77777777" w:rsidR="00D6659E" w:rsidRPr="00F858C1" w:rsidRDefault="00D6659E" w:rsidP="00C715F1">
      <w:pPr>
        <w:pStyle w:val="Geenafstand"/>
        <w:rPr>
          <w:b/>
          <w:lang w:val="nl-NL"/>
        </w:rPr>
      </w:pPr>
    </w:p>
    <w:sectPr w:rsidR="00D6659E" w:rsidRPr="00F858C1" w:rsidSect="00B8495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3" w:author="Marco Verweij | ExpertCollege" w:date="2021-08-23T13:28:00Z" w:initials="MV|E">
    <w:p w14:paraId="6F0691DC" w14:textId="57D56337" w:rsidR="00E05C26" w:rsidRPr="00E05C26" w:rsidRDefault="00E05C26">
      <w:pPr>
        <w:pStyle w:val="Tekstopmerking"/>
        <w:rPr>
          <w:lang w:val="nl-NL"/>
        </w:rPr>
      </w:pPr>
      <w:r>
        <w:rPr>
          <w:rStyle w:val="Verwijzingopmerking"/>
        </w:rPr>
        <w:annotationRef/>
      </w:r>
      <w:r w:rsidRPr="00E05C26">
        <w:rPr>
          <w:lang w:val="nl-NL"/>
        </w:rPr>
        <w:t>Dit heb ik zelf toegevoegd aan de tekst. Zou je hier nog een fluster van kunnen maken</w:t>
      </w:r>
      <w:r>
        <w:rPr>
          <w:lang w:val="nl-NL"/>
        </w:rPr>
        <w:t>? Alvast bedankt!</w:t>
      </w:r>
    </w:p>
  </w:comment>
  <w:comment w:id="84" w:author="Marco Verweij | ExpertCollege" w:date="2021-08-23T13:27:00Z" w:initials="MV|E">
    <w:p w14:paraId="59B2B7E3" w14:textId="275FA830" w:rsidR="00754961" w:rsidRPr="00D216B7" w:rsidRDefault="00754961">
      <w:pPr>
        <w:pStyle w:val="Tekstopmerking"/>
        <w:rPr>
          <w:lang w:val="nl-NL"/>
        </w:rPr>
      </w:pPr>
      <w:r>
        <w:rPr>
          <w:rStyle w:val="Verwijzingopmerking"/>
        </w:rPr>
        <w:annotationRef/>
      </w:r>
      <w:r w:rsidRPr="00D216B7">
        <w:rPr>
          <w:lang w:val="nl-NL"/>
        </w:rPr>
        <w:t>Maak het woord ‘fluster’ altijd dikgedrukt</w:t>
      </w:r>
    </w:p>
  </w:comment>
  <w:comment w:id="85" w:author="Marco Verweij | ExpertCollege" w:date="2021-08-23T13:32:00Z" w:initials="MV|E">
    <w:p w14:paraId="5BB6406C" w14:textId="77777777" w:rsidR="00BA7360" w:rsidRDefault="00BA7360">
      <w:pPr>
        <w:pStyle w:val="Tekstopmerking"/>
        <w:rPr>
          <w:lang w:val="nl-NL"/>
        </w:rPr>
      </w:pPr>
      <w:r>
        <w:rPr>
          <w:rStyle w:val="Verwijzingopmerking"/>
        </w:rPr>
        <w:annotationRef/>
      </w:r>
      <w:r w:rsidRPr="00BA7360">
        <w:rPr>
          <w:lang w:val="nl-NL"/>
        </w:rPr>
        <w:t>Dit is een beetje overbodige zin</w:t>
      </w:r>
      <w:r>
        <w:rPr>
          <w:lang w:val="nl-NL"/>
        </w:rPr>
        <w:t xml:space="preserve">. Het is mooier om dit in de stelling te verwerken in de vorm van: </w:t>
      </w:r>
    </w:p>
    <w:p w14:paraId="1A4828E9" w14:textId="77777777" w:rsidR="00BA7360" w:rsidRDefault="00BA7360">
      <w:pPr>
        <w:pStyle w:val="Tekstopmerking"/>
        <w:rPr>
          <w:i/>
          <w:iCs/>
          <w:lang w:val="nl-NL"/>
        </w:rPr>
      </w:pPr>
      <w:r w:rsidRPr="00001107">
        <w:rPr>
          <w:i/>
          <w:iCs/>
          <w:lang w:val="nl-NL"/>
        </w:rPr>
        <w:t>‘</w:t>
      </w:r>
      <w:r w:rsidR="00001107" w:rsidRPr="00001107">
        <w:rPr>
          <w:i/>
          <w:iCs/>
          <w:lang w:val="nl-NL"/>
        </w:rPr>
        <w:t xml:space="preserve">Deze </w:t>
      </w:r>
      <w:r w:rsidR="00001107">
        <w:rPr>
          <w:i/>
          <w:iCs/>
          <w:lang w:val="nl-NL"/>
        </w:rPr>
        <w:t xml:space="preserve">eerste </w:t>
      </w:r>
      <w:r w:rsidR="00001107" w:rsidRPr="00001107">
        <w:rPr>
          <w:i/>
          <w:iCs/>
          <w:lang w:val="nl-NL"/>
        </w:rPr>
        <w:t>menstruatie treedt het vaakst op tussen de leeftijd van tien en ….. jaar.’</w:t>
      </w:r>
    </w:p>
    <w:p w14:paraId="4CC7C785" w14:textId="77777777" w:rsidR="00001107" w:rsidRDefault="00001107">
      <w:pPr>
        <w:pStyle w:val="Tekstopmerking"/>
        <w:rPr>
          <w:i/>
          <w:iCs/>
          <w:lang w:val="nl-NL"/>
        </w:rPr>
      </w:pPr>
    </w:p>
    <w:p w14:paraId="4A2E3856" w14:textId="4C8DE632" w:rsidR="00001107" w:rsidRPr="00001107" w:rsidRDefault="00001107">
      <w:pPr>
        <w:pStyle w:val="Tekstopmerking"/>
        <w:rPr>
          <w:lang w:val="nl-NL"/>
        </w:rPr>
      </w:pPr>
      <w:r>
        <w:rPr>
          <w:lang w:val="nl-NL"/>
        </w:rPr>
        <w:t>Pas dit aan in het hele fluster.</w:t>
      </w:r>
    </w:p>
  </w:comment>
  <w:comment w:id="88" w:author="Marco Verweij | ExpertCollege" w:date="2021-08-23T13:29:00Z" w:initials="MV|E">
    <w:p w14:paraId="304C0E4C" w14:textId="1E3D8F37" w:rsidR="00E05C26" w:rsidRPr="00E05C26" w:rsidRDefault="00E05C26">
      <w:pPr>
        <w:pStyle w:val="Tekstopmerking"/>
        <w:rPr>
          <w:lang w:val="nl-NL"/>
        </w:rPr>
      </w:pPr>
      <w:r>
        <w:rPr>
          <w:rStyle w:val="Verwijzingopmerking"/>
        </w:rPr>
        <w:annotationRef/>
      </w:r>
      <w:r w:rsidRPr="00E05C26">
        <w:rPr>
          <w:lang w:val="nl-NL"/>
        </w:rPr>
        <w:t>We hebben als regel dat je ge</w:t>
      </w:r>
      <w:r>
        <w:rPr>
          <w:lang w:val="nl-NL"/>
        </w:rPr>
        <w:t xml:space="preserve">en twee leerdoelen mag testen in 1 vraag. </w:t>
      </w:r>
      <w:r w:rsidR="000666BE">
        <w:rPr>
          <w:lang w:val="nl-NL"/>
        </w:rPr>
        <w:t>Wat je hier doet is een zogenaamde gecombineerde vraag maken, wat niet is toegestaan. De studenten moeten nu immers zowel de beginleeftijd als de eindleeftijd weten van de periode waarin de menarche doorgaans optreedt. Dit kun je voorkomen door één van beide in de stelling te plaatsen, zie de stelling. Pas de antwoordopties aan.</w:t>
      </w:r>
    </w:p>
  </w:comment>
  <w:comment w:id="90" w:author="Marco Verweij | ExpertCollege" w:date="2021-08-23T13:31:00Z" w:initials="MV|E">
    <w:p w14:paraId="03E0BF24" w14:textId="09778B78" w:rsidR="00BA7360" w:rsidRPr="00BA7360" w:rsidRDefault="00BA7360">
      <w:pPr>
        <w:pStyle w:val="Tekstopmerking"/>
        <w:rPr>
          <w:lang w:val="nl-NL"/>
        </w:rPr>
      </w:pPr>
      <w:r>
        <w:rPr>
          <w:rStyle w:val="Verwijzingopmerking"/>
        </w:rPr>
        <w:annotationRef/>
      </w:r>
      <w:r w:rsidRPr="00BA7360">
        <w:rPr>
          <w:lang w:val="nl-NL"/>
        </w:rPr>
        <w:t xml:space="preserve">Let op protocollaire punten over de opmaak. Na ‘Extra info’ volgt in principe altijd een enter. </w:t>
      </w:r>
      <w:r>
        <w:rPr>
          <w:lang w:val="nl-NL"/>
        </w:rPr>
        <w:t>Geldt voor de gehele module.</w:t>
      </w:r>
    </w:p>
  </w:comment>
  <w:comment w:id="91" w:author="Marco Verweij | ExpertCollege" w:date="2021-08-23T13:36:00Z" w:initials="MV|E">
    <w:p w14:paraId="67A07577" w14:textId="284199BB" w:rsidR="00BD1BF9" w:rsidRPr="00BD1BF9" w:rsidRDefault="00BD1BF9">
      <w:pPr>
        <w:pStyle w:val="Tekstopmerking"/>
        <w:rPr>
          <w:lang w:val="nl-NL"/>
        </w:rPr>
      </w:pPr>
      <w:r>
        <w:rPr>
          <w:rStyle w:val="Verwijzingopmerking"/>
        </w:rPr>
        <w:annotationRef/>
      </w:r>
      <w:r w:rsidRPr="00BD1BF9">
        <w:rPr>
          <w:lang w:val="nl-NL"/>
        </w:rPr>
        <w:t>Prima dat je deze info</w:t>
      </w:r>
      <w:r>
        <w:rPr>
          <w:lang w:val="nl-NL"/>
        </w:rPr>
        <w:t xml:space="preserve"> toevoegt. Niet per se noodzakelijk maar geeft wel extra relevante informatie. </w:t>
      </w:r>
    </w:p>
  </w:comment>
  <w:comment w:id="93" w:author="Marco Verweij | ExpertCollege" w:date="2021-08-23T13:34:00Z" w:initials="MV|E">
    <w:p w14:paraId="227E716F" w14:textId="193CE949" w:rsidR="00536903" w:rsidRPr="00536903" w:rsidRDefault="00536903">
      <w:pPr>
        <w:pStyle w:val="Tekstopmerking"/>
        <w:rPr>
          <w:lang w:val="nl-NL"/>
        </w:rPr>
      </w:pPr>
      <w:r>
        <w:rPr>
          <w:rStyle w:val="Verwijzingopmerking"/>
        </w:rPr>
        <w:annotationRef/>
      </w:r>
      <w:r w:rsidRPr="00536903">
        <w:rPr>
          <w:lang w:val="nl-NL"/>
        </w:rPr>
        <w:t>Zie voor de juiste f</w:t>
      </w:r>
      <w:r>
        <w:rPr>
          <w:lang w:val="nl-NL"/>
        </w:rPr>
        <w:t>ormulering mijn opmerking bij de eerst vraag.</w:t>
      </w:r>
    </w:p>
  </w:comment>
  <w:comment w:id="96" w:author="Marco Verweij | ExpertCollege" w:date="2021-08-23T13:35:00Z" w:initials="MV|E">
    <w:p w14:paraId="14C3D223" w14:textId="7C82FDC8" w:rsidR="00536903" w:rsidRPr="00536903" w:rsidRDefault="00536903">
      <w:pPr>
        <w:pStyle w:val="Tekstopmerking"/>
        <w:rPr>
          <w:lang w:val="nl-NL"/>
        </w:rPr>
      </w:pPr>
      <w:r>
        <w:rPr>
          <w:rStyle w:val="Verwijzingopmerking"/>
        </w:rPr>
        <w:annotationRef/>
      </w:r>
      <w:r w:rsidRPr="00536903">
        <w:rPr>
          <w:lang w:val="nl-NL"/>
        </w:rPr>
        <w:t>Getallen tot twintig uitschrijven i</w:t>
      </w:r>
      <w:r>
        <w:rPr>
          <w:lang w:val="nl-NL"/>
        </w:rPr>
        <w:t>n de stelling.</w:t>
      </w:r>
    </w:p>
  </w:comment>
  <w:comment w:id="98" w:author="Marco Verweij | ExpertCollege" w:date="2021-08-23T13:41:00Z" w:initials="MV|E">
    <w:p w14:paraId="33870880" w14:textId="261745E6" w:rsidR="003B3484" w:rsidRPr="003B3484" w:rsidRDefault="003B3484">
      <w:pPr>
        <w:pStyle w:val="Tekstopmerking"/>
        <w:rPr>
          <w:lang w:val="nl-NL"/>
        </w:rPr>
      </w:pPr>
      <w:r>
        <w:rPr>
          <w:rStyle w:val="Verwijzingopmerking"/>
        </w:rPr>
        <w:annotationRef/>
      </w:r>
      <w:r w:rsidRPr="003B3484">
        <w:rPr>
          <w:lang w:val="nl-NL"/>
        </w:rPr>
        <w:t>Dikgedrukt. Ik zal dit ni</w:t>
      </w:r>
      <w:r>
        <w:rPr>
          <w:lang w:val="nl-NL"/>
        </w:rPr>
        <w:t xml:space="preserve">et meer herhalen. Pas dit aan in de gehele module. </w:t>
      </w:r>
    </w:p>
  </w:comment>
  <w:comment w:id="99" w:author="Marco Verweij | ExpertCollege" w:date="2021-08-23T13:37:00Z" w:initials="MV|E">
    <w:p w14:paraId="44E7AD7F" w14:textId="3E90D209" w:rsidR="00A16660" w:rsidRPr="00164CF5" w:rsidRDefault="00A16660">
      <w:pPr>
        <w:pStyle w:val="Tekstopmerking"/>
        <w:rPr>
          <w:lang w:val="nl-NL"/>
        </w:rPr>
      </w:pPr>
      <w:r>
        <w:rPr>
          <w:rStyle w:val="Verwijzingopmerking"/>
        </w:rPr>
        <w:annotationRef/>
      </w:r>
      <w:r w:rsidR="00164CF5" w:rsidRPr="00164CF5">
        <w:rPr>
          <w:lang w:val="nl-NL"/>
        </w:rPr>
        <w:t>In dit verband is e</w:t>
      </w:r>
      <w:r w:rsidR="00164CF5">
        <w:rPr>
          <w:lang w:val="nl-NL"/>
        </w:rPr>
        <w:t xml:space="preserve">en komma onjuist. Gebruik een punt of puntkomma. </w:t>
      </w:r>
    </w:p>
  </w:comment>
  <w:comment w:id="100" w:author="Marco Verweij | ExpertCollege" w:date="2021-08-23T13:38:00Z" w:initials="MV|E">
    <w:p w14:paraId="32E514E2" w14:textId="77777777" w:rsidR="00164CF5" w:rsidRDefault="00164CF5">
      <w:pPr>
        <w:pStyle w:val="Tekstopmerking"/>
        <w:rPr>
          <w:lang w:val="nl-NL"/>
        </w:rPr>
      </w:pPr>
      <w:r>
        <w:rPr>
          <w:rStyle w:val="Verwijzingopmerking"/>
        </w:rPr>
        <w:annotationRef/>
      </w:r>
      <w:r w:rsidRPr="00164CF5">
        <w:rPr>
          <w:lang w:val="nl-NL"/>
        </w:rPr>
        <w:t xml:space="preserve">Iets mooiere formulering. Is </w:t>
      </w:r>
      <w:r>
        <w:rPr>
          <w:lang w:val="nl-NL"/>
        </w:rPr>
        <w:t xml:space="preserve">een beetje finetuning. </w:t>
      </w:r>
    </w:p>
    <w:p w14:paraId="0ACF5466" w14:textId="6A855B7B" w:rsidR="00C70790" w:rsidRPr="00164CF5" w:rsidRDefault="00C70790">
      <w:pPr>
        <w:pStyle w:val="Tekstopmerking"/>
        <w:rPr>
          <w:lang w:val="nl-NL"/>
        </w:rPr>
      </w:pPr>
      <w:r>
        <w:rPr>
          <w:lang w:val="nl-NL"/>
        </w:rPr>
        <w:t>Geldt uiteraard voor hele fluster.</w:t>
      </w:r>
    </w:p>
  </w:comment>
  <w:comment w:id="104" w:author="Marco Verweij | ExpertCollege" w:date="2021-08-23T13:39:00Z" w:initials="MV|E">
    <w:p w14:paraId="19137978" w14:textId="559338C0" w:rsidR="00C70790" w:rsidRPr="00C70790" w:rsidRDefault="00C70790">
      <w:pPr>
        <w:pStyle w:val="Tekstopmerking"/>
        <w:rPr>
          <w:lang w:val="nl-NL"/>
        </w:rPr>
      </w:pPr>
      <w:r>
        <w:rPr>
          <w:rStyle w:val="Verwijzingopmerking"/>
        </w:rPr>
        <w:annotationRef/>
      </w:r>
      <w:r w:rsidRPr="00C70790">
        <w:rPr>
          <w:lang w:val="nl-NL"/>
        </w:rPr>
        <w:t>Als je het zo formuleert v</w:t>
      </w:r>
      <w:r>
        <w:rPr>
          <w:lang w:val="nl-NL"/>
        </w:rPr>
        <w:t xml:space="preserve">ind ik de antwoorden 46 en 57 ook correct. </w:t>
      </w:r>
      <w:r w:rsidR="003B3484">
        <w:rPr>
          <w:lang w:val="nl-NL"/>
        </w:rPr>
        <w:t xml:space="preserve">Zorg dat je het zo formuleert als ik heb voorgedaan bij de eerste vraag. </w:t>
      </w:r>
    </w:p>
  </w:comment>
  <w:comment w:id="105" w:author="Marco Verweij | ExpertCollege" w:date="2021-08-23T13:40:00Z" w:initials="MV|E">
    <w:p w14:paraId="52381198" w14:textId="2EDF0781" w:rsidR="003B3484" w:rsidRPr="00712F6B" w:rsidRDefault="003B3484">
      <w:pPr>
        <w:pStyle w:val="Tekstopmerking"/>
        <w:rPr>
          <w:lang w:val="nl-NL"/>
        </w:rPr>
      </w:pPr>
      <w:r>
        <w:rPr>
          <w:rStyle w:val="Verwijzingopmerking"/>
        </w:rPr>
        <w:annotationRef/>
      </w:r>
      <w:r w:rsidRPr="00712F6B">
        <w:rPr>
          <w:lang w:val="nl-NL"/>
        </w:rPr>
        <w:t>idem</w:t>
      </w:r>
    </w:p>
  </w:comment>
  <w:comment w:id="107" w:author="Marco Verweij | ExpertCollege" w:date="2021-08-23T13:41:00Z" w:initials="MV|E">
    <w:p w14:paraId="625697B0" w14:textId="176D144B" w:rsidR="00712F6B" w:rsidRPr="00712F6B" w:rsidRDefault="00712F6B">
      <w:pPr>
        <w:pStyle w:val="Tekstopmerking"/>
        <w:rPr>
          <w:lang w:val="nl-NL"/>
        </w:rPr>
      </w:pPr>
      <w:r>
        <w:rPr>
          <w:rStyle w:val="Verwijzingopmerking"/>
        </w:rPr>
        <w:annotationRef/>
      </w:r>
      <w:r w:rsidRPr="00712F6B">
        <w:rPr>
          <w:lang w:val="nl-NL"/>
        </w:rPr>
        <w:t xml:space="preserve">idem, er zullen </w:t>
      </w:r>
      <w:r>
        <w:rPr>
          <w:lang w:val="nl-NL"/>
        </w:rPr>
        <w:t>best vrouwen zijn die op hun 45</w:t>
      </w:r>
      <w:r w:rsidRPr="00712F6B">
        <w:rPr>
          <w:vertAlign w:val="superscript"/>
          <w:lang w:val="nl-NL"/>
        </w:rPr>
        <w:t>e</w:t>
      </w:r>
      <w:r>
        <w:rPr>
          <w:lang w:val="nl-NL"/>
        </w:rPr>
        <w:t xml:space="preserve"> in de menopauze komen. Het gaat echt om de gemiddelde leeftijd. </w:t>
      </w:r>
    </w:p>
  </w:comment>
  <w:comment w:id="109" w:author="Marco Verweij | ExpertCollege" w:date="2021-08-23T13:52:00Z" w:initials="MV|E">
    <w:p w14:paraId="396F9693" w14:textId="270B2DF4" w:rsidR="00D943B4" w:rsidRPr="00D943B4" w:rsidRDefault="00D943B4">
      <w:pPr>
        <w:pStyle w:val="Tekstopmerking"/>
        <w:rPr>
          <w:lang w:val="nl-NL"/>
        </w:rPr>
      </w:pPr>
      <w:r>
        <w:rPr>
          <w:rStyle w:val="Verwijzingopmerking"/>
        </w:rPr>
        <w:annotationRef/>
      </w:r>
      <w:r w:rsidRPr="00D943B4">
        <w:rPr>
          <w:lang w:val="nl-NL"/>
        </w:rPr>
        <w:t>Zorg dat dit bij i</w:t>
      </w:r>
      <w:r>
        <w:rPr>
          <w:lang w:val="nl-NL"/>
        </w:rPr>
        <w:t xml:space="preserve">edere vraag duidelijk naar voren komt. Er is namelijk een grote mate van spreiding. </w:t>
      </w:r>
      <w:r w:rsidR="00991175">
        <w:rPr>
          <w:lang w:val="nl-NL"/>
        </w:rPr>
        <w:t xml:space="preserve">Dit kun je doen door het woord ‘ongeveer’ te gebruiken in je vraagstelling of extra info toe te voegen. </w:t>
      </w:r>
    </w:p>
  </w:comment>
  <w:comment w:id="110" w:author="Marco Verweij | ExpertCollege" w:date="2021-08-23T13:46:00Z" w:initials="MV|E">
    <w:p w14:paraId="16E57774" w14:textId="3BC56D5A" w:rsidR="00DF6C39" w:rsidRPr="00DF6C39" w:rsidRDefault="00DF6C39">
      <w:pPr>
        <w:pStyle w:val="Tekstopmerking"/>
        <w:rPr>
          <w:i/>
          <w:iCs/>
          <w:lang w:val="nl-NL"/>
        </w:rPr>
      </w:pPr>
      <w:r>
        <w:rPr>
          <w:rStyle w:val="Verwijzingopmerking"/>
        </w:rPr>
        <w:annotationRef/>
      </w:r>
      <w:r w:rsidRPr="00DF6C39">
        <w:rPr>
          <w:lang w:val="nl-NL"/>
        </w:rPr>
        <w:t>Net zoals i</w:t>
      </w:r>
      <w:r>
        <w:rPr>
          <w:lang w:val="nl-NL"/>
        </w:rPr>
        <w:t xml:space="preserve">n je eerste vraag zou ik dit in je vraag verwerken. Bij HBO teksten hoef je niet zo snel bang te zijn voor te lange vragen.  </w:t>
      </w:r>
      <w:r w:rsidRPr="00DF6C39">
        <w:rPr>
          <w:lang w:val="nl-NL"/>
        </w:rPr>
        <w:sym w:font="Wingdings" w:char="F0E0"/>
      </w:r>
      <w:r>
        <w:rPr>
          <w:lang w:val="nl-NL"/>
        </w:rPr>
        <w:t xml:space="preserve"> </w:t>
      </w:r>
      <w:r>
        <w:rPr>
          <w:i/>
          <w:iCs/>
          <w:lang w:val="nl-NL"/>
        </w:rPr>
        <w:t xml:space="preserve"> Hoeveel milliliter bloed gaat er in totaal ongeveer verloren tijdens de menstruatie. </w:t>
      </w:r>
    </w:p>
  </w:comment>
  <w:comment w:id="112" w:author="Marco Verweij | ExpertCollege" w:date="2021-08-23T13:48:00Z" w:initials="MV|E">
    <w:p w14:paraId="3FC183C8" w14:textId="0AA251BA" w:rsidR="00910656" w:rsidRPr="00910656" w:rsidRDefault="00910656">
      <w:pPr>
        <w:pStyle w:val="Tekstopmerking"/>
        <w:rPr>
          <w:lang w:val="nl-NL"/>
        </w:rPr>
      </w:pPr>
      <w:r>
        <w:rPr>
          <w:rStyle w:val="Verwijzingopmerking"/>
        </w:rPr>
        <w:annotationRef/>
      </w:r>
      <w:r w:rsidRPr="00910656">
        <w:rPr>
          <w:lang w:val="nl-NL"/>
        </w:rPr>
        <w:t>Zie vorige opmerking</w:t>
      </w:r>
    </w:p>
  </w:comment>
  <w:comment w:id="113" w:author="Marco Verweij | ExpertCollege" w:date="2021-08-23T13:48:00Z" w:initials="MV|E">
    <w:p w14:paraId="1025F0D7" w14:textId="73BACE9A" w:rsidR="00910656" w:rsidRPr="00910656" w:rsidRDefault="00910656">
      <w:pPr>
        <w:pStyle w:val="Tekstopmerking"/>
        <w:rPr>
          <w:lang w:val="nl-NL"/>
        </w:rPr>
      </w:pPr>
      <w:r>
        <w:rPr>
          <w:rStyle w:val="Verwijzingopmerking"/>
        </w:rPr>
        <w:annotationRef/>
      </w:r>
      <w:r w:rsidRPr="00910656">
        <w:rPr>
          <w:lang w:val="nl-NL"/>
        </w:rPr>
        <w:t>Keurig dat j</w:t>
      </w:r>
      <w:r>
        <w:rPr>
          <w:lang w:val="nl-NL"/>
        </w:rPr>
        <w:t xml:space="preserve">e steeds even grote stappen neemt tussen je antwoordopties. </w:t>
      </w:r>
    </w:p>
  </w:comment>
  <w:comment w:id="116" w:author="Marco Verweij | ExpertCollege" w:date="2021-08-23T13:49:00Z" w:initials="MV|E">
    <w:p w14:paraId="1D14FB3B" w14:textId="1796EA8E" w:rsidR="00E5296D" w:rsidRPr="00E5296D" w:rsidRDefault="00E5296D">
      <w:pPr>
        <w:pStyle w:val="Tekstopmerking"/>
        <w:rPr>
          <w:lang w:val="nl-NL"/>
        </w:rPr>
      </w:pPr>
      <w:r>
        <w:rPr>
          <w:rStyle w:val="Verwijzingopmerking"/>
        </w:rPr>
        <w:annotationRef/>
      </w:r>
      <w:r w:rsidRPr="00E5296D">
        <w:rPr>
          <w:lang w:val="nl-NL"/>
        </w:rPr>
        <w:t>Vergeet je stelling niet t</w:t>
      </w:r>
      <w:r>
        <w:rPr>
          <w:lang w:val="nl-NL"/>
        </w:rPr>
        <w:t>e eindigen met een punt.</w:t>
      </w:r>
    </w:p>
  </w:comment>
  <w:comment w:id="115" w:author="Marco Verweij | ExpertCollege" w:date="2021-08-23T13:50:00Z" w:initials="MV|E">
    <w:p w14:paraId="46B5499F" w14:textId="53B46AF3" w:rsidR="009E6EE3" w:rsidRPr="009E6EE3" w:rsidRDefault="009E6EE3">
      <w:pPr>
        <w:pStyle w:val="Tekstopmerking"/>
        <w:rPr>
          <w:lang w:val="nl-NL"/>
        </w:rPr>
      </w:pPr>
      <w:r>
        <w:rPr>
          <w:rStyle w:val="Verwijzingopmerking"/>
        </w:rPr>
        <w:annotationRef/>
      </w:r>
      <w:r w:rsidRPr="009E6EE3">
        <w:rPr>
          <w:lang w:val="nl-NL"/>
        </w:rPr>
        <w:t>Pas de stelling aan n</w:t>
      </w:r>
      <w:r>
        <w:rPr>
          <w:lang w:val="nl-NL"/>
        </w:rPr>
        <w:t>aar aanleiding van mijn eerdere opmerking.</w:t>
      </w:r>
    </w:p>
  </w:comment>
  <w:comment w:id="121" w:author="Marco Verweij | ExpertCollege" w:date="2021-08-23T13:50:00Z" w:initials="MV|E">
    <w:p w14:paraId="1AC20B90" w14:textId="2DD3DC34" w:rsidR="009E6EE3" w:rsidRPr="009E6EE3" w:rsidRDefault="009E6EE3">
      <w:pPr>
        <w:pStyle w:val="Tekstopmerking"/>
        <w:rPr>
          <w:lang w:val="nl-NL"/>
        </w:rPr>
      </w:pPr>
      <w:r>
        <w:rPr>
          <w:rStyle w:val="Verwijzingopmerking"/>
        </w:rPr>
        <w:annotationRef/>
      </w:r>
      <w:r w:rsidRPr="009E6EE3">
        <w:rPr>
          <w:lang w:val="nl-NL"/>
        </w:rPr>
        <w:t>Tientallen in de s</w:t>
      </w:r>
      <w:r>
        <w:rPr>
          <w:lang w:val="nl-NL"/>
        </w:rPr>
        <w:t>telling altijd uitschrijven</w:t>
      </w:r>
    </w:p>
  </w:comment>
  <w:comment w:id="120" w:author="Marco Verweij | ExpertCollege" w:date="2021-08-23T13:50:00Z" w:initials="MV|E">
    <w:p w14:paraId="4C93A319" w14:textId="5D3D7BC5" w:rsidR="009E6EE3" w:rsidRPr="009E6EE3" w:rsidRDefault="009E6EE3">
      <w:pPr>
        <w:pStyle w:val="Tekstopmerking"/>
        <w:rPr>
          <w:lang w:val="nl-NL"/>
        </w:rPr>
      </w:pPr>
      <w:r>
        <w:rPr>
          <w:rStyle w:val="Verwijzingopmerking"/>
        </w:rPr>
        <w:annotationRef/>
      </w:r>
      <w:r w:rsidRPr="009E6EE3">
        <w:rPr>
          <w:lang w:val="nl-NL"/>
        </w:rPr>
        <w:t>idem</w:t>
      </w:r>
    </w:p>
  </w:comment>
  <w:comment w:id="123" w:author="Marco Verweij | ExpertCollege" w:date="2021-08-23T13:51:00Z" w:initials="MV|E">
    <w:p w14:paraId="1D689051" w14:textId="6386CFFE" w:rsidR="000F2C1C" w:rsidRPr="000F2C1C" w:rsidRDefault="000F2C1C">
      <w:pPr>
        <w:pStyle w:val="Tekstopmerking"/>
        <w:rPr>
          <w:lang w:val="nl-NL"/>
        </w:rPr>
      </w:pPr>
      <w:r>
        <w:rPr>
          <w:rStyle w:val="Verwijzingopmerking"/>
        </w:rPr>
        <w:annotationRef/>
      </w:r>
      <w:r w:rsidRPr="000F2C1C">
        <w:rPr>
          <w:lang w:val="nl-NL"/>
        </w:rPr>
        <w:t>Pas de stelling aan.</w:t>
      </w:r>
    </w:p>
  </w:comment>
  <w:comment w:id="125" w:author="Marco Verweij | ExpertCollege" w:date="2021-08-23T13:51:00Z" w:initials="MV|E">
    <w:p w14:paraId="62644CAC" w14:textId="412FB227" w:rsidR="000F2C1C" w:rsidRPr="000F2C1C" w:rsidRDefault="000F2C1C">
      <w:pPr>
        <w:pStyle w:val="Tekstopmerking"/>
        <w:rPr>
          <w:lang w:val="nl-NL"/>
        </w:rPr>
      </w:pPr>
      <w:r>
        <w:rPr>
          <w:rStyle w:val="Verwijzingopmerking"/>
        </w:rPr>
        <w:annotationRef/>
      </w:r>
      <w:r w:rsidRPr="000F2C1C">
        <w:rPr>
          <w:lang w:val="nl-NL"/>
        </w:rPr>
        <w:t>Belangrijke t</w:t>
      </w:r>
      <w:r>
        <w:rPr>
          <w:lang w:val="nl-NL"/>
        </w:rPr>
        <w:t xml:space="preserve">oevoeging. Er zit een grote mate van variatie in. </w:t>
      </w:r>
    </w:p>
  </w:comment>
  <w:comment w:id="127" w:author="Marco Verweij | ExpertCollege" w:date="2021-08-23T13:51:00Z" w:initials="MV|E">
    <w:p w14:paraId="5DD24EE5" w14:textId="0A74AF23" w:rsidR="000F2C1C" w:rsidRPr="000F2C1C" w:rsidRDefault="000F2C1C">
      <w:pPr>
        <w:pStyle w:val="Tekstopmerking"/>
        <w:rPr>
          <w:lang w:val="nl-NL"/>
        </w:rPr>
      </w:pPr>
      <w:r>
        <w:rPr>
          <w:rStyle w:val="Verwijzingopmerking"/>
        </w:rPr>
        <w:annotationRef/>
      </w:r>
      <w:r w:rsidRPr="000F2C1C">
        <w:rPr>
          <w:lang w:val="nl-NL"/>
        </w:rPr>
        <w:t>Tientallen in de extra in</w:t>
      </w:r>
      <w:r>
        <w:rPr>
          <w:lang w:val="nl-NL"/>
        </w:rPr>
        <w:t xml:space="preserve">fo ook uitschrijven. </w:t>
      </w:r>
      <w:r w:rsidR="00D943B4">
        <w:rPr>
          <w:lang w:val="nl-NL"/>
        </w:rPr>
        <w:t xml:space="preserve">Alleen in de antwoordopties mag je getallen daadwerkelijk in cijfers uitschrijven. </w:t>
      </w:r>
    </w:p>
  </w:comment>
  <w:comment w:id="128" w:author="Microsoft Office-gebruiker" w:date="2021-06-29T12:42:00Z" w:initials="MO">
    <w:p w14:paraId="63D57CAE" w14:textId="441AC76B" w:rsidR="00CC7D59" w:rsidRPr="009A0742" w:rsidRDefault="00CC7D59">
      <w:pPr>
        <w:pStyle w:val="Tekstopmerking"/>
        <w:rPr>
          <w:lang w:val="nl-NL"/>
        </w:rPr>
      </w:pPr>
      <w:r>
        <w:rPr>
          <w:rStyle w:val="Verwijzingopmerking"/>
        </w:rPr>
        <w:annotationRef/>
      </w:r>
      <w:r w:rsidRPr="009A0742">
        <w:rPr>
          <w:lang w:val="nl-NL"/>
        </w:rPr>
        <w:t>Ik wil hier graag een leerdoel van maken, echter ik kan geen foute antwoordopties bedenken..</w:t>
      </w:r>
    </w:p>
  </w:comment>
  <w:comment w:id="129" w:author="Marco Verweij | ExpertCollege" w:date="2021-08-23T13:59:00Z" w:initials="MV|E">
    <w:p w14:paraId="592FCB65" w14:textId="5DA55B8E" w:rsidR="00991175" w:rsidRPr="00991175" w:rsidRDefault="00991175">
      <w:pPr>
        <w:pStyle w:val="Tekstopmerking"/>
        <w:rPr>
          <w:lang w:val="nl-NL"/>
        </w:rPr>
      </w:pPr>
      <w:r>
        <w:rPr>
          <w:rStyle w:val="Verwijzingopmerking"/>
        </w:rPr>
        <w:annotationRef/>
      </w:r>
      <w:r w:rsidRPr="00991175">
        <w:rPr>
          <w:lang w:val="nl-NL"/>
        </w:rPr>
        <w:t>Ik kan er ook g</w:t>
      </w:r>
      <w:r>
        <w:rPr>
          <w:lang w:val="nl-NL"/>
        </w:rPr>
        <w:t xml:space="preserve">een bedenken. Zou het leerdoel daarom weghalen. </w:t>
      </w:r>
    </w:p>
  </w:comment>
  <w:comment w:id="130" w:author="Marco Verweij | ExpertCollege" w:date="2021-08-23T14:01:00Z" w:initials="MV|E">
    <w:p w14:paraId="3DBDF334" w14:textId="77777777" w:rsidR="00D115F0" w:rsidRDefault="00D115F0">
      <w:pPr>
        <w:pStyle w:val="Tekstopmerking"/>
        <w:rPr>
          <w:lang w:val="nl-NL"/>
        </w:rPr>
      </w:pPr>
      <w:r>
        <w:rPr>
          <w:rStyle w:val="Verwijzingopmerking"/>
        </w:rPr>
        <w:annotationRef/>
      </w:r>
      <w:r w:rsidRPr="00D115F0">
        <w:rPr>
          <w:lang w:val="nl-NL"/>
        </w:rPr>
        <w:t xml:space="preserve">De theorie is </w:t>
      </w:r>
      <w:r>
        <w:rPr>
          <w:lang w:val="nl-NL"/>
        </w:rPr>
        <w:t xml:space="preserve">net wat te lang. Dit kun je aanpassen door de laatste zin te verwerken in de stelling zoals ik ook eerder heb aangegeven. </w:t>
      </w:r>
    </w:p>
    <w:p w14:paraId="059995F6" w14:textId="77777777" w:rsidR="00D115F0" w:rsidRDefault="00D115F0">
      <w:pPr>
        <w:pStyle w:val="Tekstopmerking"/>
        <w:rPr>
          <w:lang w:val="nl-NL"/>
        </w:rPr>
      </w:pPr>
    </w:p>
    <w:p w14:paraId="51BF4082" w14:textId="5848F8C2" w:rsidR="00B2130C" w:rsidRDefault="00B2130C">
      <w:pPr>
        <w:pStyle w:val="Tekstopmerking"/>
        <w:rPr>
          <w:i/>
          <w:iCs/>
          <w:lang w:val="nl-NL"/>
        </w:rPr>
      </w:pPr>
      <w:r>
        <w:rPr>
          <w:i/>
          <w:iCs/>
          <w:lang w:val="nl-NL"/>
        </w:rPr>
        <w:t>Een menstruatiestoornis komt</w:t>
      </w:r>
      <w:r w:rsidR="00E92857">
        <w:rPr>
          <w:i/>
          <w:iCs/>
          <w:lang w:val="nl-NL"/>
        </w:rPr>
        <w:t xml:space="preserve"> voor </w:t>
      </w:r>
      <w:r>
        <w:rPr>
          <w:i/>
          <w:iCs/>
          <w:lang w:val="nl-NL"/>
        </w:rPr>
        <w:t>bij ….. procent van de vrouwen die al eens zijn bevallen.</w:t>
      </w:r>
    </w:p>
    <w:p w14:paraId="66BDFD5A" w14:textId="77777777" w:rsidR="00B2130C" w:rsidRDefault="00B2130C">
      <w:pPr>
        <w:pStyle w:val="Tekstopmerking"/>
        <w:rPr>
          <w:i/>
          <w:iCs/>
          <w:lang w:val="nl-NL"/>
        </w:rPr>
      </w:pPr>
    </w:p>
    <w:p w14:paraId="5F088A8F" w14:textId="3394F8A4" w:rsidR="00D115F0" w:rsidRPr="00D115F0" w:rsidRDefault="00B2130C">
      <w:pPr>
        <w:pStyle w:val="Tekstopmerking"/>
        <w:rPr>
          <w:i/>
          <w:iCs/>
          <w:lang w:val="nl-NL"/>
        </w:rPr>
      </w:pPr>
      <w:r>
        <w:rPr>
          <w:lang w:val="nl-NL"/>
        </w:rPr>
        <w:t xml:space="preserve">Bij HBO is het niet erg als je vraagstelling iets langer is. </w:t>
      </w:r>
      <w:r w:rsidR="00D115F0">
        <w:rPr>
          <w:i/>
          <w:iCs/>
          <w:lang w:val="nl-NL"/>
        </w:rPr>
        <w:t xml:space="preserve"> </w:t>
      </w:r>
    </w:p>
  </w:comment>
  <w:comment w:id="132" w:author="Marco Verweij | ExpertCollege" w:date="2021-08-23T14:03:00Z" w:initials="MV|E">
    <w:p w14:paraId="421B0962" w14:textId="0CEEACA2" w:rsidR="00E92857" w:rsidRPr="00BE3D30" w:rsidRDefault="00E92857">
      <w:pPr>
        <w:pStyle w:val="Tekstopmerking"/>
        <w:rPr>
          <w:lang w:val="nl-NL"/>
        </w:rPr>
      </w:pPr>
      <w:r>
        <w:rPr>
          <w:rStyle w:val="Verwijzingopmerking"/>
        </w:rPr>
        <w:annotationRef/>
      </w:r>
      <w:r w:rsidRPr="00BE3D30">
        <w:rPr>
          <w:lang w:val="nl-NL"/>
        </w:rPr>
        <w:t>Zie vorige opmerking</w:t>
      </w:r>
    </w:p>
  </w:comment>
  <w:comment w:id="133" w:author="Marco Verweij | ExpertCollege" w:date="2021-08-23T14:04:00Z" w:initials="MV|E">
    <w:p w14:paraId="6A45AE87" w14:textId="41962F87" w:rsidR="00E92857" w:rsidRPr="00BE3D30" w:rsidRDefault="00E92857">
      <w:pPr>
        <w:pStyle w:val="Tekstopmerking"/>
        <w:rPr>
          <w:lang w:val="nl-NL"/>
        </w:rPr>
      </w:pPr>
      <w:r>
        <w:rPr>
          <w:rStyle w:val="Verwijzingopmerking"/>
        </w:rPr>
        <w:annotationRef/>
      </w:r>
      <w:r w:rsidRPr="00BE3D30">
        <w:rPr>
          <w:lang w:val="nl-NL"/>
        </w:rPr>
        <w:t>Idem</w:t>
      </w:r>
    </w:p>
  </w:comment>
  <w:comment w:id="136" w:author="Marco Verweij | ExpertCollege" w:date="2021-08-23T14:04:00Z" w:initials="MV|E">
    <w:p w14:paraId="23200B28" w14:textId="55F30795" w:rsidR="00BE3D30" w:rsidRPr="00BE3D30" w:rsidRDefault="00BE3D30">
      <w:pPr>
        <w:pStyle w:val="Tekstopmerking"/>
        <w:rPr>
          <w:lang w:val="nl-NL"/>
        </w:rPr>
      </w:pPr>
      <w:r>
        <w:rPr>
          <w:rStyle w:val="Verwijzingopmerking"/>
        </w:rPr>
        <w:annotationRef/>
      </w:r>
      <w:r w:rsidRPr="00BE3D30">
        <w:rPr>
          <w:lang w:val="nl-NL"/>
        </w:rPr>
        <w:t xml:space="preserve">In de stelling moet </w:t>
      </w:r>
      <w:r>
        <w:rPr>
          <w:lang w:val="nl-NL"/>
        </w:rPr>
        <w:t>je dit uitschrijven.</w:t>
      </w:r>
    </w:p>
  </w:comment>
  <w:comment w:id="135" w:author="Marco Verweij | ExpertCollege" w:date="2021-08-23T14:04:00Z" w:initials="MV|E">
    <w:p w14:paraId="6776B8AB" w14:textId="651246F8" w:rsidR="00BE3D30" w:rsidRPr="00BE3D30" w:rsidRDefault="00BE3D30">
      <w:pPr>
        <w:pStyle w:val="Tekstopmerking"/>
        <w:rPr>
          <w:lang w:val="nl-NL"/>
        </w:rPr>
      </w:pPr>
      <w:r>
        <w:rPr>
          <w:rStyle w:val="Verwijzingopmerking"/>
        </w:rPr>
        <w:annotationRef/>
      </w:r>
      <w:r w:rsidRPr="00BE3D30">
        <w:rPr>
          <w:lang w:val="nl-NL"/>
        </w:rPr>
        <w:t>Idem</w:t>
      </w:r>
    </w:p>
  </w:comment>
  <w:comment w:id="137" w:author="Marco Verweij | ExpertCollege" w:date="2021-08-23T14:05:00Z" w:initials="MV|E">
    <w:p w14:paraId="093997DA" w14:textId="03CC466E" w:rsidR="00BE3D30" w:rsidRPr="00BE3D30" w:rsidRDefault="00BE3D30">
      <w:pPr>
        <w:pStyle w:val="Tekstopmerking"/>
        <w:rPr>
          <w:lang w:val="nl-NL"/>
        </w:rPr>
      </w:pPr>
      <w:r>
        <w:rPr>
          <w:rStyle w:val="Verwijzingopmerking"/>
        </w:rPr>
        <w:annotationRef/>
      </w:r>
      <w:r w:rsidRPr="00BE3D30">
        <w:rPr>
          <w:lang w:val="nl-NL"/>
        </w:rPr>
        <w:t>Pas de eerder g</w:t>
      </w:r>
      <w:r>
        <w:rPr>
          <w:lang w:val="nl-NL"/>
        </w:rPr>
        <w:t xml:space="preserve">enoemde opmerkingen ook hier toe. </w:t>
      </w:r>
    </w:p>
  </w:comment>
  <w:comment w:id="139" w:author="Marco Verweij | ExpertCollege" w:date="2021-08-23T14:05:00Z" w:initials="MV|E">
    <w:p w14:paraId="592783B7" w14:textId="5C2218B6" w:rsidR="00BE3D30" w:rsidRPr="00116306" w:rsidRDefault="00BE3D30">
      <w:pPr>
        <w:pStyle w:val="Tekstopmerking"/>
        <w:rPr>
          <w:lang w:val="nl-NL"/>
        </w:rPr>
      </w:pPr>
      <w:r>
        <w:rPr>
          <w:rStyle w:val="Verwijzingopmerking"/>
        </w:rPr>
        <w:annotationRef/>
      </w:r>
      <w:r w:rsidRPr="00116306">
        <w:rPr>
          <w:lang w:val="nl-NL"/>
        </w:rPr>
        <w:t xml:space="preserve">Beetje kromme formulering. </w:t>
      </w:r>
      <w:r w:rsidR="00116306" w:rsidRPr="00116306">
        <w:rPr>
          <w:lang w:val="nl-NL"/>
        </w:rPr>
        <w:t xml:space="preserve">-&gt; </w:t>
      </w:r>
      <w:r w:rsidR="00116306" w:rsidRPr="00116306">
        <w:rPr>
          <w:i/>
          <w:iCs/>
          <w:lang w:val="nl-NL"/>
        </w:rPr>
        <w:t xml:space="preserve">10% van de vrouwen die al eens bevallen is, heeft last van een menstruatiestoornis. </w:t>
      </w:r>
    </w:p>
  </w:comment>
  <w:comment w:id="140" w:author="Marco Verweij | ExpertCollege" w:date="2021-08-23T14:06:00Z" w:initials="MV|E">
    <w:p w14:paraId="378BAD8C" w14:textId="2C0072E1" w:rsidR="00116306" w:rsidRDefault="00116306">
      <w:pPr>
        <w:pStyle w:val="Tekstopmerking"/>
        <w:rPr>
          <w:lang w:val="nl-NL"/>
        </w:rPr>
      </w:pPr>
      <w:r>
        <w:rPr>
          <w:rStyle w:val="Verwijzingopmerking"/>
        </w:rPr>
        <w:annotationRef/>
      </w:r>
      <w:r w:rsidRPr="00116306">
        <w:rPr>
          <w:lang w:val="nl-NL"/>
        </w:rPr>
        <w:t xml:space="preserve">Ik zou de theorie </w:t>
      </w:r>
      <w:r>
        <w:rPr>
          <w:lang w:val="nl-NL"/>
        </w:rPr>
        <w:t>in dit fluster anders verwoorden:</w:t>
      </w:r>
    </w:p>
    <w:p w14:paraId="472B81C8" w14:textId="77777777" w:rsidR="00116306" w:rsidRDefault="00116306">
      <w:pPr>
        <w:pStyle w:val="Tekstopmerking"/>
        <w:rPr>
          <w:lang w:val="nl-NL"/>
        </w:rPr>
      </w:pPr>
    </w:p>
    <w:p w14:paraId="72399062" w14:textId="38C5ADEA" w:rsidR="00116306" w:rsidRDefault="00116306">
      <w:pPr>
        <w:pStyle w:val="Tekstopmerking"/>
        <w:rPr>
          <w:i/>
          <w:iCs/>
          <w:lang w:val="nl-NL"/>
        </w:rPr>
      </w:pPr>
      <w:r>
        <w:rPr>
          <w:i/>
          <w:iCs/>
          <w:lang w:val="nl-NL"/>
        </w:rPr>
        <w:t>Theorie:</w:t>
      </w:r>
    </w:p>
    <w:p w14:paraId="25F9CB01" w14:textId="272FDCE2" w:rsidR="00116306" w:rsidRDefault="00116306">
      <w:pPr>
        <w:pStyle w:val="Tekstopmerking"/>
        <w:rPr>
          <w:i/>
          <w:iCs/>
          <w:lang w:val="nl-NL"/>
        </w:rPr>
      </w:pPr>
      <w:r>
        <w:rPr>
          <w:i/>
          <w:iCs/>
          <w:lang w:val="nl-NL"/>
        </w:rPr>
        <w:t xml:space="preserve">Van alle vrouwen die al eens bevallen zijn, heeft 10% last van een menstruatiestoornis. </w:t>
      </w:r>
    </w:p>
    <w:p w14:paraId="0C0C93BE" w14:textId="77777777" w:rsidR="00116306" w:rsidRDefault="00116306">
      <w:pPr>
        <w:pStyle w:val="Tekstopmerking"/>
        <w:rPr>
          <w:i/>
          <w:iCs/>
          <w:lang w:val="nl-NL"/>
        </w:rPr>
      </w:pPr>
    </w:p>
    <w:p w14:paraId="52C72844" w14:textId="77777777" w:rsidR="00116306" w:rsidRDefault="00116306">
      <w:pPr>
        <w:pStyle w:val="Tekstopmerking"/>
        <w:rPr>
          <w:i/>
          <w:iCs/>
          <w:lang w:val="nl-NL"/>
        </w:rPr>
      </w:pPr>
      <w:r>
        <w:rPr>
          <w:i/>
          <w:iCs/>
          <w:lang w:val="nl-NL"/>
        </w:rPr>
        <w:t>Vraag:</w:t>
      </w:r>
    </w:p>
    <w:p w14:paraId="1C30F864" w14:textId="77777777" w:rsidR="00116306" w:rsidRDefault="00116306">
      <w:pPr>
        <w:pStyle w:val="Tekstopmerking"/>
        <w:rPr>
          <w:i/>
          <w:iCs/>
          <w:lang w:val="nl-NL"/>
        </w:rPr>
      </w:pPr>
      <w:r>
        <w:rPr>
          <w:i/>
          <w:iCs/>
          <w:lang w:val="nl-NL"/>
        </w:rPr>
        <w:t>Hoe hoog is dit percentage bij vrouwen die nog nooit zijn bevallen?</w:t>
      </w:r>
    </w:p>
    <w:p w14:paraId="653173CE" w14:textId="77777777" w:rsidR="003A726E" w:rsidRDefault="003A726E">
      <w:pPr>
        <w:pStyle w:val="Tekstopmerking"/>
        <w:rPr>
          <w:i/>
          <w:iCs/>
          <w:lang w:val="nl-NL"/>
        </w:rPr>
      </w:pPr>
    </w:p>
    <w:p w14:paraId="231AEB71" w14:textId="73FE5AF2" w:rsidR="003A726E" w:rsidRPr="003A726E" w:rsidRDefault="003A726E">
      <w:pPr>
        <w:pStyle w:val="Tekstopmerking"/>
        <w:rPr>
          <w:lang w:val="nl-NL"/>
        </w:rPr>
      </w:pPr>
      <w:r>
        <w:rPr>
          <w:lang w:val="nl-NL"/>
        </w:rPr>
        <w:t xml:space="preserve">Pas dit aan in het hele fluster. </w:t>
      </w:r>
    </w:p>
  </w:comment>
  <w:comment w:id="142" w:author="Marco Verweij | ExpertCollege" w:date="2021-08-23T14:08:00Z" w:initials="MV|E">
    <w:p w14:paraId="05956CC3" w14:textId="2E5E61E2" w:rsidR="007228A5" w:rsidRPr="007228A5" w:rsidRDefault="007228A5">
      <w:pPr>
        <w:pStyle w:val="Tekstopmerking"/>
        <w:rPr>
          <w:lang w:val="nl-NL"/>
        </w:rPr>
      </w:pPr>
      <w:r>
        <w:rPr>
          <w:rStyle w:val="Verwijzingopmerking"/>
        </w:rPr>
        <w:annotationRef/>
      </w:r>
      <w:r w:rsidRPr="007228A5">
        <w:rPr>
          <w:lang w:val="nl-NL"/>
        </w:rPr>
        <w:t>In feite is dus o</w:t>
      </w:r>
      <w:r>
        <w:rPr>
          <w:lang w:val="nl-NL"/>
        </w:rPr>
        <w:t xml:space="preserve">ok correct, omdat zeker 10% van de vrouwen hier last van heeft. Je kunt dit voorkomen door te vragen naar het percentage (zie mijn suggestie hierboven) of in het geval van een stelling </w:t>
      </w:r>
      <w:r w:rsidR="009D5E32">
        <w:rPr>
          <w:lang w:val="nl-NL"/>
        </w:rPr>
        <w:t xml:space="preserve">een hoger percentage te geven wat sowieso fout is. </w:t>
      </w:r>
    </w:p>
  </w:comment>
  <w:comment w:id="141" w:author="Marco Verweij | ExpertCollege" w:date="2021-08-23T14:07:00Z" w:initials="MV|E">
    <w:p w14:paraId="7FF3E089" w14:textId="63191B7B" w:rsidR="003A726E" w:rsidRPr="003A726E" w:rsidRDefault="003A726E">
      <w:pPr>
        <w:pStyle w:val="Tekstopmerking"/>
        <w:rPr>
          <w:lang w:val="nl-NL"/>
        </w:rPr>
      </w:pPr>
      <w:r>
        <w:rPr>
          <w:rStyle w:val="Verwijzingopmerking"/>
        </w:rPr>
        <w:annotationRef/>
      </w:r>
      <w:r w:rsidRPr="003A726E">
        <w:rPr>
          <w:lang w:val="nl-NL"/>
        </w:rPr>
        <w:t>Het valt mij op d</w:t>
      </w:r>
      <w:r>
        <w:rPr>
          <w:lang w:val="nl-NL"/>
        </w:rPr>
        <w:t xml:space="preserve">at je steeds dezelfde volgorde aanhoudt. Eerst de correcte stelling en je eindigt met de niet-correcte stelling. Probeer hier vaker in te variëren. </w:t>
      </w:r>
    </w:p>
  </w:comment>
  <w:comment w:id="143" w:author="Marco Verweij | ExpertCollege" w:date="2021-08-23T15:09:00Z" w:initials="MV|E">
    <w:p w14:paraId="48B43ACF" w14:textId="040F6373" w:rsidR="00F03422" w:rsidRPr="00930215" w:rsidRDefault="00F03422">
      <w:pPr>
        <w:pStyle w:val="Tekstopmerking"/>
        <w:rPr>
          <w:lang w:val="nl-NL"/>
        </w:rPr>
      </w:pPr>
      <w:r>
        <w:rPr>
          <w:rStyle w:val="Verwijzingopmerking"/>
        </w:rPr>
        <w:annotationRef/>
      </w:r>
      <w:r w:rsidR="00930215" w:rsidRPr="00930215">
        <w:rPr>
          <w:lang w:val="nl-NL"/>
        </w:rPr>
        <w:t xml:space="preserve">Hier staan veel </w:t>
      </w:r>
      <w:r w:rsidR="00930215">
        <w:rPr>
          <w:lang w:val="nl-NL"/>
        </w:rPr>
        <w:t xml:space="preserve">belangrijke </w:t>
      </w:r>
      <w:r w:rsidR="00930215" w:rsidRPr="00930215">
        <w:rPr>
          <w:lang w:val="nl-NL"/>
        </w:rPr>
        <w:t>factoren d</w:t>
      </w:r>
      <w:r w:rsidR="00930215">
        <w:rPr>
          <w:lang w:val="nl-NL"/>
        </w:rPr>
        <w:t xml:space="preserve">ie niet in je vragen terugkomen. Probeer dit nog te toetsen. Let op, de volledige opsomming moet in 1 leerdoel getoetst worden, waarbij je alle niet getoetste elementen in de extra info plaatst. Houdt je hierbij wel aan het </w:t>
      </w:r>
      <w:r w:rsidR="00A800B3">
        <w:rPr>
          <w:lang w:val="nl-NL"/>
        </w:rPr>
        <w:t xml:space="preserve">toegestane </w:t>
      </w:r>
      <w:r w:rsidR="00930215">
        <w:rPr>
          <w:lang w:val="nl-NL"/>
        </w:rPr>
        <w:t>maximale aantal vragen per fluster (max 5)</w:t>
      </w:r>
      <w:r w:rsidR="00A800B3">
        <w:rPr>
          <w:lang w:val="nl-NL"/>
        </w:rPr>
        <w:t>.</w:t>
      </w:r>
    </w:p>
  </w:comment>
  <w:comment w:id="144" w:author="Marco Verweij | ExpertCollege" w:date="2021-08-23T15:11:00Z" w:initials="MV|E">
    <w:p w14:paraId="5D66E31B" w14:textId="18D30C1F" w:rsidR="00A800B3" w:rsidRPr="00A800B3" w:rsidRDefault="00A800B3">
      <w:pPr>
        <w:pStyle w:val="Tekstopmerking"/>
        <w:rPr>
          <w:lang w:val="nl-NL"/>
        </w:rPr>
      </w:pPr>
      <w:r>
        <w:rPr>
          <w:rStyle w:val="Verwijzingopmerking"/>
        </w:rPr>
        <w:annotationRef/>
      </w:r>
      <w:r w:rsidRPr="00A800B3">
        <w:rPr>
          <w:lang w:val="nl-NL"/>
        </w:rPr>
        <w:t>Akkoord dat je dit n</w:t>
      </w:r>
      <w:r>
        <w:rPr>
          <w:lang w:val="nl-NL"/>
        </w:rPr>
        <w:t xml:space="preserve">iet in de vragen toetst. Zijn geen gebruikelijke termen. </w:t>
      </w:r>
    </w:p>
  </w:comment>
  <w:comment w:id="145" w:author="Marco Verweij | ExpertCollege" w:date="2021-08-23T15:11:00Z" w:initials="MV|E">
    <w:p w14:paraId="5F8005CC" w14:textId="4FB92BF0" w:rsidR="00ED0023" w:rsidRPr="00ED0023" w:rsidRDefault="00ED0023">
      <w:pPr>
        <w:pStyle w:val="Tekstopmerking"/>
        <w:rPr>
          <w:lang w:val="nl-NL"/>
        </w:rPr>
      </w:pPr>
      <w:r>
        <w:rPr>
          <w:rStyle w:val="Verwijzingopmerking"/>
        </w:rPr>
        <w:annotationRef/>
      </w:r>
      <w:r w:rsidRPr="00ED0023">
        <w:rPr>
          <w:lang w:val="nl-NL"/>
        </w:rPr>
        <w:t xml:space="preserve">Ik </w:t>
      </w:r>
      <w:r>
        <w:rPr>
          <w:lang w:val="nl-NL"/>
        </w:rPr>
        <w:t xml:space="preserve">vind het belangrijk dat in je vragen het verschil tussen primaire en secundaire dysmenorroe aan bod komt. Zorg dat je dit behandelt. Dit mag bijvoorbeeld prima in een vraag waarbij de antwoordopties </w:t>
      </w:r>
      <w:r w:rsidR="00880B8E">
        <w:rPr>
          <w:lang w:val="nl-NL"/>
        </w:rPr>
        <w:t xml:space="preserve">iets </w:t>
      </w:r>
      <w:r>
        <w:rPr>
          <w:lang w:val="nl-NL"/>
        </w:rPr>
        <w:t xml:space="preserve">langer worden. </w:t>
      </w:r>
    </w:p>
  </w:comment>
  <w:comment w:id="146" w:author="Marco Verweij | ExpertCollege" w:date="2021-08-23T14:19:00Z" w:initials="MV|E">
    <w:p w14:paraId="3886DE11" w14:textId="65643F64" w:rsidR="00294066" w:rsidRPr="00294066" w:rsidRDefault="00294066">
      <w:pPr>
        <w:pStyle w:val="Tekstopmerking"/>
        <w:rPr>
          <w:lang w:val="nl-NL"/>
        </w:rPr>
      </w:pPr>
      <w:r>
        <w:rPr>
          <w:rStyle w:val="Verwijzingopmerking"/>
        </w:rPr>
        <w:annotationRef/>
      </w:r>
      <w:r w:rsidRPr="00294066">
        <w:rPr>
          <w:lang w:val="nl-NL"/>
        </w:rPr>
        <w:t>Ik snap niet wat j</w:t>
      </w:r>
      <w:r>
        <w:rPr>
          <w:lang w:val="nl-NL"/>
        </w:rPr>
        <w:t xml:space="preserve">e leerdoel van dit fluster precies is… </w:t>
      </w:r>
    </w:p>
  </w:comment>
  <w:comment w:id="147" w:author="Marco Verweij | ExpertCollege" w:date="2021-08-23T14:29:00Z" w:initials="MV|E">
    <w:p w14:paraId="32271E89" w14:textId="1E670CD6" w:rsidR="00CD0BA4" w:rsidRPr="00CD0BA4" w:rsidRDefault="00CD0BA4">
      <w:pPr>
        <w:pStyle w:val="Tekstopmerking"/>
        <w:rPr>
          <w:lang w:val="nl-NL"/>
        </w:rPr>
      </w:pPr>
      <w:r>
        <w:rPr>
          <w:rStyle w:val="Verwijzingopmerking"/>
        </w:rPr>
        <w:annotationRef/>
      </w:r>
      <w:r w:rsidRPr="00CD0BA4">
        <w:rPr>
          <w:lang w:val="nl-NL"/>
        </w:rPr>
        <w:t>Het is me niet d</w:t>
      </w:r>
      <w:r>
        <w:rPr>
          <w:lang w:val="nl-NL"/>
        </w:rPr>
        <w:t>uidelijk of wilt voorbeelden van aangeboren oorzaken wilt toetsen of dat je wilt toetsen aan welke organen afwijkingen moeten zitten om menstruatiestoornissen te krijgen. Zorg dat je één van beide toetst in dit fluster. Let hier dus nog goed op.</w:t>
      </w:r>
    </w:p>
  </w:comment>
  <w:comment w:id="148" w:author="Marco Verweij | ExpertCollege" w:date="2021-08-23T14:18:00Z" w:initials="MV|E">
    <w:p w14:paraId="33F83CF6" w14:textId="07CA64F7" w:rsidR="00E02874" w:rsidRPr="00E02874" w:rsidRDefault="00E02874">
      <w:pPr>
        <w:pStyle w:val="Tekstopmerking"/>
        <w:rPr>
          <w:lang w:val="nl-NL"/>
        </w:rPr>
      </w:pPr>
      <w:r>
        <w:rPr>
          <w:rStyle w:val="Verwijzingopmerking"/>
        </w:rPr>
        <w:annotationRef/>
      </w:r>
      <w:r w:rsidRPr="00E02874">
        <w:rPr>
          <w:lang w:val="nl-NL"/>
        </w:rPr>
        <w:t>Maak de correcte antwoorden i</w:t>
      </w:r>
      <w:r>
        <w:rPr>
          <w:lang w:val="nl-NL"/>
        </w:rPr>
        <w:t xml:space="preserve">n het fluster nog dikgedrukt. </w:t>
      </w:r>
    </w:p>
  </w:comment>
  <w:comment w:id="149" w:author="Marco Verweij | ExpertCollege" w:date="2021-08-23T14:20:00Z" w:initials="MV|E">
    <w:p w14:paraId="51E0CB27" w14:textId="18844B55" w:rsidR="00294066" w:rsidRPr="00294066" w:rsidRDefault="00294066">
      <w:pPr>
        <w:pStyle w:val="Tekstopmerking"/>
        <w:rPr>
          <w:lang w:val="nl-NL"/>
        </w:rPr>
      </w:pPr>
      <w:r>
        <w:rPr>
          <w:rStyle w:val="Verwijzingopmerking"/>
        </w:rPr>
        <w:annotationRef/>
      </w:r>
      <w:r w:rsidRPr="00294066">
        <w:rPr>
          <w:lang w:val="nl-NL"/>
        </w:rPr>
        <w:t>Dit mag je als b</w:t>
      </w:r>
      <w:r>
        <w:rPr>
          <w:lang w:val="nl-NL"/>
        </w:rPr>
        <w:t xml:space="preserve">ekend veronderstellen bij HBO studenten. </w:t>
      </w:r>
    </w:p>
  </w:comment>
  <w:comment w:id="151" w:author="Marco Verweij | ExpertCollege" w:date="2021-08-23T14:21:00Z" w:initials="MV|E">
    <w:p w14:paraId="5CD6C6F7" w14:textId="4B4C4479" w:rsidR="001A6285" w:rsidRPr="001A6285" w:rsidRDefault="001A6285">
      <w:pPr>
        <w:pStyle w:val="Tekstopmerking"/>
        <w:rPr>
          <w:lang w:val="nl-NL"/>
        </w:rPr>
      </w:pPr>
      <w:r>
        <w:rPr>
          <w:rStyle w:val="Verwijzingopmerking"/>
        </w:rPr>
        <w:annotationRef/>
      </w:r>
      <w:r w:rsidRPr="001A6285">
        <w:rPr>
          <w:lang w:val="nl-NL"/>
        </w:rPr>
        <w:t xml:space="preserve">Ik </w:t>
      </w:r>
      <w:r>
        <w:rPr>
          <w:lang w:val="nl-NL"/>
        </w:rPr>
        <w:t>zou dit anders formuleren</w:t>
      </w:r>
    </w:p>
  </w:comment>
  <w:comment w:id="155" w:author="Marco Verweij | ExpertCollege" w:date="2021-08-23T14:22:00Z" w:initials="MV|E">
    <w:p w14:paraId="23801B39" w14:textId="124A31F9" w:rsidR="001A6285" w:rsidRPr="001A6285" w:rsidRDefault="001A6285">
      <w:pPr>
        <w:pStyle w:val="Tekstopmerking"/>
        <w:rPr>
          <w:lang w:val="nl-NL"/>
        </w:rPr>
      </w:pPr>
      <w:r>
        <w:rPr>
          <w:rStyle w:val="Verwijzingopmerking"/>
        </w:rPr>
        <w:annotationRef/>
      </w:r>
      <w:r w:rsidRPr="001A6285">
        <w:rPr>
          <w:lang w:val="nl-NL"/>
        </w:rPr>
        <w:t>In maxima</w:t>
      </w:r>
      <w:r>
        <w:rPr>
          <w:lang w:val="nl-NL"/>
        </w:rPr>
        <w:t>a</w:t>
      </w:r>
      <w:r w:rsidRPr="001A6285">
        <w:rPr>
          <w:lang w:val="nl-NL"/>
        </w:rPr>
        <w:t xml:space="preserve">l </w:t>
      </w:r>
      <w:r>
        <w:rPr>
          <w:lang w:val="nl-NL"/>
        </w:rPr>
        <w:t xml:space="preserve">40% van de beide bovenstaande/geen van bovenstaande vragen, mag ‘beide bovenstaande’ het correcte antwoord zijn. </w:t>
      </w:r>
    </w:p>
  </w:comment>
  <w:comment w:id="157" w:author="Marco Verweij | ExpertCollege" w:date="2021-08-23T14:25:00Z" w:initials="MV|E">
    <w:p w14:paraId="361837A3" w14:textId="30AFC070" w:rsidR="00A22309" w:rsidRPr="00E8742C" w:rsidRDefault="00A22309">
      <w:pPr>
        <w:pStyle w:val="Tekstopmerking"/>
        <w:rPr>
          <w:lang w:val="nl-NL"/>
        </w:rPr>
      </w:pPr>
      <w:r>
        <w:rPr>
          <w:rStyle w:val="Verwijzingopmerking"/>
        </w:rPr>
        <w:annotationRef/>
      </w:r>
      <w:r w:rsidRPr="00E8742C">
        <w:rPr>
          <w:lang w:val="nl-NL"/>
        </w:rPr>
        <w:t>Prima vraag!</w:t>
      </w:r>
    </w:p>
  </w:comment>
  <w:comment w:id="163" w:author="Marco Verweij | ExpertCollege" w:date="2021-08-23T14:26:00Z" w:initials="MV|E">
    <w:p w14:paraId="1AFF5DCE" w14:textId="45D3BD83" w:rsidR="00E8742C" w:rsidRPr="00E8742C" w:rsidRDefault="00E8742C">
      <w:pPr>
        <w:pStyle w:val="Tekstopmerking"/>
        <w:rPr>
          <w:lang w:val="nl-NL"/>
        </w:rPr>
      </w:pPr>
      <w:r>
        <w:rPr>
          <w:rStyle w:val="Verwijzingopmerking"/>
        </w:rPr>
        <w:annotationRef/>
      </w:r>
      <w:r w:rsidRPr="00E8742C">
        <w:rPr>
          <w:lang w:val="nl-NL"/>
        </w:rPr>
        <w:t>Leg uit wa</w:t>
      </w:r>
      <w:r>
        <w:rPr>
          <w:lang w:val="nl-NL"/>
        </w:rPr>
        <w:t xml:space="preserve">t de andere antwoordopties wel zijn. </w:t>
      </w:r>
    </w:p>
  </w:comment>
  <w:comment w:id="170" w:author="Marco Verweij | ExpertCollege" w:date="2021-08-23T14:28:00Z" w:initials="MV|E">
    <w:p w14:paraId="7735393F" w14:textId="77777777" w:rsidR="001F07EE" w:rsidRDefault="001F07EE">
      <w:pPr>
        <w:pStyle w:val="Tekstopmerking"/>
        <w:rPr>
          <w:lang w:val="nl-NL"/>
        </w:rPr>
      </w:pPr>
      <w:r>
        <w:rPr>
          <w:rStyle w:val="Verwijzingopmerking"/>
        </w:rPr>
        <w:annotationRef/>
      </w:r>
      <w:r w:rsidRPr="001F07EE">
        <w:rPr>
          <w:lang w:val="nl-NL"/>
        </w:rPr>
        <w:t>Formuleer je extra inf</w:t>
      </w:r>
      <w:r>
        <w:rPr>
          <w:lang w:val="nl-NL"/>
        </w:rPr>
        <w:t>o in dit geval als volgt:</w:t>
      </w:r>
    </w:p>
    <w:p w14:paraId="32A2691B" w14:textId="77777777" w:rsidR="001F07EE" w:rsidRDefault="001F07EE">
      <w:pPr>
        <w:pStyle w:val="Tekstopmerking"/>
        <w:rPr>
          <w:lang w:val="nl-NL"/>
        </w:rPr>
      </w:pPr>
    </w:p>
    <w:p w14:paraId="18865676" w14:textId="643FD0EA" w:rsidR="001F07EE" w:rsidRPr="001F07EE" w:rsidRDefault="001F07EE">
      <w:pPr>
        <w:pStyle w:val="Tekstopmerking"/>
        <w:rPr>
          <w:i/>
          <w:iCs/>
          <w:lang w:val="nl-NL"/>
        </w:rPr>
      </w:pPr>
      <w:r>
        <w:rPr>
          <w:i/>
          <w:iCs/>
          <w:lang w:val="nl-NL"/>
        </w:rPr>
        <w:t xml:space="preserve">Naast afwijkingen aan de ovaria kunnen afwijkingen aan de uterus ook leiden tot menstruatiestoornissen. </w:t>
      </w:r>
    </w:p>
  </w:comment>
  <w:comment w:id="172" w:author="Marco Verweij | ExpertCollege" w:date="2021-08-23T14:31:00Z" w:initials="MV|E">
    <w:p w14:paraId="116BC539" w14:textId="5EFA3BE7" w:rsidR="00830A20" w:rsidRPr="00830A20" w:rsidRDefault="00830A20">
      <w:pPr>
        <w:pStyle w:val="Tekstopmerking"/>
        <w:rPr>
          <w:lang w:val="nl-NL"/>
        </w:rPr>
      </w:pPr>
      <w:r>
        <w:rPr>
          <w:rStyle w:val="Verwijzingopmerking"/>
        </w:rPr>
        <w:annotationRef/>
      </w:r>
      <w:r w:rsidRPr="00830A20">
        <w:rPr>
          <w:lang w:val="nl-NL"/>
        </w:rPr>
        <w:t>Volgens mij is dit e</w:t>
      </w:r>
      <w:r>
        <w:rPr>
          <w:lang w:val="nl-NL"/>
        </w:rPr>
        <w:t>xact dezelfde vraag als de vorige..</w:t>
      </w:r>
    </w:p>
  </w:comment>
  <w:comment w:id="174" w:author="Marco Verweij | ExpertCollege" w:date="2021-08-23T14:34:00Z" w:initials="MV|E">
    <w:p w14:paraId="5B6817AD" w14:textId="0FB82ED0" w:rsidR="00A10E99" w:rsidRPr="00A10E99" w:rsidRDefault="00A10E99">
      <w:pPr>
        <w:pStyle w:val="Tekstopmerking"/>
        <w:rPr>
          <w:lang w:val="nl-NL"/>
        </w:rPr>
      </w:pPr>
      <w:r>
        <w:rPr>
          <w:rStyle w:val="Verwijzingopmerking"/>
        </w:rPr>
        <w:annotationRef/>
      </w:r>
      <w:r w:rsidRPr="00A10E99">
        <w:rPr>
          <w:lang w:val="nl-NL"/>
        </w:rPr>
        <w:t>Bij HBO v</w:t>
      </w:r>
      <w:r>
        <w:rPr>
          <w:lang w:val="nl-NL"/>
        </w:rPr>
        <w:t>ragen formuleren we in tegenstelling tot MBO vaak passief. Dus: ‘Hoe wordt deze aandoening genoemd?’</w:t>
      </w:r>
    </w:p>
  </w:comment>
  <w:comment w:id="173" w:author="Marco Verweij | ExpertCollege" w:date="2021-08-23T14:34:00Z" w:initials="MV|E">
    <w:p w14:paraId="46B008D3" w14:textId="43B6EB27" w:rsidR="00A10E99" w:rsidRPr="00A10E99" w:rsidRDefault="00A10E99">
      <w:pPr>
        <w:pStyle w:val="Tekstopmerking"/>
        <w:rPr>
          <w:lang w:val="nl-NL"/>
        </w:rPr>
      </w:pPr>
      <w:r>
        <w:rPr>
          <w:rStyle w:val="Verwijzingopmerking"/>
        </w:rPr>
        <w:annotationRef/>
      </w:r>
      <w:r w:rsidRPr="00A10E99">
        <w:rPr>
          <w:lang w:val="nl-NL"/>
        </w:rPr>
        <w:t>Prima vraag!</w:t>
      </w:r>
    </w:p>
  </w:comment>
  <w:comment w:id="188" w:author="Marco Verweij | ExpertCollege" w:date="2021-08-23T14:40:00Z" w:initials="MV|E">
    <w:p w14:paraId="4B7F6D0F" w14:textId="4B469D9D" w:rsidR="00F55C57" w:rsidRPr="00F55C57" w:rsidRDefault="00F55C57">
      <w:pPr>
        <w:pStyle w:val="Tekstopmerking"/>
        <w:rPr>
          <w:lang w:val="nl-NL"/>
        </w:rPr>
      </w:pPr>
      <w:r>
        <w:rPr>
          <w:rStyle w:val="Verwijzingopmerking"/>
        </w:rPr>
        <w:annotationRef/>
      </w:r>
      <w:r w:rsidRPr="00F55C57">
        <w:rPr>
          <w:lang w:val="nl-NL"/>
        </w:rPr>
        <w:t>Voor zover i</w:t>
      </w:r>
      <w:r>
        <w:rPr>
          <w:lang w:val="nl-NL"/>
        </w:rPr>
        <w:t xml:space="preserve">k weet is deze optie tijdelijk uit het protocol gehaald. Ik kan hem in ieder geval niet meer terugvinden in het protocol. Daarbuiten vind ik het wel een goede vraag dus ik laat hem staan, maar ik zou ik het vervolg (tot nader order) geen casus meer gebruiken. </w:t>
      </w:r>
      <w:r w:rsidR="00737A0B">
        <w:rPr>
          <w:lang w:val="nl-NL"/>
        </w:rPr>
        <w:t xml:space="preserve">Gebruik in plaats daarvan theorie. </w:t>
      </w:r>
    </w:p>
  </w:comment>
  <w:comment w:id="189" w:author="Marco Verweij | ExpertCollege" w:date="2021-08-23T14:39:00Z" w:initials="MV|E">
    <w:p w14:paraId="61E17645" w14:textId="556A5091" w:rsidR="0020726C" w:rsidRPr="00F55C57" w:rsidRDefault="0020726C">
      <w:pPr>
        <w:pStyle w:val="Tekstopmerking"/>
        <w:rPr>
          <w:lang w:val="nl-NL"/>
        </w:rPr>
      </w:pPr>
      <w:r>
        <w:rPr>
          <w:rStyle w:val="Verwijzingopmerking"/>
        </w:rPr>
        <w:annotationRef/>
      </w:r>
      <w:r w:rsidRPr="00F55C57">
        <w:rPr>
          <w:lang w:val="nl-NL"/>
        </w:rPr>
        <w:t>Formuleer passief</w:t>
      </w:r>
    </w:p>
  </w:comment>
  <w:comment w:id="190" w:author="Marco Verweij | ExpertCollege" w:date="2021-08-23T14:43:00Z" w:initials="MV|E">
    <w:p w14:paraId="63F7B809" w14:textId="554196C5" w:rsidR="002F0FBF" w:rsidRDefault="002F0FBF">
      <w:pPr>
        <w:pStyle w:val="Tekstopmerking"/>
        <w:rPr>
          <w:lang w:val="nl-NL"/>
        </w:rPr>
      </w:pPr>
      <w:r>
        <w:rPr>
          <w:rStyle w:val="Verwijzingopmerking"/>
        </w:rPr>
        <w:annotationRef/>
      </w:r>
      <w:r w:rsidRPr="002F0FBF">
        <w:rPr>
          <w:lang w:val="nl-NL"/>
        </w:rPr>
        <w:t>In het kader v</w:t>
      </w:r>
      <w:r>
        <w:rPr>
          <w:lang w:val="nl-NL"/>
        </w:rPr>
        <w:t>an de leerdoel zou ik er een stelling van maken en daarin ook benoemen dat het om een primaire amenorroe gaat. Je toetst dit namelijk in de andere vragen wel. In iedere vraag binnen een fluster moet he</w:t>
      </w:r>
      <w:r w:rsidR="00D008CB">
        <w:rPr>
          <w:lang w:val="nl-NL"/>
        </w:rPr>
        <w:t>t volledige leerdoel</w:t>
      </w:r>
      <w:r>
        <w:rPr>
          <w:lang w:val="nl-NL"/>
        </w:rPr>
        <w:t xml:space="preserve"> getoetst worden. </w:t>
      </w:r>
    </w:p>
    <w:p w14:paraId="3505ED1E" w14:textId="77777777" w:rsidR="00D008CB" w:rsidRDefault="00D008CB">
      <w:pPr>
        <w:pStyle w:val="Tekstopmerking"/>
        <w:rPr>
          <w:lang w:val="nl-NL"/>
        </w:rPr>
      </w:pPr>
    </w:p>
    <w:p w14:paraId="26D2012D" w14:textId="77777777" w:rsidR="00D008CB" w:rsidRPr="00D008CB" w:rsidRDefault="00D008CB">
      <w:pPr>
        <w:pStyle w:val="Tekstopmerking"/>
        <w:rPr>
          <w:i/>
          <w:iCs/>
          <w:lang w:val="nl-NL"/>
        </w:rPr>
      </w:pPr>
      <w:r w:rsidRPr="00D008CB">
        <w:rPr>
          <w:i/>
          <w:iCs/>
          <w:lang w:val="nl-NL"/>
        </w:rPr>
        <w:t>Stelling:</w:t>
      </w:r>
    </w:p>
    <w:p w14:paraId="4A261FE0" w14:textId="48C30F4A" w:rsidR="00D008CB" w:rsidRPr="002F0FBF" w:rsidRDefault="00D008CB">
      <w:pPr>
        <w:pStyle w:val="Tekstopmerking"/>
        <w:rPr>
          <w:lang w:val="nl-NL"/>
        </w:rPr>
      </w:pPr>
      <w:r w:rsidRPr="00D008CB">
        <w:rPr>
          <w:i/>
          <w:iCs/>
          <w:lang w:val="nl-NL"/>
        </w:rPr>
        <w:t>Deze aandoening wordt primaire ….. genoemd.</w:t>
      </w:r>
      <w:r>
        <w:rPr>
          <w:lang w:val="nl-NL"/>
        </w:rPr>
        <w:t xml:space="preserve"> </w:t>
      </w:r>
    </w:p>
  </w:comment>
  <w:comment w:id="194" w:author="Marco Verweij | ExpertCollege" w:date="2021-08-23T14:42:00Z" w:initials="MV|E">
    <w:p w14:paraId="6F19641A" w14:textId="1A53747F" w:rsidR="00737A0B" w:rsidRPr="002F0FBF" w:rsidRDefault="00737A0B">
      <w:pPr>
        <w:pStyle w:val="Tekstopmerking"/>
        <w:rPr>
          <w:lang w:val="nl-NL"/>
        </w:rPr>
      </w:pPr>
      <w:r>
        <w:rPr>
          <w:rStyle w:val="Verwijzingopmerking"/>
        </w:rPr>
        <w:annotationRef/>
      </w:r>
      <w:r w:rsidR="00D008CB">
        <w:rPr>
          <w:rStyle w:val="Verwijzingopmerking"/>
        </w:rPr>
        <w:t>Passief formuleren</w:t>
      </w:r>
    </w:p>
  </w:comment>
  <w:comment w:id="197" w:author="Marco Verweij | ExpertCollege" w:date="2021-08-23T14:42:00Z" w:initials="MV|E">
    <w:p w14:paraId="2E176A99" w14:textId="73FCAF23" w:rsidR="00737A0B" w:rsidRPr="002F0FBF" w:rsidRDefault="00737A0B">
      <w:pPr>
        <w:pStyle w:val="Tekstopmerking"/>
        <w:rPr>
          <w:lang w:val="nl-NL"/>
        </w:rPr>
      </w:pPr>
      <w:r>
        <w:rPr>
          <w:rStyle w:val="Verwijzingopmerking"/>
        </w:rPr>
        <w:annotationRef/>
      </w:r>
      <w:r w:rsidRPr="002F0FBF">
        <w:rPr>
          <w:lang w:val="nl-NL"/>
        </w:rPr>
        <w:t>Idem</w:t>
      </w:r>
    </w:p>
  </w:comment>
  <w:comment w:id="199" w:author="Marco Verweij | ExpertCollege" w:date="2021-08-23T14:44:00Z" w:initials="MV|E">
    <w:p w14:paraId="0EA8DA4C" w14:textId="65B7CCC1" w:rsidR="00D008CB" w:rsidRPr="005979FD" w:rsidRDefault="00D008CB">
      <w:pPr>
        <w:pStyle w:val="Tekstopmerking"/>
        <w:rPr>
          <w:lang w:val="nl-NL"/>
        </w:rPr>
      </w:pPr>
      <w:r>
        <w:rPr>
          <w:rStyle w:val="Verwijzingopmerking"/>
        </w:rPr>
        <w:annotationRef/>
      </w:r>
      <w:r w:rsidRPr="005979FD">
        <w:rPr>
          <w:lang w:val="nl-NL"/>
        </w:rPr>
        <w:t>Varieer in volgorde</w:t>
      </w:r>
    </w:p>
  </w:comment>
  <w:comment w:id="201" w:author="Marco Verweij | ExpertCollege" w:date="2021-08-23T14:46:00Z" w:initials="MV|E">
    <w:p w14:paraId="2B79C4C9" w14:textId="2BC71318" w:rsidR="005979FD" w:rsidRPr="005979FD" w:rsidRDefault="005979FD">
      <w:pPr>
        <w:pStyle w:val="Tekstopmerking"/>
        <w:rPr>
          <w:lang w:val="nl-NL"/>
        </w:rPr>
      </w:pPr>
      <w:r>
        <w:rPr>
          <w:rStyle w:val="Verwijzingopmerking"/>
        </w:rPr>
        <w:annotationRef/>
      </w:r>
      <w:r w:rsidRPr="005979FD">
        <w:rPr>
          <w:lang w:val="nl-NL"/>
        </w:rPr>
        <w:t>Wat i</w:t>
      </w:r>
      <w:r>
        <w:rPr>
          <w:lang w:val="nl-NL"/>
        </w:rPr>
        <w:t>s een secundaire amenorroe dan? Lijkt me relevante toevoeging</w:t>
      </w:r>
      <w:r w:rsidR="00AC65DE">
        <w:rPr>
          <w:lang w:val="nl-NL"/>
        </w:rPr>
        <w:t xml:space="preserve"> voor in de extra info. </w:t>
      </w:r>
    </w:p>
  </w:comment>
  <w:comment w:id="202" w:author="Marco Verweij | ExpertCollege" w:date="2021-08-23T14:47:00Z" w:initials="MV|E">
    <w:p w14:paraId="0F345464" w14:textId="6B6DD8E4" w:rsidR="00AC65DE" w:rsidRPr="00DF2CC6" w:rsidRDefault="00AC65DE">
      <w:pPr>
        <w:pStyle w:val="Tekstopmerking"/>
        <w:rPr>
          <w:lang w:val="nl-NL"/>
        </w:rPr>
      </w:pPr>
      <w:r>
        <w:rPr>
          <w:rStyle w:val="Verwijzingopmerking"/>
        </w:rPr>
        <w:annotationRef/>
      </w:r>
      <w:r w:rsidRPr="00DF2CC6">
        <w:rPr>
          <w:lang w:val="nl-NL"/>
        </w:rPr>
        <w:t>Getallen onder de 20 uitschrijven</w:t>
      </w:r>
    </w:p>
  </w:comment>
  <w:comment w:id="204" w:author="Marco Verweij | ExpertCollege" w:date="2021-08-23T14:52:00Z" w:initials="MV|E">
    <w:p w14:paraId="5E62D556" w14:textId="1F7E443C" w:rsidR="00EB238F" w:rsidRPr="00EB238F" w:rsidRDefault="00EB238F">
      <w:pPr>
        <w:pStyle w:val="Tekstopmerking"/>
        <w:rPr>
          <w:lang w:val="nl-NL"/>
        </w:rPr>
      </w:pPr>
      <w:r>
        <w:rPr>
          <w:rStyle w:val="Verwijzingopmerking"/>
        </w:rPr>
        <w:annotationRef/>
      </w:r>
      <w:r w:rsidRPr="00EB238F">
        <w:rPr>
          <w:lang w:val="nl-NL"/>
        </w:rPr>
        <w:t>Het word ‘b</w:t>
      </w:r>
      <w:r>
        <w:rPr>
          <w:lang w:val="nl-NL"/>
        </w:rPr>
        <w:t xml:space="preserve">ovenstaand’ is niet per se fout, maar wel een beetje overbodig. Geldt voor hele fluster. </w:t>
      </w:r>
    </w:p>
  </w:comment>
  <w:comment w:id="203" w:author="Marco Verweij | ExpertCollege" w:date="2021-08-23T14:49:00Z" w:initials="MV|E">
    <w:p w14:paraId="4E6BEF92" w14:textId="3BF48761" w:rsidR="00DF2CC6" w:rsidRPr="00DF2CC6" w:rsidRDefault="00DF2CC6">
      <w:pPr>
        <w:pStyle w:val="Tekstopmerking"/>
        <w:rPr>
          <w:lang w:val="nl-NL"/>
        </w:rPr>
      </w:pPr>
      <w:r>
        <w:rPr>
          <w:rStyle w:val="Verwijzingopmerking"/>
        </w:rPr>
        <w:annotationRef/>
      </w:r>
      <w:r w:rsidRPr="00DF2CC6">
        <w:rPr>
          <w:lang w:val="nl-NL"/>
        </w:rPr>
        <w:t>Passief f</w:t>
      </w:r>
      <w:r>
        <w:rPr>
          <w:lang w:val="nl-NL"/>
        </w:rPr>
        <w:t>ormuleren</w:t>
      </w:r>
    </w:p>
  </w:comment>
  <w:comment w:id="206" w:author="Marco Verweij | ExpertCollege" w:date="2021-08-23T14:49:00Z" w:initials="MV|E">
    <w:p w14:paraId="2C6C6E48" w14:textId="31E3938A" w:rsidR="00DF2CC6" w:rsidRPr="00FE6957" w:rsidRDefault="00DF2CC6">
      <w:pPr>
        <w:pStyle w:val="Tekstopmerking"/>
        <w:rPr>
          <w:lang w:val="nl-NL"/>
        </w:rPr>
      </w:pPr>
      <w:r>
        <w:rPr>
          <w:rStyle w:val="Verwijzingopmerking"/>
        </w:rPr>
        <w:annotationRef/>
      </w:r>
      <w:r w:rsidRPr="00FE6957">
        <w:rPr>
          <w:lang w:val="nl-NL"/>
        </w:rPr>
        <w:t>Passief maken</w:t>
      </w:r>
    </w:p>
  </w:comment>
  <w:comment w:id="207" w:author="Marco Verweij | ExpertCollege" w:date="2021-08-23T14:50:00Z" w:initials="MV|E">
    <w:p w14:paraId="323506F8" w14:textId="221A9041" w:rsidR="00FE6957" w:rsidRPr="00FE6957" w:rsidRDefault="00FE6957">
      <w:pPr>
        <w:pStyle w:val="Tekstopmerking"/>
        <w:rPr>
          <w:lang w:val="nl-NL"/>
        </w:rPr>
      </w:pPr>
      <w:r>
        <w:rPr>
          <w:rStyle w:val="Verwijzingopmerking"/>
        </w:rPr>
        <w:annotationRef/>
      </w:r>
      <w:r w:rsidRPr="00FE6957">
        <w:rPr>
          <w:lang w:val="nl-NL"/>
        </w:rPr>
        <w:t>Pas o</w:t>
      </w:r>
      <w:r>
        <w:rPr>
          <w:lang w:val="nl-NL"/>
        </w:rPr>
        <w:t>ok in de laatste 2 vragen van dit fluster mijn eerdere opmerkingen over passief schrijven</w:t>
      </w:r>
      <w:r w:rsidR="00324AC9">
        <w:rPr>
          <w:lang w:val="nl-NL"/>
        </w:rPr>
        <w:t xml:space="preserve"> en afwisseling van vraagvolgorde toe. </w:t>
      </w:r>
    </w:p>
  </w:comment>
  <w:comment w:id="210" w:author="Marco Verweij | ExpertCollege" w:date="2021-08-23T14:53:00Z" w:initials="MV|E">
    <w:p w14:paraId="0FD0E10F" w14:textId="77777777" w:rsidR="00EB238F" w:rsidRDefault="00EB238F">
      <w:pPr>
        <w:pStyle w:val="Tekstopmerking"/>
        <w:rPr>
          <w:lang w:val="nl-NL"/>
        </w:rPr>
      </w:pPr>
      <w:r>
        <w:rPr>
          <w:rStyle w:val="Verwijzingopmerking"/>
        </w:rPr>
        <w:annotationRef/>
      </w:r>
      <w:r w:rsidRPr="00EB238F">
        <w:rPr>
          <w:lang w:val="nl-NL"/>
        </w:rPr>
        <w:t>Je mag best eens a</w:t>
      </w:r>
      <w:r>
        <w:rPr>
          <w:lang w:val="nl-NL"/>
        </w:rPr>
        <w:t>fwisselen in formulering van de extra info</w:t>
      </w:r>
      <w:r w:rsidR="004143F2">
        <w:rPr>
          <w:lang w:val="nl-NL"/>
        </w:rPr>
        <w:t xml:space="preserve">. Dit maakt het voor de studenten leuker om de vragen te maken. Bijvoorbeeld: </w:t>
      </w:r>
    </w:p>
    <w:p w14:paraId="2B6DBD51" w14:textId="77777777" w:rsidR="004143F2" w:rsidRDefault="004143F2">
      <w:pPr>
        <w:pStyle w:val="Tekstopmerking"/>
        <w:rPr>
          <w:lang w:val="nl-NL"/>
        </w:rPr>
      </w:pPr>
    </w:p>
    <w:p w14:paraId="47F3B8ED" w14:textId="73461F27" w:rsidR="004143F2" w:rsidRPr="004143F2" w:rsidRDefault="004143F2">
      <w:pPr>
        <w:pStyle w:val="Tekstopmerking"/>
        <w:rPr>
          <w:i/>
          <w:iCs/>
          <w:lang w:val="nl-NL"/>
        </w:rPr>
      </w:pPr>
      <w:r>
        <w:rPr>
          <w:i/>
          <w:iCs/>
          <w:lang w:val="nl-NL"/>
        </w:rPr>
        <w:t xml:space="preserve">Bij polymenorroe is de menstruatiecyclus 22 dagen of korter. </w:t>
      </w:r>
    </w:p>
  </w:comment>
  <w:comment w:id="211" w:author="Marco Verweij | ExpertCollege" w:date="2021-08-23T14:54:00Z" w:initials="MV|E">
    <w:p w14:paraId="1B61BF57" w14:textId="77777777" w:rsidR="00A71485" w:rsidRDefault="00A71485">
      <w:pPr>
        <w:pStyle w:val="Tekstopmerking"/>
        <w:rPr>
          <w:lang w:val="nl-NL"/>
        </w:rPr>
      </w:pPr>
      <w:r>
        <w:rPr>
          <w:rStyle w:val="Verwijzingopmerking"/>
        </w:rPr>
        <w:annotationRef/>
      </w:r>
      <w:r w:rsidRPr="00A71485">
        <w:rPr>
          <w:lang w:val="nl-NL"/>
        </w:rPr>
        <w:t>Geen nieuwe fouten. Pas i</w:t>
      </w:r>
      <w:r>
        <w:rPr>
          <w:lang w:val="nl-NL"/>
        </w:rPr>
        <w:t>n dit fluster het volgende aan:</w:t>
      </w:r>
    </w:p>
    <w:p w14:paraId="2E5F3938" w14:textId="77777777" w:rsidR="00A71485" w:rsidRDefault="00A71485" w:rsidP="00A71485">
      <w:pPr>
        <w:pStyle w:val="Tekstopmerking"/>
        <w:numPr>
          <w:ilvl w:val="0"/>
          <w:numId w:val="28"/>
        </w:numPr>
        <w:rPr>
          <w:lang w:val="nl-NL"/>
        </w:rPr>
      </w:pPr>
      <w:r>
        <w:rPr>
          <w:lang w:val="nl-NL"/>
        </w:rPr>
        <w:t xml:space="preserve"> Passief formuleren (dus met ‘wordt’)</w:t>
      </w:r>
    </w:p>
    <w:p w14:paraId="38853B17" w14:textId="77777777" w:rsidR="00A71485" w:rsidRDefault="00A71485" w:rsidP="00A71485">
      <w:pPr>
        <w:pStyle w:val="Tekstopmerking"/>
        <w:numPr>
          <w:ilvl w:val="0"/>
          <w:numId w:val="28"/>
        </w:numPr>
        <w:rPr>
          <w:lang w:val="nl-NL"/>
        </w:rPr>
      </w:pPr>
      <w:r>
        <w:rPr>
          <w:lang w:val="nl-NL"/>
        </w:rPr>
        <w:t xml:space="preserve"> Liever geen casus, maar gewoon theorie</w:t>
      </w:r>
    </w:p>
    <w:p w14:paraId="17640C08" w14:textId="77777777" w:rsidR="00A71485" w:rsidRDefault="00A71485" w:rsidP="00A71485">
      <w:pPr>
        <w:pStyle w:val="Tekstopmerking"/>
        <w:numPr>
          <w:ilvl w:val="0"/>
          <w:numId w:val="28"/>
        </w:numPr>
        <w:rPr>
          <w:lang w:val="nl-NL"/>
        </w:rPr>
      </w:pPr>
      <w:r>
        <w:rPr>
          <w:lang w:val="nl-NL"/>
        </w:rPr>
        <w:t xml:space="preserve"> </w:t>
      </w:r>
      <w:r w:rsidR="00DA0A4A">
        <w:rPr>
          <w:lang w:val="nl-NL"/>
        </w:rPr>
        <w:t>Opmaak (fluster dikgedrukt, enter na extra info)</w:t>
      </w:r>
    </w:p>
    <w:p w14:paraId="0CA8B8EB" w14:textId="5F76DDF4" w:rsidR="00DA0A4A" w:rsidRDefault="00DA0A4A" w:rsidP="00A71485">
      <w:pPr>
        <w:pStyle w:val="Tekstopmerking"/>
        <w:numPr>
          <w:ilvl w:val="0"/>
          <w:numId w:val="28"/>
        </w:numPr>
        <w:rPr>
          <w:lang w:val="nl-NL"/>
        </w:rPr>
      </w:pPr>
      <w:r>
        <w:rPr>
          <w:lang w:val="nl-NL"/>
        </w:rPr>
        <w:t xml:space="preserve"> Vraagvariabiliteit</w:t>
      </w:r>
    </w:p>
    <w:p w14:paraId="29C4F8D7" w14:textId="77777777" w:rsidR="00DA0A4A" w:rsidRDefault="00DA0A4A" w:rsidP="00A71485">
      <w:pPr>
        <w:pStyle w:val="Tekstopmerking"/>
        <w:numPr>
          <w:ilvl w:val="0"/>
          <w:numId w:val="28"/>
        </w:numPr>
        <w:rPr>
          <w:lang w:val="nl-NL"/>
        </w:rPr>
      </w:pPr>
      <w:r>
        <w:rPr>
          <w:lang w:val="nl-NL"/>
        </w:rPr>
        <w:t xml:space="preserve"> ‘Bovenstaande’ overbodig</w:t>
      </w:r>
    </w:p>
    <w:p w14:paraId="6D1F6783" w14:textId="71EE3B23" w:rsidR="00716E15" w:rsidRPr="00A71485" w:rsidRDefault="00716E15" w:rsidP="00A71485">
      <w:pPr>
        <w:pStyle w:val="Tekstopmerking"/>
        <w:numPr>
          <w:ilvl w:val="0"/>
          <w:numId w:val="28"/>
        </w:numPr>
        <w:rPr>
          <w:lang w:val="nl-NL"/>
        </w:rPr>
      </w:pPr>
      <w:r>
        <w:rPr>
          <w:lang w:val="nl-NL"/>
        </w:rPr>
        <w:t xml:space="preserve"> Variatie in formulering van de extra info</w:t>
      </w:r>
    </w:p>
  </w:comment>
  <w:comment w:id="212" w:author="Marco Verweij | ExpertCollege" w:date="2021-08-23T14:57:00Z" w:initials="MV|E">
    <w:p w14:paraId="5B5FB33C" w14:textId="10D00C0D" w:rsidR="00716E15" w:rsidRPr="00716E15" w:rsidRDefault="00716E15">
      <w:pPr>
        <w:pStyle w:val="Tekstopmerking"/>
        <w:rPr>
          <w:lang w:val="nl-NL"/>
        </w:rPr>
      </w:pPr>
      <w:r>
        <w:rPr>
          <w:rStyle w:val="Verwijzingopmerking"/>
        </w:rPr>
        <w:annotationRef/>
      </w:r>
      <w:r w:rsidRPr="00716E15">
        <w:rPr>
          <w:lang w:val="nl-NL"/>
        </w:rPr>
        <w:t>Let op met het kopiëren v</w:t>
      </w:r>
      <w:r>
        <w:rPr>
          <w:lang w:val="nl-NL"/>
        </w:rPr>
        <w:t xml:space="preserve">an tekst. Je neemt gemakkelijk fouten over die je vervolgens in het hele fluster repliceert. </w:t>
      </w:r>
      <w:r w:rsidR="00510748">
        <w:rPr>
          <w:lang w:val="nl-NL"/>
        </w:rPr>
        <w:t xml:space="preserve">Pas dit aan in het hele fluster, </w:t>
      </w:r>
    </w:p>
  </w:comment>
  <w:comment w:id="213" w:author="Marco Verweij | ExpertCollege" w:date="2021-08-23T14:59:00Z" w:initials="MV|E">
    <w:p w14:paraId="2E9D3902" w14:textId="1262ED4E" w:rsidR="0013597F" w:rsidRPr="0013597F" w:rsidRDefault="0013597F">
      <w:pPr>
        <w:pStyle w:val="Tekstopmerking"/>
        <w:rPr>
          <w:lang w:val="nl-NL"/>
        </w:rPr>
      </w:pPr>
      <w:r>
        <w:rPr>
          <w:rStyle w:val="Verwijzingopmerking"/>
        </w:rPr>
        <w:annotationRef/>
      </w:r>
      <w:r w:rsidRPr="0013597F">
        <w:rPr>
          <w:lang w:val="nl-NL"/>
        </w:rPr>
        <w:t>Je formuleert veel leerdoelen o</w:t>
      </w:r>
      <w:r>
        <w:rPr>
          <w:lang w:val="nl-NL"/>
        </w:rPr>
        <w:t xml:space="preserve">p dezelfde manier. Hierdoor wordt de module wel erg ‘saai’ voor studenten. Al enkele flusters achter elkaar gaat het om het </w:t>
      </w:r>
      <w:r w:rsidR="00EA0E11">
        <w:rPr>
          <w:lang w:val="nl-NL"/>
        </w:rPr>
        <w:t xml:space="preserve">latijnse woord van een bepaalde aandoening. Je zou er bijvoorbeeld voor kunnen kiezen om nu eens een ander aspect te toetsen, bijvoorbeeld vanaf welke lengte je spreekt van menorragie. </w:t>
      </w:r>
    </w:p>
  </w:comment>
  <w:comment w:id="214" w:author="Marco Verweij | ExpertCollege" w:date="2021-08-23T14:59:00Z" w:initials="MV|E">
    <w:p w14:paraId="2D6CE777" w14:textId="5F21CC08" w:rsidR="0013597F" w:rsidRDefault="0013597F" w:rsidP="0013597F">
      <w:pPr>
        <w:pStyle w:val="Tekstopmerking"/>
        <w:rPr>
          <w:lang w:val="nl-NL"/>
        </w:rPr>
      </w:pPr>
      <w:r>
        <w:rPr>
          <w:rStyle w:val="Verwijzingopmerking"/>
        </w:rPr>
        <w:annotationRef/>
      </w:r>
      <w:r w:rsidRPr="00A71485">
        <w:rPr>
          <w:lang w:val="nl-NL"/>
        </w:rPr>
        <w:t xml:space="preserve"> Pas </w:t>
      </w:r>
      <w:r>
        <w:rPr>
          <w:lang w:val="nl-NL"/>
        </w:rPr>
        <w:t xml:space="preserve">ook </w:t>
      </w:r>
      <w:r w:rsidRPr="00A71485">
        <w:rPr>
          <w:lang w:val="nl-NL"/>
        </w:rPr>
        <w:t>i</w:t>
      </w:r>
      <w:r>
        <w:rPr>
          <w:lang w:val="nl-NL"/>
        </w:rPr>
        <w:t>n dit fluster het volgende aan:</w:t>
      </w:r>
    </w:p>
    <w:p w14:paraId="45F87F65" w14:textId="77777777" w:rsidR="0013597F" w:rsidRDefault="0013597F" w:rsidP="0013597F">
      <w:pPr>
        <w:pStyle w:val="Tekstopmerking"/>
        <w:numPr>
          <w:ilvl w:val="0"/>
          <w:numId w:val="28"/>
        </w:numPr>
        <w:rPr>
          <w:lang w:val="nl-NL"/>
        </w:rPr>
      </w:pPr>
      <w:r>
        <w:rPr>
          <w:lang w:val="nl-NL"/>
        </w:rPr>
        <w:t xml:space="preserve"> Passief formuleren (dus met ‘wordt’)</w:t>
      </w:r>
    </w:p>
    <w:p w14:paraId="693C2440" w14:textId="77777777" w:rsidR="0013597F" w:rsidRDefault="0013597F" w:rsidP="0013597F">
      <w:pPr>
        <w:pStyle w:val="Tekstopmerking"/>
        <w:numPr>
          <w:ilvl w:val="0"/>
          <w:numId w:val="28"/>
        </w:numPr>
        <w:rPr>
          <w:lang w:val="nl-NL"/>
        </w:rPr>
      </w:pPr>
      <w:r>
        <w:rPr>
          <w:lang w:val="nl-NL"/>
        </w:rPr>
        <w:t xml:space="preserve"> Liever geen casus, maar gewoon theorie</w:t>
      </w:r>
    </w:p>
    <w:p w14:paraId="43478DEE" w14:textId="77777777" w:rsidR="0013597F" w:rsidRDefault="0013597F" w:rsidP="0013597F">
      <w:pPr>
        <w:pStyle w:val="Tekstopmerking"/>
        <w:numPr>
          <w:ilvl w:val="0"/>
          <w:numId w:val="28"/>
        </w:numPr>
        <w:rPr>
          <w:lang w:val="nl-NL"/>
        </w:rPr>
      </w:pPr>
      <w:r>
        <w:rPr>
          <w:lang w:val="nl-NL"/>
        </w:rPr>
        <w:t xml:space="preserve"> Opmaak (fluster dikgedrukt, enter na extra info)</w:t>
      </w:r>
    </w:p>
    <w:p w14:paraId="2B1CC5C5" w14:textId="77777777" w:rsidR="0013597F" w:rsidRDefault="0013597F" w:rsidP="0013597F">
      <w:pPr>
        <w:pStyle w:val="Tekstopmerking"/>
        <w:numPr>
          <w:ilvl w:val="0"/>
          <w:numId w:val="28"/>
        </w:numPr>
        <w:rPr>
          <w:lang w:val="nl-NL"/>
        </w:rPr>
      </w:pPr>
      <w:r>
        <w:rPr>
          <w:lang w:val="nl-NL"/>
        </w:rPr>
        <w:t xml:space="preserve"> Vraagvariabiliteit</w:t>
      </w:r>
    </w:p>
    <w:p w14:paraId="09DBD609" w14:textId="77777777" w:rsidR="0013597F" w:rsidRDefault="0013597F" w:rsidP="0013597F">
      <w:pPr>
        <w:pStyle w:val="Tekstopmerking"/>
        <w:numPr>
          <w:ilvl w:val="0"/>
          <w:numId w:val="28"/>
        </w:numPr>
        <w:rPr>
          <w:lang w:val="nl-NL"/>
        </w:rPr>
      </w:pPr>
      <w:r>
        <w:rPr>
          <w:lang w:val="nl-NL"/>
        </w:rPr>
        <w:t xml:space="preserve"> ‘Bovenstaande’ overbodig</w:t>
      </w:r>
    </w:p>
    <w:p w14:paraId="48B1F389" w14:textId="22EFDAB9" w:rsidR="0013597F" w:rsidRPr="0013597F" w:rsidRDefault="00EA0E11" w:rsidP="00EA0E11">
      <w:pPr>
        <w:pStyle w:val="Tekstopmerking"/>
        <w:numPr>
          <w:ilvl w:val="0"/>
          <w:numId w:val="28"/>
        </w:numPr>
        <w:rPr>
          <w:lang w:val="nl-NL"/>
        </w:rPr>
      </w:pPr>
      <w:r>
        <w:rPr>
          <w:lang w:val="nl-NL"/>
        </w:rPr>
        <w:t xml:space="preserve"> </w:t>
      </w:r>
      <w:r w:rsidR="0013597F">
        <w:rPr>
          <w:lang w:val="nl-NL"/>
        </w:rPr>
        <w:t>Variatie in formulering van de extra info</w:t>
      </w:r>
    </w:p>
  </w:comment>
  <w:comment w:id="215" w:author="Marco Verweij | ExpertCollege" w:date="2021-08-23T14:58:00Z" w:initials="MV|E">
    <w:p w14:paraId="7911EE2F" w14:textId="77777777" w:rsidR="00510748" w:rsidRDefault="00510748">
      <w:pPr>
        <w:pStyle w:val="Tekstopmerking"/>
        <w:rPr>
          <w:lang w:val="nl-NL"/>
        </w:rPr>
      </w:pPr>
      <w:r>
        <w:rPr>
          <w:rStyle w:val="Verwijzingopmerking"/>
        </w:rPr>
        <w:annotationRef/>
      </w:r>
      <w:r w:rsidRPr="00510748">
        <w:rPr>
          <w:lang w:val="nl-NL"/>
        </w:rPr>
        <w:t>Voorbeeld om h</w:t>
      </w:r>
      <w:r>
        <w:rPr>
          <w:lang w:val="nl-NL"/>
        </w:rPr>
        <w:t>et gebruik van een casus te vermijden:</w:t>
      </w:r>
    </w:p>
    <w:p w14:paraId="46A36B5F" w14:textId="77777777" w:rsidR="00510748" w:rsidRDefault="00510748">
      <w:pPr>
        <w:pStyle w:val="Tekstopmerking"/>
        <w:rPr>
          <w:lang w:val="nl-NL"/>
        </w:rPr>
      </w:pPr>
    </w:p>
    <w:p w14:paraId="1EFF6DCC" w14:textId="77777777" w:rsidR="00510748" w:rsidRDefault="00510748">
      <w:pPr>
        <w:pStyle w:val="Tekstopmerking"/>
        <w:rPr>
          <w:i/>
          <w:iCs/>
          <w:lang w:val="nl-NL"/>
        </w:rPr>
      </w:pPr>
      <w:r>
        <w:rPr>
          <w:i/>
          <w:iCs/>
          <w:lang w:val="nl-NL"/>
        </w:rPr>
        <w:t>Theorie:</w:t>
      </w:r>
    </w:p>
    <w:p w14:paraId="186B0F63" w14:textId="6E1E95E1" w:rsidR="00510748" w:rsidRPr="00510748" w:rsidRDefault="00510748">
      <w:pPr>
        <w:pStyle w:val="Tekstopmerking"/>
        <w:rPr>
          <w:i/>
          <w:iCs/>
          <w:lang w:val="nl-NL"/>
        </w:rPr>
      </w:pPr>
      <w:r>
        <w:rPr>
          <w:i/>
          <w:iCs/>
          <w:lang w:val="nl-NL"/>
        </w:rPr>
        <w:t xml:space="preserve">Soms </w:t>
      </w:r>
      <w:r w:rsidR="0013597F">
        <w:rPr>
          <w:i/>
          <w:iCs/>
          <w:lang w:val="nl-NL"/>
        </w:rPr>
        <w:t>houden de menstruaties</w:t>
      </w:r>
      <w:r>
        <w:rPr>
          <w:i/>
          <w:iCs/>
          <w:lang w:val="nl-NL"/>
        </w:rPr>
        <w:t xml:space="preserve"> langer aan dan de gemiddelde zeven dagen. </w:t>
      </w:r>
    </w:p>
  </w:comment>
  <w:comment w:id="216" w:author="Marco Verweij | ExpertCollege" w:date="2021-08-23T15:01:00Z" w:initials="MV|E">
    <w:p w14:paraId="105F116C" w14:textId="77777777" w:rsidR="00701FD3" w:rsidRDefault="00701FD3" w:rsidP="00701FD3">
      <w:pPr>
        <w:pStyle w:val="Tekstopmerking"/>
        <w:rPr>
          <w:lang w:val="nl-NL"/>
        </w:rPr>
      </w:pPr>
      <w:r>
        <w:rPr>
          <w:rStyle w:val="Verwijzingopmerking"/>
        </w:rPr>
        <w:annotationRef/>
      </w:r>
      <w:r w:rsidRPr="00A71485">
        <w:rPr>
          <w:lang w:val="nl-NL"/>
        </w:rPr>
        <w:t>Geen nieuwe fouten. Pas i</w:t>
      </w:r>
      <w:r>
        <w:rPr>
          <w:lang w:val="nl-NL"/>
        </w:rPr>
        <w:t>n dit fluster het volgende aan:</w:t>
      </w:r>
    </w:p>
    <w:p w14:paraId="2A2C1914" w14:textId="77777777" w:rsidR="00701FD3" w:rsidRDefault="00701FD3" w:rsidP="00701FD3">
      <w:pPr>
        <w:pStyle w:val="Tekstopmerking"/>
        <w:numPr>
          <w:ilvl w:val="0"/>
          <w:numId w:val="28"/>
        </w:numPr>
        <w:rPr>
          <w:lang w:val="nl-NL"/>
        </w:rPr>
      </w:pPr>
      <w:r>
        <w:rPr>
          <w:lang w:val="nl-NL"/>
        </w:rPr>
        <w:t xml:space="preserve"> Passief formuleren (dus met ‘wordt’)</w:t>
      </w:r>
    </w:p>
    <w:p w14:paraId="78CADA9F" w14:textId="77777777" w:rsidR="00701FD3" w:rsidRDefault="00701FD3" w:rsidP="00701FD3">
      <w:pPr>
        <w:pStyle w:val="Tekstopmerking"/>
        <w:numPr>
          <w:ilvl w:val="0"/>
          <w:numId w:val="28"/>
        </w:numPr>
        <w:rPr>
          <w:lang w:val="nl-NL"/>
        </w:rPr>
      </w:pPr>
      <w:r>
        <w:rPr>
          <w:lang w:val="nl-NL"/>
        </w:rPr>
        <w:t xml:space="preserve"> Liever geen casus, maar gewoon theorie</w:t>
      </w:r>
    </w:p>
    <w:p w14:paraId="1931F51C" w14:textId="77777777" w:rsidR="00701FD3" w:rsidRDefault="00701FD3" w:rsidP="00701FD3">
      <w:pPr>
        <w:pStyle w:val="Tekstopmerking"/>
        <w:numPr>
          <w:ilvl w:val="0"/>
          <w:numId w:val="28"/>
        </w:numPr>
        <w:rPr>
          <w:lang w:val="nl-NL"/>
        </w:rPr>
      </w:pPr>
      <w:r>
        <w:rPr>
          <w:lang w:val="nl-NL"/>
        </w:rPr>
        <w:t xml:space="preserve"> Opmaak (fluster dikgedrukt, enter na extra info)</w:t>
      </w:r>
    </w:p>
    <w:p w14:paraId="2C94E3A7" w14:textId="26B2606C" w:rsidR="00701FD3" w:rsidRDefault="00701FD3" w:rsidP="00701FD3">
      <w:pPr>
        <w:pStyle w:val="Tekstopmerking"/>
        <w:numPr>
          <w:ilvl w:val="0"/>
          <w:numId w:val="28"/>
        </w:numPr>
        <w:rPr>
          <w:lang w:val="nl-NL"/>
        </w:rPr>
      </w:pPr>
      <w:r>
        <w:rPr>
          <w:lang w:val="nl-NL"/>
        </w:rPr>
        <w:t xml:space="preserve"> Vraagvariabiliteit (gebruik ook eens een beide bovenstaande/ geen van bovenstaande vraag.)  </w:t>
      </w:r>
    </w:p>
    <w:p w14:paraId="66EE4526" w14:textId="77777777" w:rsidR="00701FD3" w:rsidRDefault="00701FD3" w:rsidP="00701FD3">
      <w:pPr>
        <w:pStyle w:val="Tekstopmerking"/>
        <w:numPr>
          <w:ilvl w:val="0"/>
          <w:numId w:val="28"/>
        </w:numPr>
        <w:rPr>
          <w:lang w:val="nl-NL"/>
        </w:rPr>
      </w:pPr>
      <w:r>
        <w:rPr>
          <w:lang w:val="nl-NL"/>
        </w:rPr>
        <w:t xml:space="preserve"> ‘Bovenstaande’ overbodig</w:t>
      </w:r>
    </w:p>
    <w:p w14:paraId="0DA98306" w14:textId="62C46847" w:rsidR="00701FD3" w:rsidRPr="00701FD3" w:rsidRDefault="00701FD3" w:rsidP="00701FD3">
      <w:pPr>
        <w:pStyle w:val="Tekstopmerking"/>
        <w:numPr>
          <w:ilvl w:val="0"/>
          <w:numId w:val="28"/>
        </w:numPr>
        <w:rPr>
          <w:lang w:val="nl-NL"/>
        </w:rPr>
      </w:pPr>
      <w:r>
        <w:rPr>
          <w:lang w:val="nl-NL"/>
        </w:rPr>
        <w:t xml:space="preserve"> Variatie in formulering van de extra info</w:t>
      </w:r>
    </w:p>
  </w:comment>
  <w:comment w:id="217" w:author="Marco Verweij | ExpertCollege" w:date="2021-08-23T15:44:00Z" w:initials="MV|E">
    <w:p w14:paraId="48D25DDE" w14:textId="3BC13A4B" w:rsidR="005F4BB9" w:rsidRPr="005F4BB9" w:rsidRDefault="005F4BB9">
      <w:pPr>
        <w:pStyle w:val="Tekstopmerking"/>
        <w:rPr>
          <w:lang w:val="nl-NL"/>
        </w:rPr>
      </w:pPr>
      <w:r>
        <w:rPr>
          <w:rStyle w:val="Verwijzingopmerking"/>
        </w:rPr>
        <w:annotationRef/>
      </w:r>
      <w:r w:rsidRPr="005F4BB9">
        <w:rPr>
          <w:lang w:val="nl-NL"/>
        </w:rPr>
        <w:t xml:space="preserve">Toets deze opties in </w:t>
      </w:r>
      <w:r>
        <w:rPr>
          <w:lang w:val="nl-NL"/>
        </w:rPr>
        <w:t xml:space="preserve">1 leerdoel (zie latere opmerking) </w:t>
      </w:r>
    </w:p>
  </w:comment>
  <w:comment w:id="218" w:author="Marco Verweij | ExpertCollege" w:date="2021-08-23T15:45:00Z" w:initials="MV|E">
    <w:p w14:paraId="7EE625EF" w14:textId="7EFF57A7" w:rsidR="005F4BB9" w:rsidRPr="005F4BB9" w:rsidRDefault="005F4BB9">
      <w:pPr>
        <w:pStyle w:val="Tekstopmerking"/>
        <w:rPr>
          <w:lang w:val="nl-NL"/>
        </w:rPr>
      </w:pPr>
      <w:r>
        <w:rPr>
          <w:rStyle w:val="Verwijzingopmerking"/>
        </w:rPr>
        <w:annotationRef/>
      </w:r>
      <w:r w:rsidRPr="005F4BB9">
        <w:rPr>
          <w:lang w:val="nl-NL"/>
        </w:rPr>
        <w:t>Maak hier een fluster va</w:t>
      </w:r>
      <w:r>
        <w:rPr>
          <w:lang w:val="nl-NL"/>
        </w:rPr>
        <w:t>n.</w:t>
      </w:r>
    </w:p>
  </w:comment>
  <w:comment w:id="219" w:author="Microsoft Office-gebruiker" w:date="2021-07-02T16:30:00Z" w:initials="MO">
    <w:p w14:paraId="23D11B70" w14:textId="78E9E57F" w:rsidR="00CA67EB" w:rsidRPr="00CA67EB" w:rsidRDefault="00CA67EB">
      <w:pPr>
        <w:pStyle w:val="Tekstopmerking"/>
        <w:rPr>
          <w:lang w:val="nl-NL"/>
        </w:rPr>
      </w:pPr>
      <w:r>
        <w:rPr>
          <w:rStyle w:val="Verwijzingopmerking"/>
        </w:rPr>
        <w:annotationRef/>
      </w:r>
      <w:r w:rsidRPr="00CA67EB">
        <w:rPr>
          <w:lang w:val="nl-NL"/>
        </w:rPr>
        <w:t xml:space="preserve">Ook een leuk leerdoel, echter geen foute antwoordopties te bedenken, want het ligt aan de huisarts welk onderzoek aangevraagd worden. Geen enkel antwoord is in principe fout… </w:t>
      </w:r>
    </w:p>
  </w:comment>
  <w:comment w:id="220" w:author="Marco Verweij | ExpertCollege" w:date="2021-08-23T15:44:00Z" w:initials="MV|E">
    <w:p w14:paraId="06D1B512" w14:textId="1D3455FB" w:rsidR="00475871" w:rsidRPr="00475871" w:rsidRDefault="00475871">
      <w:pPr>
        <w:pStyle w:val="Tekstopmerking"/>
        <w:rPr>
          <w:lang w:val="nl-NL"/>
        </w:rPr>
      </w:pPr>
      <w:r>
        <w:rPr>
          <w:rStyle w:val="Verwijzingopmerking"/>
        </w:rPr>
        <w:annotationRef/>
      </w:r>
      <w:r w:rsidRPr="00475871">
        <w:rPr>
          <w:lang w:val="nl-NL"/>
        </w:rPr>
        <w:t>Je hebt dit nu i</w:t>
      </w:r>
      <w:r>
        <w:rPr>
          <w:lang w:val="nl-NL"/>
        </w:rPr>
        <w:t>n de extra info benoemd, maar je zou hier ook een nieuw fluster van kunnen maken..</w:t>
      </w:r>
    </w:p>
  </w:comment>
  <w:comment w:id="222" w:author="Marco Verweij | ExpertCollege" w:date="2021-08-23T15:07:00Z" w:initials="MV|E">
    <w:p w14:paraId="016D521B" w14:textId="77777777" w:rsidR="00807214" w:rsidRDefault="00807214">
      <w:pPr>
        <w:pStyle w:val="Tekstopmerking"/>
        <w:rPr>
          <w:lang w:val="nl-NL"/>
        </w:rPr>
      </w:pPr>
      <w:r>
        <w:rPr>
          <w:rStyle w:val="Verwijzingopmerking"/>
        </w:rPr>
        <w:annotationRef/>
      </w:r>
      <w:r w:rsidRPr="00807214">
        <w:rPr>
          <w:lang w:val="nl-NL"/>
        </w:rPr>
        <w:t>Probeer deze zin te v</w:t>
      </w:r>
      <w:r>
        <w:rPr>
          <w:lang w:val="nl-NL"/>
        </w:rPr>
        <w:t>erwerken in de vraagstelling.</w:t>
      </w:r>
    </w:p>
    <w:p w14:paraId="6BDE6A1C" w14:textId="77777777" w:rsidR="00807214" w:rsidRDefault="00807214">
      <w:pPr>
        <w:pStyle w:val="Tekstopmerking"/>
        <w:rPr>
          <w:lang w:val="nl-NL"/>
        </w:rPr>
      </w:pPr>
    </w:p>
    <w:p w14:paraId="27C04EC6" w14:textId="0A2F03DF" w:rsidR="00807214" w:rsidRPr="00807214" w:rsidRDefault="00807214">
      <w:pPr>
        <w:pStyle w:val="Tekstopmerking"/>
        <w:rPr>
          <w:i/>
          <w:iCs/>
          <w:lang w:val="nl-NL"/>
        </w:rPr>
      </w:pPr>
      <w:r w:rsidRPr="00807214">
        <w:rPr>
          <w:i/>
          <w:iCs/>
          <w:lang w:val="nl-NL"/>
        </w:rPr>
        <w:t xml:space="preserve">Op basis van welke factor wordt het menstruatiepatroon beoordeeld? </w:t>
      </w:r>
    </w:p>
    <w:p w14:paraId="7DDFE33F" w14:textId="67BF0F71" w:rsidR="00807214" w:rsidRPr="00807214" w:rsidRDefault="00807214">
      <w:pPr>
        <w:pStyle w:val="Tekstopmerking"/>
        <w:rPr>
          <w:lang w:val="nl-NL"/>
        </w:rPr>
      </w:pPr>
    </w:p>
  </w:comment>
  <w:comment w:id="223" w:author="Marco Verweij | ExpertCollege" w:date="2021-08-23T15:13:00Z" w:initials="MV|E">
    <w:p w14:paraId="0DD77A38" w14:textId="0D24EE77" w:rsidR="00880B8E" w:rsidRPr="00880B8E" w:rsidRDefault="00880B8E">
      <w:pPr>
        <w:pStyle w:val="Tekstopmerking"/>
        <w:rPr>
          <w:lang w:val="nl-NL"/>
        </w:rPr>
      </w:pPr>
      <w:r>
        <w:rPr>
          <w:rStyle w:val="Verwijzingopmerking"/>
        </w:rPr>
        <w:annotationRef/>
      </w:r>
      <w:r w:rsidRPr="00880B8E">
        <w:rPr>
          <w:lang w:val="nl-NL"/>
        </w:rPr>
        <w:t>Zie bovenstaande opmerking</w:t>
      </w:r>
    </w:p>
  </w:comment>
  <w:comment w:id="224" w:author="Marco Verweij | ExpertCollege" w:date="2021-08-23T15:13:00Z" w:initials="MV|E">
    <w:p w14:paraId="45771473" w14:textId="77777777" w:rsidR="00880B8E" w:rsidRDefault="00880B8E">
      <w:pPr>
        <w:pStyle w:val="Tekstopmerking"/>
        <w:rPr>
          <w:lang w:val="nl-NL"/>
        </w:rPr>
      </w:pPr>
      <w:r>
        <w:rPr>
          <w:rStyle w:val="Verwijzingopmerking"/>
        </w:rPr>
        <w:annotationRef/>
      </w:r>
      <w:r w:rsidRPr="00880B8E">
        <w:rPr>
          <w:lang w:val="nl-NL"/>
        </w:rPr>
        <w:t>Vergeet h</w:t>
      </w:r>
      <w:r>
        <w:rPr>
          <w:lang w:val="nl-NL"/>
        </w:rPr>
        <w:t xml:space="preserve">et juiste antwoordoptie niet dikgedrukt te maken. </w:t>
      </w:r>
    </w:p>
    <w:p w14:paraId="4D0858CF" w14:textId="77777777" w:rsidR="00880B8E" w:rsidRDefault="00880B8E">
      <w:pPr>
        <w:pStyle w:val="Tekstopmerking"/>
        <w:rPr>
          <w:lang w:val="nl-NL"/>
        </w:rPr>
      </w:pPr>
    </w:p>
    <w:p w14:paraId="4E0D92E6" w14:textId="77777777" w:rsidR="00880B8E" w:rsidRDefault="00880B8E">
      <w:pPr>
        <w:pStyle w:val="Tekstopmerking"/>
        <w:rPr>
          <w:lang w:val="nl-NL"/>
        </w:rPr>
      </w:pPr>
      <w:r>
        <w:rPr>
          <w:lang w:val="nl-NL"/>
        </w:rPr>
        <w:t xml:space="preserve">Let op: in maximaal 40% van dit vraagtype mag ‘beide bovenstaande’ het juiste antwoord zijn. </w:t>
      </w:r>
    </w:p>
    <w:p w14:paraId="4016DD15" w14:textId="77777777" w:rsidR="00FD227F" w:rsidRDefault="00FD227F">
      <w:pPr>
        <w:pStyle w:val="Tekstopmerking"/>
        <w:rPr>
          <w:lang w:val="nl-NL"/>
        </w:rPr>
      </w:pPr>
    </w:p>
    <w:p w14:paraId="5CDCFBDC" w14:textId="5A8FC5D3" w:rsidR="00FD227F" w:rsidRPr="00880B8E" w:rsidRDefault="00FD227F">
      <w:pPr>
        <w:pStyle w:val="Tekstopmerking"/>
        <w:rPr>
          <w:lang w:val="nl-NL"/>
        </w:rPr>
      </w:pPr>
      <w:r>
        <w:rPr>
          <w:lang w:val="nl-NL"/>
        </w:rPr>
        <w:t xml:space="preserve">Bovendien vind ik dit de makkelijkste vraag van het fluster omdat beide antwoordopties correct zijn. Daarom zou ik deze vraag als laatste plaatsen. </w:t>
      </w:r>
    </w:p>
  </w:comment>
  <w:comment w:id="227" w:author="Marco Verweij | ExpertCollege" w:date="2021-08-23T15:14:00Z" w:initials="MV|E">
    <w:p w14:paraId="10AE0229" w14:textId="5C268547" w:rsidR="00997D16" w:rsidRPr="00997D16" w:rsidRDefault="00997D16">
      <w:pPr>
        <w:pStyle w:val="Tekstopmerking"/>
        <w:rPr>
          <w:lang w:val="nl-NL"/>
        </w:rPr>
      </w:pPr>
      <w:r>
        <w:rPr>
          <w:rStyle w:val="Verwijzingopmerking"/>
        </w:rPr>
        <w:annotationRef/>
      </w:r>
      <w:r w:rsidRPr="00997D16">
        <w:rPr>
          <w:lang w:val="nl-NL"/>
        </w:rPr>
        <w:t xml:space="preserve">Goed dat je </w:t>
      </w:r>
      <w:r>
        <w:rPr>
          <w:lang w:val="nl-NL"/>
        </w:rPr>
        <w:t>het formuleert met ‘naast..’</w:t>
      </w:r>
    </w:p>
  </w:comment>
  <w:comment w:id="229" w:author="Marco Verweij | ExpertCollege" w:date="2021-08-23T15:14:00Z" w:initials="MV|E">
    <w:p w14:paraId="782046B0" w14:textId="41607884" w:rsidR="00997D16" w:rsidRPr="00997D16" w:rsidRDefault="00997D16">
      <w:pPr>
        <w:pStyle w:val="Tekstopmerking"/>
        <w:rPr>
          <w:lang w:val="nl-NL"/>
        </w:rPr>
      </w:pPr>
      <w:r>
        <w:rPr>
          <w:rStyle w:val="Verwijzingopmerking"/>
        </w:rPr>
        <w:annotationRef/>
      </w:r>
      <w:r w:rsidRPr="00997D16">
        <w:rPr>
          <w:lang w:val="nl-NL"/>
        </w:rPr>
        <w:t>Stelling niet beginnen met ‘o</w:t>
      </w:r>
      <w:r>
        <w:rPr>
          <w:lang w:val="nl-NL"/>
        </w:rPr>
        <w:t xml:space="preserve">ok’. Zie opmerking bij de eerste vraag. </w:t>
      </w:r>
    </w:p>
  </w:comment>
  <w:comment w:id="232" w:author="Marco Verweij | ExpertCollege" w:date="2021-08-23T15:15:00Z" w:initials="MV|E">
    <w:p w14:paraId="6BAB02D1" w14:textId="68CD9E8B" w:rsidR="009042CC" w:rsidRPr="009042CC" w:rsidRDefault="009042CC">
      <w:pPr>
        <w:pStyle w:val="Tekstopmerking"/>
        <w:rPr>
          <w:lang w:val="nl-NL"/>
        </w:rPr>
      </w:pPr>
      <w:r>
        <w:rPr>
          <w:rStyle w:val="Verwijzingopmerking"/>
        </w:rPr>
        <w:annotationRef/>
      </w:r>
      <w:r w:rsidRPr="009042CC">
        <w:rPr>
          <w:lang w:val="nl-NL"/>
        </w:rPr>
        <w:t>‘Naast’</w:t>
      </w:r>
      <w:r>
        <w:rPr>
          <w:lang w:val="nl-NL"/>
        </w:rPr>
        <w:t xml:space="preserve"> en ‘ook’ zijn in feite dubbelop (maar geen grote fout als je het zo laat staan). </w:t>
      </w:r>
    </w:p>
  </w:comment>
  <w:comment w:id="234" w:author="Marco Verweij | ExpertCollege" w:date="2021-08-23T15:16:00Z" w:initials="MV|E">
    <w:p w14:paraId="304519BE" w14:textId="57C12487" w:rsidR="00A41CA9" w:rsidRPr="00A41CA9" w:rsidRDefault="00A41CA9">
      <w:pPr>
        <w:pStyle w:val="Tekstopmerking"/>
        <w:rPr>
          <w:lang w:val="nl-NL"/>
        </w:rPr>
      </w:pPr>
      <w:r>
        <w:rPr>
          <w:rStyle w:val="Verwijzingopmerking"/>
        </w:rPr>
        <w:annotationRef/>
      </w:r>
      <w:r w:rsidRPr="00A41CA9">
        <w:rPr>
          <w:lang w:val="nl-NL"/>
        </w:rPr>
        <w:t>Zie voor de vraagstelling m</w:t>
      </w:r>
      <w:r>
        <w:rPr>
          <w:lang w:val="nl-NL"/>
        </w:rPr>
        <w:t>ijn eerdere opmerking</w:t>
      </w:r>
    </w:p>
  </w:comment>
  <w:comment w:id="235" w:author="Microsoft Office-gebruiker" w:date="2021-07-02T16:25:00Z" w:initials="MO">
    <w:p w14:paraId="707CDA22" w14:textId="719FBEBE" w:rsidR="0046421D" w:rsidRPr="0046421D" w:rsidRDefault="0046421D">
      <w:pPr>
        <w:pStyle w:val="Tekstopmerking"/>
        <w:rPr>
          <w:lang w:val="nl-NL"/>
        </w:rPr>
      </w:pPr>
      <w:r>
        <w:rPr>
          <w:rStyle w:val="Verwijzingopmerking"/>
        </w:rPr>
        <w:annotationRef/>
      </w:r>
      <w:r w:rsidRPr="0046421D">
        <w:rPr>
          <w:lang w:val="nl-NL"/>
        </w:rPr>
        <w:t xml:space="preserve">Ik wil hier graag een leerdoel van maken, echter hoelang ik hier ook over nadenk, ik kan geen geode antwoordopties verzinnen. </w:t>
      </w:r>
    </w:p>
  </w:comment>
  <w:comment w:id="236" w:author="Marco Verweij | ExpertCollege" w:date="2021-08-23T15:20:00Z" w:initials="MV|E">
    <w:p w14:paraId="2D54F8E6" w14:textId="43DAA236" w:rsidR="00F92305" w:rsidRDefault="00CD3667">
      <w:pPr>
        <w:pStyle w:val="Tekstopmerking"/>
        <w:rPr>
          <w:lang w:val="nl-NL"/>
        </w:rPr>
      </w:pPr>
      <w:r>
        <w:rPr>
          <w:rStyle w:val="Verwijzingopmerking"/>
        </w:rPr>
        <w:annotationRef/>
      </w:r>
      <w:r w:rsidRPr="00CD3667">
        <w:rPr>
          <w:lang w:val="nl-NL"/>
        </w:rPr>
        <w:t>Je maakt het jezelf e</w:t>
      </w:r>
      <w:r>
        <w:rPr>
          <w:lang w:val="nl-NL"/>
        </w:rPr>
        <w:t xml:space="preserve">rg lastig met de formulering van je leerdoel. Je kunt in dit geval beter </w:t>
      </w:r>
      <w:r w:rsidR="00F92305">
        <w:rPr>
          <w:lang w:val="nl-NL"/>
        </w:rPr>
        <w:t xml:space="preserve">toetsen welke dingen de zorgprofessional nog meer bespreekt. Je toetst nu een enkel element van een opsomming die je eigenlijk als geheel zou moeten toetsen. </w:t>
      </w:r>
      <w:r w:rsidR="004C33FD">
        <w:rPr>
          <w:lang w:val="nl-NL"/>
        </w:rPr>
        <w:t>Mijn advies om dit alsnog te doen.</w:t>
      </w:r>
    </w:p>
    <w:p w14:paraId="57BD2BEE" w14:textId="77777777" w:rsidR="00F92305" w:rsidRDefault="00F92305">
      <w:pPr>
        <w:pStyle w:val="Tekstopmerking"/>
        <w:rPr>
          <w:lang w:val="nl-NL"/>
        </w:rPr>
      </w:pPr>
    </w:p>
    <w:p w14:paraId="59D62427" w14:textId="06661F0D" w:rsidR="00F92305" w:rsidRPr="00F92305" w:rsidRDefault="00F92305">
      <w:pPr>
        <w:pStyle w:val="Tekstopmerking"/>
        <w:rPr>
          <w:lang w:val="nl-NL"/>
        </w:rPr>
      </w:pPr>
      <w:r>
        <w:rPr>
          <w:lang w:val="nl-NL"/>
        </w:rPr>
        <w:t xml:space="preserve">Optie 2 is om te toetsen hoe de zorgvrager </w:t>
      </w:r>
      <w:r w:rsidR="005640D4">
        <w:rPr>
          <w:lang w:val="nl-NL"/>
        </w:rPr>
        <w:t xml:space="preserve">onderzoek doet naar de kans op zwangerschap, maar dit is erg voor de hand liggend. </w:t>
      </w:r>
    </w:p>
  </w:comment>
  <w:comment w:id="238" w:author="Marco Verweij | ExpertCollege" w:date="2021-08-23T15:19:00Z" w:initials="MV|E">
    <w:p w14:paraId="6A3AD04B" w14:textId="134B21B6" w:rsidR="00F44843" w:rsidRPr="00F44843" w:rsidRDefault="00F44843">
      <w:pPr>
        <w:pStyle w:val="Tekstopmerking"/>
        <w:rPr>
          <w:lang w:val="nl-NL"/>
        </w:rPr>
      </w:pPr>
      <w:r>
        <w:rPr>
          <w:rStyle w:val="Verwijzingopmerking"/>
        </w:rPr>
        <w:annotationRef/>
      </w:r>
      <w:r w:rsidRPr="00F44843">
        <w:rPr>
          <w:lang w:val="nl-NL"/>
        </w:rPr>
        <w:t>Dit komt e</w:t>
      </w:r>
      <w:r>
        <w:rPr>
          <w:lang w:val="nl-NL"/>
        </w:rPr>
        <w:t>en beetje uit de lucht vallen. Waar heb je het precies over?</w:t>
      </w:r>
    </w:p>
  </w:comment>
  <w:comment w:id="242" w:author="Marco Verweij | ExpertCollege" w:date="2021-08-23T15:23:00Z" w:initials="MV|E">
    <w:p w14:paraId="16C1DC8A" w14:textId="4033EEB7" w:rsidR="005640D4" w:rsidRPr="005640D4" w:rsidRDefault="005640D4">
      <w:pPr>
        <w:pStyle w:val="Tekstopmerking"/>
        <w:rPr>
          <w:lang w:val="nl-NL"/>
        </w:rPr>
      </w:pPr>
      <w:r>
        <w:rPr>
          <w:rStyle w:val="Verwijzingopmerking"/>
        </w:rPr>
        <w:annotationRef/>
      </w:r>
      <w:r w:rsidRPr="005640D4">
        <w:rPr>
          <w:lang w:val="nl-NL"/>
        </w:rPr>
        <w:t>Er wordt n</w:t>
      </w:r>
      <w:r>
        <w:rPr>
          <w:lang w:val="nl-NL"/>
        </w:rPr>
        <w:t>iet standaard een zwangerschapstest gedaan. Zou dit daarom niet zo in dit fluster toetsen. Zie opmerking hierboven.</w:t>
      </w:r>
      <w:r w:rsidR="00F84E30">
        <w:rPr>
          <w:lang w:val="nl-NL"/>
        </w:rPr>
        <w:t xml:space="preserve"> Dit fluster vereist de nodige aanpassing. </w:t>
      </w:r>
    </w:p>
  </w:comment>
  <w:comment w:id="243" w:author="Marco Verweij | ExpertCollege" w:date="2021-08-23T15:32:00Z" w:initials="MV|E">
    <w:p w14:paraId="118F3593" w14:textId="4BDC09CD" w:rsidR="0042088C" w:rsidRPr="0042088C" w:rsidRDefault="0042088C">
      <w:pPr>
        <w:pStyle w:val="Tekstopmerking"/>
        <w:rPr>
          <w:lang w:val="nl-NL"/>
        </w:rPr>
      </w:pPr>
      <w:r>
        <w:rPr>
          <w:rStyle w:val="Verwijzingopmerking"/>
        </w:rPr>
        <w:annotationRef/>
      </w:r>
      <w:r w:rsidRPr="0042088C">
        <w:rPr>
          <w:lang w:val="nl-NL"/>
        </w:rPr>
        <w:t>Verwerk i</w:t>
      </w:r>
      <w:r>
        <w:rPr>
          <w:lang w:val="nl-NL"/>
        </w:rPr>
        <w:t>n de vraag</w:t>
      </w:r>
    </w:p>
  </w:comment>
  <w:comment w:id="247" w:author="Marco Verweij | ExpertCollege" w:date="2021-08-23T15:33:00Z" w:initials="MV|E">
    <w:p w14:paraId="5B63670A" w14:textId="623052FA" w:rsidR="0042088C" w:rsidRPr="0042088C" w:rsidRDefault="0042088C">
      <w:pPr>
        <w:pStyle w:val="Tekstopmerking"/>
        <w:rPr>
          <w:lang w:val="nl-NL"/>
        </w:rPr>
      </w:pPr>
      <w:r>
        <w:rPr>
          <w:rStyle w:val="Verwijzingopmerking"/>
        </w:rPr>
        <w:annotationRef/>
      </w:r>
      <w:r w:rsidRPr="0042088C">
        <w:rPr>
          <w:lang w:val="nl-NL"/>
        </w:rPr>
        <w:t>In d</w:t>
      </w:r>
      <w:r>
        <w:rPr>
          <w:lang w:val="nl-NL"/>
        </w:rPr>
        <w:t>it geval zou ik specifiek huisarts gebruiken omdat het om een specifieke zorgprofessional gaat.</w:t>
      </w:r>
    </w:p>
  </w:comment>
  <w:comment w:id="248" w:author="Marco Verweij | ExpertCollege" w:date="2021-08-23T15:33:00Z" w:initials="MV|E">
    <w:p w14:paraId="61B4B0EE" w14:textId="1B567E1B" w:rsidR="00D07BEC" w:rsidRPr="00D07BEC" w:rsidRDefault="00D07BEC">
      <w:pPr>
        <w:pStyle w:val="Tekstopmerking"/>
        <w:rPr>
          <w:lang w:val="nl-NL"/>
        </w:rPr>
      </w:pPr>
      <w:r>
        <w:rPr>
          <w:rStyle w:val="Verwijzingopmerking"/>
        </w:rPr>
        <w:annotationRef/>
      </w:r>
      <w:r w:rsidRPr="00D07BEC">
        <w:rPr>
          <w:lang w:val="nl-NL"/>
        </w:rPr>
        <w:t>Selecteer de</w:t>
      </w:r>
      <w:r>
        <w:rPr>
          <w:lang w:val="nl-NL"/>
        </w:rPr>
        <w:t xml:space="preserve"> juiste antwoordoptie</w:t>
      </w:r>
    </w:p>
  </w:comment>
  <w:comment w:id="249" w:author="Marco Verweij | ExpertCollege" w:date="2021-08-23T15:31:00Z" w:initials="MV|E">
    <w:p w14:paraId="111D4695" w14:textId="56BFAF40" w:rsidR="00C932B5" w:rsidRPr="00C932B5" w:rsidRDefault="00C932B5">
      <w:pPr>
        <w:pStyle w:val="Tekstopmerking"/>
        <w:rPr>
          <w:lang w:val="nl-NL"/>
        </w:rPr>
      </w:pPr>
      <w:r>
        <w:rPr>
          <w:rStyle w:val="Verwijzingopmerking"/>
        </w:rPr>
        <w:annotationRef/>
      </w:r>
      <w:r w:rsidRPr="00C932B5">
        <w:rPr>
          <w:lang w:val="nl-NL"/>
        </w:rPr>
        <w:t xml:space="preserve">Deze </w:t>
      </w:r>
      <w:r>
        <w:rPr>
          <w:lang w:val="nl-NL"/>
        </w:rPr>
        <w:t>antwoordopties overlappen</w:t>
      </w:r>
      <w:r w:rsidR="00027077">
        <w:rPr>
          <w:lang w:val="nl-NL"/>
        </w:rPr>
        <w:t xml:space="preserve">. Dit is niet toegestaan. </w:t>
      </w:r>
    </w:p>
  </w:comment>
  <w:comment w:id="251" w:author="Marco Verweij | ExpertCollege" w:date="2021-08-23T15:32:00Z" w:initials="MV|E">
    <w:p w14:paraId="12B3189F" w14:textId="591E77C9" w:rsidR="00027077" w:rsidRPr="00027077" w:rsidRDefault="00027077">
      <w:pPr>
        <w:pStyle w:val="Tekstopmerking"/>
        <w:rPr>
          <w:lang w:val="nl-NL"/>
        </w:rPr>
      </w:pPr>
      <w:r>
        <w:rPr>
          <w:rStyle w:val="Verwijzingopmerking"/>
        </w:rPr>
        <w:annotationRef/>
      </w:r>
      <w:r w:rsidRPr="00027077">
        <w:rPr>
          <w:lang w:val="nl-NL"/>
        </w:rPr>
        <w:t>Dit is n</w:t>
      </w:r>
      <w:r>
        <w:rPr>
          <w:lang w:val="nl-NL"/>
        </w:rPr>
        <w:t xml:space="preserve">iet geheel incorrect, omdat de gynaecoloog dit wel doet. </w:t>
      </w:r>
    </w:p>
  </w:comment>
  <w:comment w:id="250" w:author="Marco Verweij | ExpertCollege" w:date="2021-08-23T15:34:00Z" w:initials="MV|E">
    <w:p w14:paraId="6030832F" w14:textId="3561C4FA" w:rsidR="00D07BEC" w:rsidRPr="00D07BEC" w:rsidRDefault="00D07BEC">
      <w:pPr>
        <w:pStyle w:val="Tekstopmerking"/>
        <w:rPr>
          <w:lang w:val="nl-NL"/>
        </w:rPr>
      </w:pPr>
      <w:r>
        <w:rPr>
          <w:rStyle w:val="Verwijzingopmerking"/>
        </w:rPr>
        <w:annotationRef/>
      </w:r>
      <w:r w:rsidRPr="00D07BEC">
        <w:rPr>
          <w:lang w:val="nl-NL"/>
        </w:rPr>
        <w:t>Suggesties voor a</w:t>
      </w:r>
      <w:r>
        <w:rPr>
          <w:lang w:val="nl-NL"/>
        </w:rPr>
        <w:t xml:space="preserve">ntwoordopties zijn: CT-scan verrichten, </w:t>
      </w:r>
      <w:r w:rsidR="00F17F5A">
        <w:rPr>
          <w:lang w:val="nl-NL"/>
        </w:rPr>
        <w:t xml:space="preserve">anticonceptie voorschrijven, etc. </w:t>
      </w:r>
    </w:p>
  </w:comment>
  <w:comment w:id="253" w:author="Marco Verweij | ExpertCollege" w:date="2021-08-23T15:35:00Z" w:initials="MV|E">
    <w:p w14:paraId="0BCC83A4" w14:textId="0C9F771E" w:rsidR="00C403B9" w:rsidRPr="00C403B9" w:rsidRDefault="00C403B9">
      <w:pPr>
        <w:pStyle w:val="Tekstopmerking"/>
        <w:rPr>
          <w:lang w:val="nl-NL"/>
        </w:rPr>
      </w:pPr>
      <w:r>
        <w:rPr>
          <w:rStyle w:val="Verwijzingopmerking"/>
        </w:rPr>
        <w:annotationRef/>
      </w:r>
      <w:r w:rsidRPr="00C403B9">
        <w:rPr>
          <w:lang w:val="nl-NL"/>
        </w:rPr>
        <w:t>Pas de kleine (</w:t>
      </w:r>
      <w:r>
        <w:rPr>
          <w:lang w:val="nl-NL"/>
        </w:rPr>
        <w:t xml:space="preserve">leesbaarheids)aanpassingen ook aan bij de andere vragen in je fluster. </w:t>
      </w:r>
    </w:p>
  </w:comment>
  <w:comment w:id="265" w:author="Marco Verweij | ExpertCollege" w:date="2021-08-23T15:37:00Z" w:initials="MV|E">
    <w:p w14:paraId="29863FA2" w14:textId="617897BB" w:rsidR="00F30FBF" w:rsidRPr="00F30FBF" w:rsidRDefault="00F30FBF">
      <w:pPr>
        <w:pStyle w:val="Tekstopmerking"/>
        <w:rPr>
          <w:lang w:val="nl-NL"/>
        </w:rPr>
      </w:pPr>
      <w:r>
        <w:rPr>
          <w:rStyle w:val="Verwijzingopmerking"/>
        </w:rPr>
        <w:annotationRef/>
      </w:r>
      <w:r w:rsidRPr="00F30FBF">
        <w:rPr>
          <w:lang w:val="nl-NL"/>
        </w:rPr>
        <w:t>Zie mijn aanpassingen in d</w:t>
      </w:r>
      <w:r>
        <w:rPr>
          <w:lang w:val="nl-NL"/>
        </w:rPr>
        <w:t xml:space="preserve">e vorige vraag. Let goed op de leesbaarheid. </w:t>
      </w:r>
      <w:r w:rsidR="00982E6E">
        <w:rPr>
          <w:lang w:val="nl-NL"/>
        </w:rPr>
        <w:t xml:space="preserve">Het zijn vaak maar kleine aanpassingen. </w:t>
      </w:r>
    </w:p>
  </w:comment>
  <w:comment w:id="268" w:author="Marco Verweij | ExpertCollege" w:date="2021-08-23T15:36:00Z" w:initials="MV|E">
    <w:p w14:paraId="160FA379" w14:textId="0C0BD958" w:rsidR="00C403B9" w:rsidRPr="00C403B9" w:rsidRDefault="00C403B9">
      <w:pPr>
        <w:pStyle w:val="Tekstopmerking"/>
        <w:rPr>
          <w:lang w:val="nl-NL"/>
        </w:rPr>
      </w:pPr>
      <w:r>
        <w:rPr>
          <w:rStyle w:val="Verwijzingopmerking"/>
        </w:rPr>
        <w:annotationRef/>
      </w:r>
      <w:r w:rsidRPr="00C403B9">
        <w:rPr>
          <w:lang w:val="nl-NL"/>
        </w:rPr>
        <w:t>Ik mis h</w:t>
      </w:r>
      <w:r>
        <w:rPr>
          <w:lang w:val="nl-NL"/>
        </w:rPr>
        <w:t>ier het correcte antwoord</w:t>
      </w:r>
    </w:p>
  </w:comment>
  <w:comment w:id="269" w:author="Marco Verweij | ExpertCollege" w:date="2021-08-23T16:18:00Z" w:initials="MV|E">
    <w:p w14:paraId="26BBF28A" w14:textId="23CCC53D" w:rsidR="00F71977" w:rsidRPr="00F71977" w:rsidRDefault="00F71977">
      <w:pPr>
        <w:pStyle w:val="Tekstopmerking"/>
        <w:rPr>
          <w:lang w:val="nl-NL"/>
        </w:rPr>
      </w:pPr>
      <w:r>
        <w:rPr>
          <w:rStyle w:val="Verwijzingopmerking"/>
        </w:rPr>
        <w:annotationRef/>
      </w:r>
      <w:r w:rsidRPr="00F71977">
        <w:rPr>
          <w:lang w:val="nl-NL"/>
        </w:rPr>
        <w:t>Maak hier nog een f</w:t>
      </w:r>
      <w:r>
        <w:rPr>
          <w:lang w:val="nl-NL"/>
        </w:rPr>
        <w:t>luster van.</w:t>
      </w:r>
    </w:p>
  </w:comment>
  <w:comment w:id="270" w:author="Marco Verweij | ExpertCollege" w:date="2021-08-23T16:17:00Z" w:initials="MV|E">
    <w:p w14:paraId="6D490BE1" w14:textId="77777777" w:rsidR="003B0851" w:rsidRDefault="003B0851" w:rsidP="003B0851">
      <w:pPr>
        <w:pStyle w:val="Tekstopmerking"/>
        <w:rPr>
          <w:lang w:val="nl-NL"/>
        </w:rPr>
      </w:pPr>
      <w:r>
        <w:rPr>
          <w:rStyle w:val="Verwijzingopmerking"/>
        </w:rPr>
        <w:annotationRef/>
      </w:r>
      <w:r w:rsidRPr="001F3DAC">
        <w:rPr>
          <w:lang w:val="nl-NL"/>
        </w:rPr>
        <w:t>Je mag best creatief zi</w:t>
      </w:r>
      <w:r>
        <w:rPr>
          <w:lang w:val="nl-NL"/>
        </w:rPr>
        <w:t>jn en dit toetsen in een leerdoel waarbij je bijvoorbeeld vraagt:</w:t>
      </w:r>
    </w:p>
    <w:p w14:paraId="2659B28F" w14:textId="77777777" w:rsidR="003B0851" w:rsidRDefault="003B0851" w:rsidP="003B0851">
      <w:pPr>
        <w:pStyle w:val="Tekstopmerking"/>
        <w:rPr>
          <w:lang w:val="nl-NL"/>
        </w:rPr>
      </w:pPr>
    </w:p>
    <w:p w14:paraId="5A23E4E6" w14:textId="77777777" w:rsidR="003B0851" w:rsidRPr="003B0851" w:rsidRDefault="003B0851" w:rsidP="003B0851">
      <w:pPr>
        <w:pStyle w:val="Tekstopmerking"/>
        <w:rPr>
          <w:i/>
          <w:iCs/>
          <w:lang w:val="nl-NL"/>
        </w:rPr>
      </w:pPr>
      <w:r w:rsidRPr="003B0851">
        <w:rPr>
          <w:i/>
          <w:iCs/>
          <w:lang w:val="nl-NL"/>
        </w:rPr>
        <w:t>Op basis waarvan wordt de noodzaak van behandeling ingeschat?</w:t>
      </w:r>
    </w:p>
    <w:p w14:paraId="2E113A4D" w14:textId="77777777" w:rsidR="003B0851" w:rsidRDefault="003B0851" w:rsidP="003B0851">
      <w:pPr>
        <w:pStyle w:val="Tekstopmerking"/>
        <w:rPr>
          <w:lang w:val="nl-NL"/>
        </w:rPr>
      </w:pPr>
    </w:p>
    <w:p w14:paraId="012F609F" w14:textId="65F66148" w:rsidR="003B0851" w:rsidRPr="003B0851" w:rsidRDefault="003B0851" w:rsidP="003B0851">
      <w:pPr>
        <w:pStyle w:val="Tekstopmerking"/>
        <w:rPr>
          <w:lang w:val="nl-NL"/>
        </w:rPr>
      </w:pPr>
      <w:r>
        <w:rPr>
          <w:lang w:val="nl-NL"/>
        </w:rPr>
        <w:t>Zou je dit willen proberen te maken in een nieuw fluster. De informatie die je namelijk in de extra info zet wordt niet altijd gelezen en moet je daarom nog in een apart fluster toetsen.</w:t>
      </w:r>
    </w:p>
  </w:comment>
  <w:comment w:id="272" w:author="Microsoft Office-gebruiker" w:date="2021-06-28T16:58:00Z" w:initials="MO">
    <w:p w14:paraId="3DAFA262" w14:textId="2C2004FF" w:rsidR="00CC7D59" w:rsidRPr="00F858C1" w:rsidRDefault="00CC7D59">
      <w:pPr>
        <w:pStyle w:val="Tekstopmerking"/>
        <w:rPr>
          <w:lang w:val="nl-NL"/>
        </w:rPr>
      </w:pPr>
      <w:r>
        <w:rPr>
          <w:rStyle w:val="Verwijzingopmerking"/>
        </w:rPr>
        <w:annotationRef/>
      </w:r>
      <w:r w:rsidRPr="00F858C1">
        <w:rPr>
          <w:lang w:val="nl-NL"/>
        </w:rPr>
        <w:t>Zin met ‘kan’</w:t>
      </w:r>
    </w:p>
  </w:comment>
  <w:comment w:id="273" w:author="Marco Verweij | ExpertCollege" w:date="2021-08-23T15:42:00Z" w:initials="MV|E">
    <w:p w14:paraId="4FABE5F3" w14:textId="094BC540" w:rsidR="00530530" w:rsidRPr="00530530" w:rsidRDefault="00530530">
      <w:pPr>
        <w:pStyle w:val="Tekstopmerking"/>
        <w:rPr>
          <w:lang w:val="nl-NL"/>
        </w:rPr>
      </w:pPr>
      <w:r>
        <w:rPr>
          <w:rStyle w:val="Verwijzingopmerking"/>
        </w:rPr>
        <w:annotationRef/>
      </w:r>
      <w:r w:rsidRPr="00530530">
        <w:rPr>
          <w:lang w:val="nl-NL"/>
        </w:rPr>
        <w:t>Een zin met ‘kan’ is n</w:t>
      </w:r>
      <w:r>
        <w:rPr>
          <w:lang w:val="nl-NL"/>
        </w:rPr>
        <w:t xml:space="preserve">iet per definitie fout. Het gaat er met name om dat het niet te vaak wordt gebruikt. In dit geval geeft het aan dat de verlichting niet altijd optreedt. ‘Kan’ is in dit geval een goede optie. </w:t>
      </w:r>
    </w:p>
  </w:comment>
  <w:comment w:id="271" w:author="Marco Verweij | ExpertCollege" w:date="2021-08-23T16:19:00Z" w:initials="MV|E">
    <w:p w14:paraId="7AE29731" w14:textId="703EACB6" w:rsidR="00DE1DA3" w:rsidRDefault="00DE1DA3">
      <w:pPr>
        <w:pStyle w:val="Tekstopmerking"/>
        <w:rPr>
          <w:lang w:val="nl-NL"/>
        </w:rPr>
      </w:pPr>
      <w:r>
        <w:rPr>
          <w:rStyle w:val="Verwijzingopmerking"/>
        </w:rPr>
        <w:annotationRef/>
      </w:r>
      <w:r w:rsidRPr="00DE1DA3">
        <w:rPr>
          <w:lang w:val="nl-NL"/>
        </w:rPr>
        <w:t>Dit is een erg b</w:t>
      </w:r>
      <w:r>
        <w:rPr>
          <w:lang w:val="nl-NL"/>
        </w:rPr>
        <w:t xml:space="preserve">elangrijk onderdeel wat je moet toetsen in een fluster. In de praktijk worden anticonceptie namelijk erg veel voorgeschreven bij diverse menstruatiestoornissen. </w:t>
      </w:r>
      <w:r w:rsidR="00146CEE">
        <w:rPr>
          <w:lang w:val="nl-NL"/>
        </w:rPr>
        <w:t xml:space="preserve">Voorbeeld: </w:t>
      </w:r>
    </w:p>
    <w:p w14:paraId="638E6E6C" w14:textId="77777777" w:rsidR="00DE1DA3" w:rsidRDefault="00DE1DA3">
      <w:pPr>
        <w:pStyle w:val="Tekstopmerking"/>
        <w:rPr>
          <w:lang w:val="nl-NL"/>
        </w:rPr>
      </w:pPr>
    </w:p>
    <w:p w14:paraId="4AAE7570" w14:textId="77777777" w:rsidR="00DE1DA3" w:rsidRPr="00146CEE" w:rsidRDefault="00DE1DA3">
      <w:pPr>
        <w:pStyle w:val="Tekstopmerking"/>
        <w:rPr>
          <w:i/>
          <w:iCs/>
          <w:lang w:val="nl-NL"/>
        </w:rPr>
      </w:pPr>
      <w:r w:rsidRPr="00146CEE">
        <w:rPr>
          <w:i/>
          <w:iCs/>
          <w:lang w:val="nl-NL"/>
        </w:rPr>
        <w:t xml:space="preserve">Leerdoel: De student weet dat hormonale anticonceptiva de natuurlijke cyclus onderdrukken. </w:t>
      </w:r>
    </w:p>
    <w:p w14:paraId="15239C88" w14:textId="7286733B" w:rsidR="00F21AD8" w:rsidRPr="00146CEE" w:rsidRDefault="00F21AD8">
      <w:pPr>
        <w:pStyle w:val="Tekstopmerking"/>
        <w:rPr>
          <w:i/>
          <w:iCs/>
          <w:lang w:val="nl-NL"/>
        </w:rPr>
      </w:pPr>
    </w:p>
    <w:p w14:paraId="2AFF8696" w14:textId="437EF941" w:rsidR="00F21AD8" w:rsidRPr="00146CEE" w:rsidRDefault="00F21AD8">
      <w:pPr>
        <w:pStyle w:val="Tekstopmerking"/>
        <w:rPr>
          <w:i/>
          <w:iCs/>
          <w:lang w:val="nl-NL"/>
        </w:rPr>
      </w:pPr>
      <w:r w:rsidRPr="00146CEE">
        <w:rPr>
          <w:i/>
          <w:iCs/>
          <w:lang w:val="nl-NL"/>
        </w:rPr>
        <w:t>Theorie:</w:t>
      </w:r>
    </w:p>
    <w:p w14:paraId="792D12AB" w14:textId="2E41D682" w:rsidR="00F21AD8" w:rsidRPr="00146CEE" w:rsidRDefault="00F21AD8">
      <w:pPr>
        <w:pStyle w:val="Tekstopmerking"/>
        <w:rPr>
          <w:i/>
          <w:iCs/>
          <w:lang w:val="nl-NL"/>
        </w:rPr>
      </w:pPr>
      <w:r w:rsidRPr="00146CEE">
        <w:rPr>
          <w:i/>
          <w:iCs/>
          <w:lang w:val="nl-NL"/>
        </w:rPr>
        <w:t xml:space="preserve">Bij sommige menstruatiestoornissen wordt hormonale anticonceptie voorgeschreven als behandeling. </w:t>
      </w:r>
    </w:p>
    <w:p w14:paraId="2ECEF219" w14:textId="77777777" w:rsidR="00F21AD8" w:rsidRPr="00146CEE" w:rsidRDefault="00F21AD8">
      <w:pPr>
        <w:pStyle w:val="Tekstopmerking"/>
        <w:rPr>
          <w:i/>
          <w:iCs/>
          <w:lang w:val="nl-NL"/>
        </w:rPr>
      </w:pPr>
    </w:p>
    <w:p w14:paraId="68261AD1" w14:textId="77777777" w:rsidR="00F21AD8" w:rsidRPr="00146CEE" w:rsidRDefault="00F21AD8">
      <w:pPr>
        <w:pStyle w:val="Tekstopmerking"/>
        <w:rPr>
          <w:i/>
          <w:iCs/>
          <w:lang w:val="nl-NL"/>
        </w:rPr>
      </w:pPr>
      <w:r w:rsidRPr="00146CEE">
        <w:rPr>
          <w:i/>
          <w:iCs/>
          <w:lang w:val="nl-NL"/>
        </w:rPr>
        <w:t>Vraag:</w:t>
      </w:r>
    </w:p>
    <w:p w14:paraId="2A008E67" w14:textId="77777777" w:rsidR="00F21AD8" w:rsidRPr="00146CEE" w:rsidRDefault="00F21AD8">
      <w:pPr>
        <w:pStyle w:val="Tekstopmerking"/>
        <w:rPr>
          <w:i/>
          <w:iCs/>
          <w:lang w:val="nl-NL"/>
        </w:rPr>
      </w:pPr>
      <w:r w:rsidRPr="00146CEE">
        <w:rPr>
          <w:i/>
          <w:iCs/>
          <w:lang w:val="nl-NL"/>
        </w:rPr>
        <w:t xml:space="preserve">Op welke manier zorgt hormonale anticonceptie voor </w:t>
      </w:r>
      <w:r w:rsidR="00DB465E" w:rsidRPr="00146CEE">
        <w:rPr>
          <w:i/>
          <w:iCs/>
          <w:lang w:val="nl-NL"/>
        </w:rPr>
        <w:t>verlichting van de klachten?</w:t>
      </w:r>
    </w:p>
    <w:p w14:paraId="785CA7FB" w14:textId="77777777" w:rsidR="00DB465E" w:rsidRPr="00146CEE" w:rsidRDefault="00DB465E">
      <w:pPr>
        <w:pStyle w:val="Tekstopmerking"/>
        <w:rPr>
          <w:i/>
          <w:iCs/>
          <w:lang w:val="nl-NL"/>
        </w:rPr>
      </w:pPr>
    </w:p>
    <w:p w14:paraId="61D719AA" w14:textId="3E0C8907" w:rsidR="00DB465E" w:rsidRPr="00146CEE" w:rsidRDefault="008C6AA8">
      <w:pPr>
        <w:pStyle w:val="Tekstopmerking"/>
        <w:rPr>
          <w:i/>
          <w:iCs/>
          <w:lang w:val="nl-NL"/>
        </w:rPr>
      </w:pPr>
      <w:r w:rsidRPr="00146CEE">
        <w:rPr>
          <w:i/>
          <w:iCs/>
          <w:lang w:val="nl-NL"/>
        </w:rPr>
        <w:t>Het zorgt voor o</w:t>
      </w:r>
      <w:r w:rsidR="00DB465E" w:rsidRPr="00146CEE">
        <w:rPr>
          <w:i/>
          <w:iCs/>
          <w:lang w:val="nl-NL"/>
        </w:rPr>
        <w:t>nderdrukking van de natuurlijke cyclus</w:t>
      </w:r>
    </w:p>
    <w:p w14:paraId="3D2FFF00" w14:textId="26DF13EC" w:rsidR="00DB465E" w:rsidRPr="00146CEE" w:rsidRDefault="008C6AA8">
      <w:pPr>
        <w:pStyle w:val="Tekstopmerking"/>
        <w:rPr>
          <w:i/>
          <w:iCs/>
          <w:lang w:val="nl-NL"/>
        </w:rPr>
      </w:pPr>
      <w:r w:rsidRPr="00146CEE">
        <w:rPr>
          <w:i/>
          <w:iCs/>
          <w:lang w:val="nl-NL"/>
        </w:rPr>
        <w:t>Het leidt tot meer g</w:t>
      </w:r>
      <w:r w:rsidR="00DB465E" w:rsidRPr="00146CEE">
        <w:rPr>
          <w:i/>
          <w:iCs/>
          <w:lang w:val="nl-NL"/>
        </w:rPr>
        <w:t>ereguleerde afgifte van hormonen</w:t>
      </w:r>
    </w:p>
    <w:p w14:paraId="2286554D" w14:textId="30EA6CF0" w:rsidR="00DB465E" w:rsidRPr="00146CEE" w:rsidRDefault="008C6AA8">
      <w:pPr>
        <w:pStyle w:val="Tekstopmerking"/>
        <w:rPr>
          <w:i/>
          <w:iCs/>
          <w:lang w:val="nl-NL"/>
        </w:rPr>
      </w:pPr>
      <w:r w:rsidRPr="00146CEE">
        <w:rPr>
          <w:i/>
          <w:iCs/>
          <w:lang w:val="nl-NL"/>
        </w:rPr>
        <w:t>Het heeft een p</w:t>
      </w:r>
      <w:r w:rsidR="00DB465E" w:rsidRPr="00146CEE">
        <w:rPr>
          <w:i/>
          <w:iCs/>
          <w:lang w:val="nl-NL"/>
        </w:rPr>
        <w:t>ijnstillende werking</w:t>
      </w:r>
    </w:p>
    <w:p w14:paraId="00E3DD66" w14:textId="77777777" w:rsidR="00DB465E" w:rsidRPr="00146CEE" w:rsidRDefault="008C6AA8">
      <w:pPr>
        <w:pStyle w:val="Tekstopmerking"/>
        <w:rPr>
          <w:i/>
          <w:iCs/>
          <w:lang w:val="nl-NL"/>
        </w:rPr>
      </w:pPr>
      <w:r w:rsidRPr="00146CEE">
        <w:rPr>
          <w:i/>
          <w:iCs/>
          <w:lang w:val="nl-NL"/>
        </w:rPr>
        <w:t>Het zorgt voor betere copingsmechanismen</w:t>
      </w:r>
    </w:p>
    <w:p w14:paraId="68F3C48A" w14:textId="77777777" w:rsidR="008C6AA8" w:rsidRPr="00146CEE" w:rsidRDefault="008C6AA8">
      <w:pPr>
        <w:pStyle w:val="Tekstopmerking"/>
        <w:rPr>
          <w:i/>
          <w:iCs/>
          <w:lang w:val="nl-NL"/>
        </w:rPr>
      </w:pPr>
    </w:p>
    <w:p w14:paraId="5D9083E6" w14:textId="77777777" w:rsidR="008C6AA8" w:rsidRPr="00146CEE" w:rsidRDefault="008C6AA8">
      <w:pPr>
        <w:pStyle w:val="Tekstopmerking"/>
        <w:rPr>
          <w:i/>
          <w:iCs/>
          <w:lang w:val="nl-NL"/>
        </w:rPr>
      </w:pPr>
      <w:r w:rsidRPr="00146CEE">
        <w:rPr>
          <w:i/>
          <w:iCs/>
          <w:lang w:val="nl-NL"/>
        </w:rPr>
        <w:t>Extra info:</w:t>
      </w:r>
    </w:p>
    <w:p w14:paraId="3A5A0604" w14:textId="1AAC496B" w:rsidR="008C6AA8" w:rsidRPr="00DE1DA3" w:rsidRDefault="00146CEE">
      <w:pPr>
        <w:pStyle w:val="Tekstopmerking"/>
        <w:rPr>
          <w:lang w:val="nl-NL"/>
        </w:rPr>
      </w:pPr>
      <w:r w:rsidRPr="00146CEE">
        <w:rPr>
          <w:i/>
          <w:iCs/>
          <w:lang w:val="nl-NL"/>
        </w:rPr>
        <w:t>De oorzaak wordt niet weggenomen, maar de onderdrukking van de natuurlijke cyclus zorgt wel vaak voor verlichting van de klachten.</w:t>
      </w:r>
      <w:r>
        <w:rPr>
          <w:lang w:val="nl-NL"/>
        </w:rPr>
        <w:t xml:space="preserve"> </w:t>
      </w:r>
    </w:p>
  </w:comment>
  <w:comment w:id="274" w:author="Marco Verweij | ExpertCollege" w:date="2021-08-23T16:18:00Z" w:initials="MV|E">
    <w:p w14:paraId="01B77C59" w14:textId="4FED736A" w:rsidR="00F71977" w:rsidRPr="00F71977" w:rsidRDefault="00F71977">
      <w:pPr>
        <w:pStyle w:val="Tekstopmerking"/>
        <w:rPr>
          <w:lang w:val="nl-NL"/>
        </w:rPr>
      </w:pPr>
      <w:r>
        <w:rPr>
          <w:rStyle w:val="Verwijzingopmerking"/>
        </w:rPr>
        <w:annotationRef/>
      </w:r>
      <w:r w:rsidRPr="00F71977">
        <w:rPr>
          <w:lang w:val="nl-NL"/>
        </w:rPr>
        <w:t>Maak hier nog een fl</w:t>
      </w:r>
      <w:r>
        <w:rPr>
          <w:lang w:val="nl-NL"/>
        </w:rPr>
        <w:t>uster van</w:t>
      </w:r>
    </w:p>
  </w:comment>
  <w:comment w:id="275" w:author="Marco Verweij | ExpertCollege" w:date="2021-08-23T16:01:00Z" w:initials="MV|E">
    <w:p w14:paraId="566E459F" w14:textId="35F9B363" w:rsidR="007847A5" w:rsidRPr="007847A5" w:rsidRDefault="007847A5">
      <w:pPr>
        <w:pStyle w:val="Tekstopmerking"/>
        <w:rPr>
          <w:lang w:val="nl-NL"/>
        </w:rPr>
      </w:pPr>
      <w:r>
        <w:rPr>
          <w:rStyle w:val="Verwijzingopmerking"/>
        </w:rPr>
        <w:annotationRef/>
      </w:r>
      <w:r w:rsidRPr="007847A5">
        <w:rPr>
          <w:lang w:val="nl-NL"/>
        </w:rPr>
        <w:t>F</w:t>
      </w:r>
      <w:r>
        <w:rPr>
          <w:lang w:val="nl-NL"/>
        </w:rPr>
        <w:t>outje wat vervolgens door het kopiëren in meerdere flusters aanwezig blijft. Lees je zin 3x door voordat je hem kopieert!</w:t>
      </w:r>
    </w:p>
  </w:comment>
  <w:comment w:id="278" w:author="Marco Verweij | ExpertCollege" w:date="2021-08-23T15:48:00Z" w:initials="MV|E">
    <w:p w14:paraId="5B7F4C36" w14:textId="77777777" w:rsidR="00AD7498" w:rsidRDefault="00AD7498">
      <w:pPr>
        <w:pStyle w:val="Tekstopmerking"/>
        <w:rPr>
          <w:lang w:val="nl-NL"/>
        </w:rPr>
      </w:pPr>
      <w:r>
        <w:rPr>
          <w:rStyle w:val="Verwijzingopmerking"/>
        </w:rPr>
        <w:annotationRef/>
      </w:r>
      <w:r w:rsidRPr="00AD7498">
        <w:rPr>
          <w:lang w:val="nl-NL"/>
        </w:rPr>
        <w:t xml:space="preserve">Zie deze aanpassing om de </w:t>
      </w:r>
      <w:r>
        <w:rPr>
          <w:lang w:val="nl-NL"/>
        </w:rPr>
        <w:t xml:space="preserve">vraag beter op je theorie te laten aansluiten. </w:t>
      </w:r>
    </w:p>
    <w:p w14:paraId="13DF0F8F" w14:textId="77777777" w:rsidR="00AD7498" w:rsidRDefault="00AD7498">
      <w:pPr>
        <w:pStyle w:val="Tekstopmerking"/>
        <w:rPr>
          <w:lang w:val="nl-NL"/>
        </w:rPr>
      </w:pPr>
    </w:p>
    <w:p w14:paraId="4022EBC8" w14:textId="7141CCD4" w:rsidR="00AD7498" w:rsidRPr="00AD7498" w:rsidRDefault="00AD7498">
      <w:pPr>
        <w:pStyle w:val="Tekstopmerking"/>
        <w:rPr>
          <w:lang w:val="nl-NL"/>
        </w:rPr>
      </w:pPr>
      <w:r>
        <w:rPr>
          <w:lang w:val="nl-NL"/>
        </w:rPr>
        <w:t xml:space="preserve">Ik vind de formulering met ‘factoren’ niet mooi. Dit komt ook niet in de tekst terug. </w:t>
      </w:r>
    </w:p>
  </w:comment>
  <w:comment w:id="287" w:author="Marco Verweij | ExpertCollege" w:date="2021-08-23T15:49:00Z" w:initials="MV|E">
    <w:p w14:paraId="75E90180" w14:textId="5FD649A4" w:rsidR="00CA0DD7" w:rsidRPr="00CA0DD7" w:rsidRDefault="00CA0DD7">
      <w:pPr>
        <w:pStyle w:val="Tekstopmerking"/>
        <w:rPr>
          <w:lang w:val="nl-NL"/>
        </w:rPr>
      </w:pPr>
      <w:r>
        <w:rPr>
          <w:rStyle w:val="Verwijzingopmerking"/>
        </w:rPr>
        <w:annotationRef/>
      </w:r>
      <w:r w:rsidRPr="00CA0DD7">
        <w:rPr>
          <w:lang w:val="nl-NL"/>
        </w:rPr>
        <w:t>Let op, dit is de m</w:t>
      </w:r>
      <w:r>
        <w:rPr>
          <w:lang w:val="nl-NL"/>
        </w:rPr>
        <w:t xml:space="preserve">akkelijkste vraag. Zou deze als laatste doen. </w:t>
      </w:r>
    </w:p>
  </w:comment>
  <w:comment w:id="290" w:author="Marco Verweij | ExpertCollege" w:date="2021-08-23T15:53:00Z" w:initials="MV|E">
    <w:p w14:paraId="4F5AB041" w14:textId="218711FC" w:rsidR="00B05AE4" w:rsidRPr="00B05AE4" w:rsidRDefault="00B05AE4">
      <w:pPr>
        <w:pStyle w:val="Tekstopmerking"/>
        <w:rPr>
          <w:lang w:val="nl-NL"/>
        </w:rPr>
      </w:pPr>
      <w:r>
        <w:rPr>
          <w:rStyle w:val="Verwijzingopmerking"/>
        </w:rPr>
        <w:annotationRef/>
      </w:r>
      <w:r w:rsidRPr="00B05AE4">
        <w:rPr>
          <w:lang w:val="nl-NL"/>
        </w:rPr>
        <w:t>Tussen ‘</w:t>
      </w:r>
      <w:r>
        <w:rPr>
          <w:lang w:val="nl-NL"/>
        </w:rPr>
        <w:t xml:space="preserve">niet’ en ‘ondersteunend’ hoort een koppelteken. </w:t>
      </w:r>
    </w:p>
  </w:comment>
  <w:comment w:id="296" w:author="Marco Verweij | ExpertCollege" w:date="2021-08-23T15:51:00Z" w:initials="MV|E">
    <w:p w14:paraId="06878A3D" w14:textId="38402CD9" w:rsidR="009628F2" w:rsidRPr="00B05AE4" w:rsidRDefault="009628F2">
      <w:pPr>
        <w:pStyle w:val="Tekstopmerking"/>
        <w:rPr>
          <w:lang w:val="nl-NL"/>
        </w:rPr>
      </w:pPr>
      <w:r>
        <w:rPr>
          <w:rStyle w:val="Verwijzingopmerking"/>
        </w:rPr>
        <w:annotationRef/>
      </w:r>
      <w:r w:rsidRPr="00B05AE4">
        <w:rPr>
          <w:lang w:val="nl-NL"/>
        </w:rPr>
        <w:t>Pas ook deze vraagstelling aan</w:t>
      </w:r>
    </w:p>
  </w:comment>
  <w:comment w:id="297" w:author="Marco Verweij | ExpertCollege" w:date="2021-08-23T15:51:00Z" w:initials="MV|E">
    <w:p w14:paraId="110545D8" w14:textId="3A15EF69" w:rsidR="009628F2" w:rsidRPr="009628F2" w:rsidRDefault="009628F2">
      <w:pPr>
        <w:pStyle w:val="Tekstopmerking"/>
        <w:rPr>
          <w:lang w:val="nl-NL"/>
        </w:rPr>
      </w:pPr>
      <w:r>
        <w:rPr>
          <w:rStyle w:val="Verwijzingopmerking"/>
        </w:rPr>
        <w:annotationRef/>
      </w:r>
      <w:r w:rsidRPr="009628F2">
        <w:rPr>
          <w:lang w:val="nl-NL"/>
        </w:rPr>
        <w:t>Let op met kopiëren van s</w:t>
      </w:r>
      <w:r>
        <w:rPr>
          <w:lang w:val="nl-NL"/>
        </w:rPr>
        <w:t xml:space="preserve">tukken tekst. Je gaat hier de fout in. Benoem alle vier de gevallen waarbij een </w:t>
      </w:r>
      <w:r w:rsidR="00B05AE4">
        <w:rPr>
          <w:lang w:val="nl-NL"/>
        </w:rPr>
        <w:t xml:space="preserve">aanpassing in het leefpatroon een goede behandeling is. </w:t>
      </w:r>
    </w:p>
  </w:comment>
  <w:comment w:id="314" w:author="Marco Verweij | ExpertCollege" w:date="2021-08-23T15:59:00Z" w:initials="MV|E">
    <w:p w14:paraId="77DC0732" w14:textId="1D4A02D6" w:rsidR="00474736" w:rsidRPr="00474736" w:rsidRDefault="00474736">
      <w:pPr>
        <w:pStyle w:val="Tekstopmerking"/>
        <w:rPr>
          <w:lang w:val="nl-NL"/>
        </w:rPr>
      </w:pPr>
      <w:r>
        <w:rPr>
          <w:rStyle w:val="Verwijzingopmerking"/>
        </w:rPr>
        <w:annotationRef/>
      </w:r>
      <w:r w:rsidRPr="00474736">
        <w:rPr>
          <w:lang w:val="nl-NL"/>
        </w:rPr>
        <w:t>Je vergat een woordje. D</w:t>
      </w:r>
      <w:r>
        <w:rPr>
          <w:lang w:val="nl-NL"/>
        </w:rPr>
        <w:t xml:space="preserve">oordat je vervolgens de theorie kopieert treedt deze vraag op bij alle vragen in dit fluster. </w:t>
      </w:r>
    </w:p>
  </w:comment>
  <w:comment w:id="318" w:author="Marco Verweij | ExpertCollege" w:date="2021-08-23T15:55:00Z" w:initials="MV|E">
    <w:p w14:paraId="001F013B" w14:textId="19D33401" w:rsidR="0072278D" w:rsidRPr="0072278D" w:rsidRDefault="0072278D">
      <w:pPr>
        <w:pStyle w:val="Tekstopmerking"/>
        <w:rPr>
          <w:lang w:val="nl-NL"/>
        </w:rPr>
      </w:pPr>
      <w:r>
        <w:rPr>
          <w:rStyle w:val="Verwijzingopmerking"/>
        </w:rPr>
        <w:annotationRef/>
      </w:r>
      <w:r w:rsidRPr="0072278D">
        <w:rPr>
          <w:lang w:val="nl-NL"/>
        </w:rPr>
        <w:t>Er zijn ook behandelingen die d</w:t>
      </w:r>
      <w:r>
        <w:rPr>
          <w:lang w:val="nl-NL"/>
        </w:rPr>
        <w:t xml:space="preserve">e oorzaak van de dysmenorroe wegnemen. Maak daarom een kleine nuance in de vorm van het woord ‘vaak’ of ‘doorgaans’. </w:t>
      </w:r>
    </w:p>
  </w:comment>
  <w:comment w:id="319" w:author="Marco Verweij | ExpertCollege" w:date="2021-08-23T15:57:00Z" w:initials="MV|E">
    <w:p w14:paraId="7E7232D4" w14:textId="0C44B8C4" w:rsidR="00180808" w:rsidRDefault="00180808">
      <w:pPr>
        <w:pStyle w:val="Tekstopmerking"/>
      </w:pPr>
      <w:r>
        <w:rPr>
          <w:rStyle w:val="Verwijzingopmerking"/>
        </w:rPr>
        <w:annotationRef/>
      </w:r>
      <w:r>
        <w:t>Kies voor de mooiste formulering</w:t>
      </w:r>
    </w:p>
  </w:comment>
  <w:comment w:id="326" w:author="Marco Verweij | ExpertCollege" w:date="2021-08-23T15:58:00Z" w:initials="MV|E">
    <w:p w14:paraId="2792B052" w14:textId="142A6234" w:rsidR="00DD5115" w:rsidRPr="00DD5115" w:rsidRDefault="00DD5115">
      <w:pPr>
        <w:pStyle w:val="Tekstopmerking"/>
        <w:rPr>
          <w:lang w:val="nl-NL"/>
        </w:rPr>
      </w:pPr>
      <w:r>
        <w:rPr>
          <w:rStyle w:val="Verwijzingopmerking"/>
        </w:rPr>
        <w:annotationRef/>
      </w:r>
      <w:r w:rsidRPr="00DD5115">
        <w:rPr>
          <w:lang w:val="nl-NL"/>
        </w:rPr>
        <w:t>Ik zou de ‘beide bovenstaande’ v</w:t>
      </w:r>
      <w:r>
        <w:rPr>
          <w:lang w:val="nl-NL"/>
        </w:rPr>
        <w:t xml:space="preserve">raag niet als eerste plaatsen. Probeer goed te kijken naar moeilijkheid. </w:t>
      </w:r>
    </w:p>
  </w:comment>
  <w:comment w:id="328" w:author="Marco Verweij | ExpertCollege" w:date="2021-08-23T15:59:00Z" w:initials="MV|E">
    <w:p w14:paraId="14262AF1" w14:textId="5F8EE5C4" w:rsidR="00474736" w:rsidRDefault="00474736">
      <w:pPr>
        <w:pStyle w:val="Tekstopmerking"/>
      </w:pPr>
      <w:r>
        <w:rPr>
          <w:rStyle w:val="Verwijzingopmerking"/>
        </w:rPr>
        <w:annotationRef/>
      </w:r>
      <w:r>
        <w:t>Prima extra info</w:t>
      </w:r>
    </w:p>
  </w:comment>
  <w:comment w:id="333" w:author="Marco Verweij | ExpertCollege" w:date="2021-08-23T15:59:00Z" w:initials="MV|E">
    <w:p w14:paraId="08116BEB" w14:textId="5E9DEFA9" w:rsidR="00474736" w:rsidRDefault="00474736">
      <w:pPr>
        <w:pStyle w:val="Tekstopmerking"/>
      </w:pPr>
      <w:r>
        <w:rPr>
          <w:rStyle w:val="Verwijzingopmerking"/>
        </w:rPr>
        <w:annotationRef/>
      </w:r>
      <w:r>
        <w:t>Idem, formulering</w:t>
      </w:r>
    </w:p>
  </w:comment>
  <w:comment w:id="339" w:author="Marco Verweij | ExpertCollege" w:date="2021-08-23T16:02:00Z" w:initials="MV|E">
    <w:p w14:paraId="53DD128A" w14:textId="68D608DE" w:rsidR="00C93B4A" w:rsidRPr="00C93B4A" w:rsidRDefault="00C93B4A">
      <w:pPr>
        <w:pStyle w:val="Tekstopmerking"/>
        <w:rPr>
          <w:lang w:val="nl-NL"/>
        </w:rPr>
      </w:pPr>
      <w:r>
        <w:rPr>
          <w:rStyle w:val="Verwijzingopmerking"/>
        </w:rPr>
        <w:annotationRef/>
      </w:r>
      <w:r w:rsidRPr="00C93B4A">
        <w:rPr>
          <w:lang w:val="nl-NL"/>
        </w:rPr>
        <w:t>Geen fraaie formulering, pas dit a</w:t>
      </w:r>
      <w:r>
        <w:rPr>
          <w:lang w:val="nl-NL"/>
        </w:rPr>
        <w:t>an (zie eerdere opmerkingen)</w:t>
      </w:r>
    </w:p>
  </w:comment>
  <w:comment w:id="343" w:author="Marco Verweij | ExpertCollege" w:date="2021-08-23T16:03:00Z" w:initials="MV|E">
    <w:p w14:paraId="45B0D295" w14:textId="05053CC5" w:rsidR="00550AB1" w:rsidRDefault="00550AB1">
      <w:pPr>
        <w:pStyle w:val="Tekstopmerking"/>
      </w:pPr>
      <w:r>
        <w:rPr>
          <w:rStyle w:val="Verwijzingopmerking"/>
        </w:rPr>
        <w:annotationRef/>
      </w:r>
      <w:r>
        <w:t>Idem</w:t>
      </w:r>
    </w:p>
  </w:comment>
  <w:comment w:id="345" w:author="Marco Verweij | ExpertCollege" w:date="2021-08-23T16:06:00Z" w:initials="MV|E">
    <w:p w14:paraId="0FA10BD4" w14:textId="28F63E78" w:rsidR="005A2484" w:rsidRPr="005A2484" w:rsidRDefault="005A2484">
      <w:pPr>
        <w:pStyle w:val="Tekstopmerking"/>
        <w:rPr>
          <w:lang w:val="nl-NL"/>
        </w:rPr>
      </w:pPr>
      <w:r>
        <w:rPr>
          <w:rStyle w:val="Verwijzingopmerking"/>
        </w:rPr>
        <w:annotationRef/>
      </w:r>
      <w:r w:rsidRPr="005A2484">
        <w:rPr>
          <w:lang w:val="nl-NL"/>
        </w:rPr>
        <w:t>Ik vind dit niet c</w:t>
      </w:r>
      <w:r>
        <w:rPr>
          <w:lang w:val="nl-NL"/>
        </w:rPr>
        <w:t xml:space="preserve">orrect. Ik vind een anemie namelijk niet het ergste wat er kan gebeuren. In theorie zou een fors bloedend myoom nog kunnen leiden tot een hypovolemische shock. </w:t>
      </w:r>
      <w:r w:rsidR="00B93151">
        <w:rPr>
          <w:lang w:val="nl-NL"/>
        </w:rPr>
        <w:t>Pas je formulering aan zoals ik hieronder heb voorgedaan.</w:t>
      </w:r>
    </w:p>
  </w:comment>
  <w:comment w:id="346" w:author="Marco Verweij | ExpertCollege" w:date="2021-08-23T16:13:00Z" w:initials="MV|E">
    <w:p w14:paraId="36BBD7D8" w14:textId="108D93A9" w:rsidR="0032157F" w:rsidRPr="0032157F" w:rsidRDefault="0032157F">
      <w:pPr>
        <w:pStyle w:val="Tekstopmerking"/>
        <w:rPr>
          <w:lang w:val="nl-NL"/>
        </w:rPr>
      </w:pPr>
      <w:r>
        <w:rPr>
          <w:rStyle w:val="Verwijzingopmerking"/>
        </w:rPr>
        <w:annotationRef/>
      </w:r>
      <w:r w:rsidRPr="0032157F">
        <w:rPr>
          <w:lang w:val="nl-NL"/>
        </w:rPr>
        <w:t xml:space="preserve">De medische </w:t>
      </w:r>
      <w:r>
        <w:rPr>
          <w:lang w:val="nl-NL"/>
        </w:rPr>
        <w:t xml:space="preserve">term met tussen haakjes de Nederlandse naam. Dit neem ik je niet kwalijk, ik heb dit in de tekst zelf ook aangepast. </w:t>
      </w:r>
    </w:p>
  </w:comment>
  <w:comment w:id="350" w:author="Marco Verweij | ExpertCollege" w:date="2021-08-23T16:04:00Z" w:initials="MV|E">
    <w:p w14:paraId="30DBB056" w14:textId="77777777" w:rsidR="00C91BC5" w:rsidRDefault="00C91BC5">
      <w:pPr>
        <w:pStyle w:val="Tekstopmerking"/>
        <w:rPr>
          <w:lang w:val="nl-NL"/>
        </w:rPr>
      </w:pPr>
      <w:r>
        <w:rPr>
          <w:rStyle w:val="Verwijzingopmerking"/>
        </w:rPr>
        <w:annotationRef/>
      </w:r>
      <w:r w:rsidRPr="00C91BC5">
        <w:rPr>
          <w:lang w:val="nl-NL"/>
        </w:rPr>
        <w:t>Pas dit zo aan dat d</w:t>
      </w:r>
      <w:r>
        <w:rPr>
          <w:lang w:val="nl-NL"/>
        </w:rPr>
        <w:t xml:space="preserve">e laatste regel van de theorie in je vraagstelling wordt verwerkt. </w:t>
      </w:r>
    </w:p>
    <w:p w14:paraId="1F97B653" w14:textId="77777777" w:rsidR="00C91BC5" w:rsidRDefault="00C91BC5">
      <w:pPr>
        <w:pStyle w:val="Tekstopmerking"/>
        <w:rPr>
          <w:lang w:val="nl-NL"/>
        </w:rPr>
      </w:pPr>
    </w:p>
    <w:p w14:paraId="09B28337" w14:textId="77777777" w:rsidR="00C91BC5" w:rsidRDefault="00C91BC5">
      <w:pPr>
        <w:pStyle w:val="Tekstopmerking"/>
        <w:rPr>
          <w:i/>
          <w:iCs/>
          <w:lang w:val="nl-NL"/>
        </w:rPr>
      </w:pPr>
      <w:r>
        <w:rPr>
          <w:i/>
          <w:iCs/>
          <w:lang w:val="nl-NL"/>
        </w:rPr>
        <w:t>Stelling:</w:t>
      </w:r>
    </w:p>
    <w:p w14:paraId="23CECC59" w14:textId="3133145D" w:rsidR="00C91BC5" w:rsidRPr="00C91BC5" w:rsidRDefault="005A2484">
      <w:pPr>
        <w:pStyle w:val="Tekstopmerking"/>
        <w:rPr>
          <w:i/>
          <w:iCs/>
          <w:lang w:val="nl-NL"/>
        </w:rPr>
      </w:pPr>
      <w:r>
        <w:rPr>
          <w:i/>
          <w:iCs/>
          <w:lang w:val="nl-NL"/>
        </w:rPr>
        <w:t xml:space="preserve">Bij fors bloedverlies veroorzaakt een myoom </w:t>
      </w:r>
      <w:r w:rsidR="00C91BC5">
        <w:rPr>
          <w:i/>
          <w:iCs/>
          <w:lang w:val="nl-NL"/>
        </w:rPr>
        <w:t>…..</w:t>
      </w:r>
    </w:p>
  </w:comment>
  <w:comment w:id="352" w:author="Marco Verweij | ExpertCollege" w:date="2021-08-23T16:12:00Z" w:initials="MV|E">
    <w:p w14:paraId="23852D08" w14:textId="3B2A7FF6" w:rsidR="0032157F" w:rsidRPr="0032157F" w:rsidRDefault="0032157F">
      <w:pPr>
        <w:pStyle w:val="Tekstopmerking"/>
        <w:rPr>
          <w:lang w:val="nl-NL"/>
        </w:rPr>
      </w:pPr>
      <w:r>
        <w:rPr>
          <w:rStyle w:val="Verwijzingopmerking"/>
        </w:rPr>
        <w:annotationRef/>
      </w:r>
      <w:r w:rsidRPr="0032157F">
        <w:rPr>
          <w:lang w:val="nl-NL"/>
        </w:rPr>
        <w:t>Zie e</w:t>
      </w:r>
      <w:r>
        <w:rPr>
          <w:lang w:val="nl-NL"/>
        </w:rPr>
        <w:t xml:space="preserve">erdere opmerkingen, let op de volgorde van je vragen. </w:t>
      </w:r>
    </w:p>
  </w:comment>
  <w:comment w:id="356" w:author="Marco Verweij | ExpertCollege" w:date="2021-08-23T16:12:00Z" w:initials="MV|E">
    <w:p w14:paraId="7D0CA260" w14:textId="28F6EA3F" w:rsidR="0032157F" w:rsidRPr="0032157F" w:rsidRDefault="0032157F">
      <w:pPr>
        <w:pStyle w:val="Tekstopmerking"/>
        <w:rPr>
          <w:lang w:val="nl-NL"/>
        </w:rPr>
      </w:pPr>
      <w:r>
        <w:rPr>
          <w:rStyle w:val="Verwijzingopmerking"/>
        </w:rPr>
        <w:annotationRef/>
      </w:r>
      <w:r w:rsidRPr="0032157F">
        <w:rPr>
          <w:lang w:val="nl-NL"/>
        </w:rPr>
        <w:t>Kleine aanpassing in de leesbaarheid</w:t>
      </w:r>
    </w:p>
  </w:comment>
  <w:comment w:id="354" w:author="Marco Verweij | ExpertCollege" w:date="2021-08-23T16:16:00Z" w:initials="MV|E">
    <w:p w14:paraId="7C09A408" w14:textId="77777777" w:rsidR="001F3DAC" w:rsidRDefault="001F3DAC">
      <w:pPr>
        <w:pStyle w:val="Tekstopmerking"/>
        <w:rPr>
          <w:lang w:val="nl-NL"/>
        </w:rPr>
      </w:pPr>
      <w:r>
        <w:rPr>
          <w:rStyle w:val="Verwijzingopmerking"/>
        </w:rPr>
        <w:annotationRef/>
      </w:r>
      <w:r w:rsidRPr="001F3DAC">
        <w:rPr>
          <w:lang w:val="nl-NL"/>
        </w:rPr>
        <w:t>Je mag best creatief zi</w:t>
      </w:r>
      <w:r>
        <w:rPr>
          <w:lang w:val="nl-NL"/>
        </w:rPr>
        <w:t>jn en dit toetsen in een leerdoel waarbij je bijvoorbeeld vraagt:</w:t>
      </w:r>
    </w:p>
    <w:p w14:paraId="650A5607" w14:textId="77777777" w:rsidR="001F3DAC" w:rsidRDefault="001F3DAC">
      <w:pPr>
        <w:pStyle w:val="Tekstopmerking"/>
        <w:rPr>
          <w:lang w:val="nl-NL"/>
        </w:rPr>
      </w:pPr>
    </w:p>
    <w:p w14:paraId="2CC9E2AF" w14:textId="77777777" w:rsidR="001F3DAC" w:rsidRPr="003B0851" w:rsidRDefault="001F3DAC">
      <w:pPr>
        <w:pStyle w:val="Tekstopmerking"/>
        <w:rPr>
          <w:i/>
          <w:iCs/>
          <w:lang w:val="nl-NL"/>
        </w:rPr>
      </w:pPr>
      <w:r w:rsidRPr="003B0851">
        <w:rPr>
          <w:i/>
          <w:iCs/>
          <w:lang w:val="nl-NL"/>
        </w:rPr>
        <w:t>Op basis waarvan wordt de noodzaak van behandeling ingeschat?</w:t>
      </w:r>
    </w:p>
    <w:p w14:paraId="17552603" w14:textId="77777777" w:rsidR="001F3DAC" w:rsidRDefault="001F3DAC">
      <w:pPr>
        <w:pStyle w:val="Tekstopmerking"/>
        <w:rPr>
          <w:lang w:val="nl-NL"/>
        </w:rPr>
      </w:pPr>
    </w:p>
    <w:p w14:paraId="313359A7" w14:textId="760F5601" w:rsidR="001F3DAC" w:rsidRPr="001F3DAC" w:rsidRDefault="003B0851">
      <w:pPr>
        <w:pStyle w:val="Tekstopmerking"/>
        <w:rPr>
          <w:lang w:val="nl-NL"/>
        </w:rPr>
      </w:pPr>
      <w:r>
        <w:rPr>
          <w:lang w:val="nl-NL"/>
        </w:rPr>
        <w:t xml:space="preserve">Zou je dit willen proberen te maken in een nieuw fluster. De informatie die je namelijk in de extra info zet wordt niet altijd gelezen en moet je daarom nog in een apart fluster toetsen. </w:t>
      </w:r>
    </w:p>
  </w:comment>
  <w:comment w:id="363" w:author="Marco Verweij | ExpertCollege" w:date="2021-08-23T16:13:00Z" w:initials="MV|E">
    <w:p w14:paraId="1A3B0BC5" w14:textId="625B8D04" w:rsidR="0032157F" w:rsidRPr="0032157F" w:rsidRDefault="0032157F">
      <w:pPr>
        <w:pStyle w:val="Tekstopmerking"/>
        <w:rPr>
          <w:lang w:val="nl-NL"/>
        </w:rPr>
      </w:pPr>
      <w:r>
        <w:rPr>
          <w:rStyle w:val="Verwijzingopmerking"/>
        </w:rPr>
        <w:annotationRef/>
      </w:r>
      <w:r w:rsidRPr="0032157F">
        <w:rPr>
          <w:lang w:val="nl-NL"/>
        </w:rPr>
        <w:t>Pas de vraagstelling aan (zie e</w:t>
      </w:r>
      <w:r>
        <w:rPr>
          <w:lang w:val="nl-NL"/>
        </w:rPr>
        <w:t>erste vraag)</w:t>
      </w:r>
    </w:p>
  </w:comment>
  <w:comment w:id="365" w:author="Marco Verweij | ExpertCollege" w:date="2021-08-23T16:14:00Z" w:initials="MV|E">
    <w:p w14:paraId="122D270E" w14:textId="775A857F" w:rsidR="0032157F" w:rsidRPr="0032157F" w:rsidRDefault="0032157F">
      <w:pPr>
        <w:pStyle w:val="Tekstopmerking"/>
        <w:rPr>
          <w:lang w:val="nl-NL"/>
        </w:rPr>
      </w:pPr>
      <w:r>
        <w:rPr>
          <w:rStyle w:val="Verwijzingopmerking"/>
        </w:rPr>
        <w:annotationRef/>
      </w:r>
      <w:r w:rsidRPr="0032157F">
        <w:rPr>
          <w:lang w:val="nl-NL"/>
        </w:rPr>
        <w:t>Voorkom deze uitdrukking om eerder g</w:t>
      </w:r>
      <w:r>
        <w:rPr>
          <w:lang w:val="nl-NL"/>
        </w:rPr>
        <w:t>enoemde reden</w:t>
      </w:r>
    </w:p>
  </w:comment>
  <w:comment w:id="367" w:author="Marco Verweij | ExpertCollege" w:date="2021-08-23T16:12:00Z" w:initials="MV|E">
    <w:p w14:paraId="504BAB34" w14:textId="77777777" w:rsidR="00E903E2" w:rsidRPr="0032157F" w:rsidRDefault="00E903E2" w:rsidP="00E903E2">
      <w:pPr>
        <w:pStyle w:val="Tekstopmerking"/>
        <w:rPr>
          <w:lang w:val="nl-NL"/>
        </w:rPr>
      </w:pPr>
      <w:r>
        <w:rPr>
          <w:rStyle w:val="Verwijzingopmerking"/>
        </w:rPr>
        <w:annotationRef/>
      </w:r>
      <w:r w:rsidRPr="0032157F">
        <w:rPr>
          <w:lang w:val="nl-NL"/>
        </w:rPr>
        <w:t>Kleine aanpassing in de leesbaarheid</w:t>
      </w:r>
    </w:p>
  </w:comment>
  <w:comment w:id="371" w:author="Marco Verweij | ExpertCollege" w:date="2021-08-23T16:15:00Z" w:initials="MV|E">
    <w:p w14:paraId="3FFF5175" w14:textId="066192B5" w:rsidR="00E903E2" w:rsidRDefault="00E903E2">
      <w:pPr>
        <w:pStyle w:val="Tekstopmerking"/>
      </w:pPr>
      <w:r>
        <w:rPr>
          <w:rStyle w:val="Verwijzingopmerking"/>
        </w:rPr>
        <w:annotationRef/>
      </w:r>
      <w:r>
        <w:t>Idem, pas aan</w:t>
      </w:r>
    </w:p>
  </w:comment>
  <w:comment w:id="373" w:author="Marco Verweij | ExpertCollege" w:date="2021-08-23T16:15:00Z" w:initials="MV|E">
    <w:p w14:paraId="45B0ED6C" w14:textId="7927A48E" w:rsidR="00E903E2" w:rsidRDefault="00E903E2">
      <w:pPr>
        <w:pStyle w:val="Tekstopmerking"/>
      </w:pPr>
      <w:r>
        <w:rPr>
          <w:rStyle w:val="Verwijzingopmerking"/>
        </w:rPr>
        <w:annotationRef/>
      </w:r>
      <w:r>
        <w:t>Idem</w:t>
      </w:r>
    </w:p>
  </w:comment>
  <w:comment w:id="375" w:author="Marco Verweij | ExpertCollege" w:date="2021-08-23T16:12:00Z" w:initials="MV|E">
    <w:p w14:paraId="04B5A4E4" w14:textId="77777777" w:rsidR="00E903E2" w:rsidRPr="0032157F" w:rsidRDefault="00E903E2" w:rsidP="00E903E2">
      <w:pPr>
        <w:pStyle w:val="Tekstopmerking"/>
        <w:rPr>
          <w:lang w:val="nl-NL"/>
        </w:rPr>
      </w:pPr>
      <w:r>
        <w:rPr>
          <w:rStyle w:val="Verwijzingopmerking"/>
        </w:rPr>
        <w:annotationRef/>
      </w:r>
      <w:r w:rsidRPr="0032157F">
        <w:rPr>
          <w:lang w:val="nl-NL"/>
        </w:rPr>
        <w:t>Kleine aanpassing in de leesbaarheid</w:t>
      </w:r>
    </w:p>
  </w:comment>
  <w:comment w:id="381" w:author="Marco Verweij | ExpertCollege" w:date="2021-08-23T16:12:00Z" w:initials="MV|E">
    <w:p w14:paraId="0EF6C3E5" w14:textId="77777777" w:rsidR="00E903E2" w:rsidRPr="0032157F" w:rsidRDefault="00E903E2" w:rsidP="00E903E2">
      <w:pPr>
        <w:pStyle w:val="Tekstopmerking"/>
        <w:rPr>
          <w:lang w:val="nl-NL"/>
        </w:rPr>
      </w:pPr>
      <w:r>
        <w:rPr>
          <w:rStyle w:val="Verwijzingopmerking"/>
        </w:rPr>
        <w:annotationRef/>
      </w:r>
      <w:r w:rsidRPr="0032157F">
        <w:rPr>
          <w:lang w:val="nl-NL"/>
        </w:rPr>
        <w:t>Kleine aanpassing in de leesbaarheid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0691DC" w15:done="0"/>
  <w15:commentEx w15:paraId="59B2B7E3" w15:done="0"/>
  <w15:commentEx w15:paraId="4A2E3856" w15:done="0"/>
  <w15:commentEx w15:paraId="304C0E4C" w15:done="0"/>
  <w15:commentEx w15:paraId="03E0BF24" w15:done="0"/>
  <w15:commentEx w15:paraId="67A07577" w15:done="0"/>
  <w15:commentEx w15:paraId="227E716F" w15:done="0"/>
  <w15:commentEx w15:paraId="14C3D223" w15:done="0"/>
  <w15:commentEx w15:paraId="33870880" w15:done="0"/>
  <w15:commentEx w15:paraId="44E7AD7F" w15:done="0"/>
  <w15:commentEx w15:paraId="0ACF5466" w15:done="0"/>
  <w15:commentEx w15:paraId="19137978" w15:done="0"/>
  <w15:commentEx w15:paraId="52381198" w15:done="0"/>
  <w15:commentEx w15:paraId="625697B0" w15:done="0"/>
  <w15:commentEx w15:paraId="396F9693" w15:done="0"/>
  <w15:commentEx w15:paraId="16E57774" w15:done="0"/>
  <w15:commentEx w15:paraId="3FC183C8" w15:done="0"/>
  <w15:commentEx w15:paraId="1025F0D7" w15:done="0"/>
  <w15:commentEx w15:paraId="1D14FB3B" w15:done="0"/>
  <w15:commentEx w15:paraId="46B5499F" w15:done="0"/>
  <w15:commentEx w15:paraId="1AC20B90" w15:done="0"/>
  <w15:commentEx w15:paraId="4C93A319" w15:done="0"/>
  <w15:commentEx w15:paraId="1D689051" w15:done="0"/>
  <w15:commentEx w15:paraId="62644CAC" w15:done="0"/>
  <w15:commentEx w15:paraId="5DD24EE5" w15:done="0"/>
  <w15:commentEx w15:paraId="63D57CAE" w15:done="0"/>
  <w15:commentEx w15:paraId="592FCB65" w15:paraIdParent="63D57CAE" w15:done="0"/>
  <w15:commentEx w15:paraId="5F088A8F" w15:done="0"/>
  <w15:commentEx w15:paraId="421B0962" w15:done="0"/>
  <w15:commentEx w15:paraId="6A45AE87" w15:done="0"/>
  <w15:commentEx w15:paraId="23200B28" w15:done="0"/>
  <w15:commentEx w15:paraId="6776B8AB" w15:done="0"/>
  <w15:commentEx w15:paraId="093997DA" w15:done="0"/>
  <w15:commentEx w15:paraId="592783B7" w15:done="0"/>
  <w15:commentEx w15:paraId="231AEB71" w15:done="0"/>
  <w15:commentEx w15:paraId="05956CC3" w15:done="0"/>
  <w15:commentEx w15:paraId="7FF3E089" w15:done="0"/>
  <w15:commentEx w15:paraId="48B43ACF" w15:done="0"/>
  <w15:commentEx w15:paraId="5D66E31B" w15:done="0"/>
  <w15:commentEx w15:paraId="5F8005CC" w15:done="0"/>
  <w15:commentEx w15:paraId="3886DE11" w15:done="0"/>
  <w15:commentEx w15:paraId="32271E89" w15:done="0"/>
  <w15:commentEx w15:paraId="33F83CF6" w15:done="0"/>
  <w15:commentEx w15:paraId="51E0CB27" w15:done="0"/>
  <w15:commentEx w15:paraId="5CD6C6F7" w15:done="0"/>
  <w15:commentEx w15:paraId="23801B39" w15:done="0"/>
  <w15:commentEx w15:paraId="361837A3" w15:done="0"/>
  <w15:commentEx w15:paraId="1AFF5DCE" w15:done="0"/>
  <w15:commentEx w15:paraId="18865676" w15:done="0"/>
  <w15:commentEx w15:paraId="116BC539" w15:done="0"/>
  <w15:commentEx w15:paraId="5B6817AD" w15:done="0"/>
  <w15:commentEx w15:paraId="46B008D3" w15:done="0"/>
  <w15:commentEx w15:paraId="4B7F6D0F" w15:done="0"/>
  <w15:commentEx w15:paraId="61E17645" w15:done="0"/>
  <w15:commentEx w15:paraId="4A261FE0" w15:done="0"/>
  <w15:commentEx w15:paraId="6F19641A" w15:done="0"/>
  <w15:commentEx w15:paraId="2E176A99" w15:done="0"/>
  <w15:commentEx w15:paraId="0EA8DA4C" w15:done="0"/>
  <w15:commentEx w15:paraId="2B79C4C9" w15:done="0"/>
  <w15:commentEx w15:paraId="0F345464" w15:done="0"/>
  <w15:commentEx w15:paraId="5E62D556" w15:done="0"/>
  <w15:commentEx w15:paraId="4E6BEF92" w15:done="0"/>
  <w15:commentEx w15:paraId="2C6C6E48" w15:done="0"/>
  <w15:commentEx w15:paraId="323506F8" w15:done="0"/>
  <w15:commentEx w15:paraId="47F3B8ED" w15:done="0"/>
  <w15:commentEx w15:paraId="6D1F6783" w15:done="0"/>
  <w15:commentEx w15:paraId="5B5FB33C" w15:done="0"/>
  <w15:commentEx w15:paraId="2E9D3902" w15:done="0"/>
  <w15:commentEx w15:paraId="48B1F389" w15:done="0"/>
  <w15:commentEx w15:paraId="186B0F63" w15:done="0"/>
  <w15:commentEx w15:paraId="0DA98306" w15:done="0"/>
  <w15:commentEx w15:paraId="48D25DDE" w15:done="0"/>
  <w15:commentEx w15:paraId="7EE625EF" w15:done="0"/>
  <w15:commentEx w15:paraId="23D11B70" w15:done="0"/>
  <w15:commentEx w15:paraId="06D1B512" w15:done="0"/>
  <w15:commentEx w15:paraId="7DDFE33F" w15:done="0"/>
  <w15:commentEx w15:paraId="0DD77A38" w15:done="0"/>
  <w15:commentEx w15:paraId="5CDCFBDC" w15:done="0"/>
  <w15:commentEx w15:paraId="10AE0229" w15:done="0"/>
  <w15:commentEx w15:paraId="782046B0" w15:done="0"/>
  <w15:commentEx w15:paraId="6BAB02D1" w15:done="0"/>
  <w15:commentEx w15:paraId="304519BE" w15:done="0"/>
  <w15:commentEx w15:paraId="707CDA22" w15:done="0"/>
  <w15:commentEx w15:paraId="59D62427" w15:paraIdParent="707CDA22" w15:done="0"/>
  <w15:commentEx w15:paraId="6A3AD04B" w15:done="0"/>
  <w15:commentEx w15:paraId="16C1DC8A" w15:done="0"/>
  <w15:commentEx w15:paraId="118F3593" w15:done="0"/>
  <w15:commentEx w15:paraId="5B63670A" w15:done="0"/>
  <w15:commentEx w15:paraId="61B4B0EE" w15:done="0"/>
  <w15:commentEx w15:paraId="111D4695" w15:done="0"/>
  <w15:commentEx w15:paraId="12B3189F" w15:done="0"/>
  <w15:commentEx w15:paraId="6030832F" w15:done="0"/>
  <w15:commentEx w15:paraId="0BCC83A4" w15:done="0"/>
  <w15:commentEx w15:paraId="29863FA2" w15:done="0"/>
  <w15:commentEx w15:paraId="160FA379" w15:done="0"/>
  <w15:commentEx w15:paraId="26BBF28A" w15:done="0"/>
  <w15:commentEx w15:paraId="012F609F" w15:done="0"/>
  <w15:commentEx w15:paraId="3DAFA262" w15:done="0"/>
  <w15:commentEx w15:paraId="4FABE5F3" w15:paraIdParent="3DAFA262" w15:done="0"/>
  <w15:commentEx w15:paraId="3A5A0604" w15:done="0"/>
  <w15:commentEx w15:paraId="01B77C59" w15:done="0"/>
  <w15:commentEx w15:paraId="566E459F" w15:done="0"/>
  <w15:commentEx w15:paraId="4022EBC8" w15:done="0"/>
  <w15:commentEx w15:paraId="75E90180" w15:done="0"/>
  <w15:commentEx w15:paraId="4F5AB041" w15:done="0"/>
  <w15:commentEx w15:paraId="06878A3D" w15:done="0"/>
  <w15:commentEx w15:paraId="110545D8" w15:done="0"/>
  <w15:commentEx w15:paraId="77DC0732" w15:done="0"/>
  <w15:commentEx w15:paraId="001F013B" w15:done="0"/>
  <w15:commentEx w15:paraId="7E7232D4" w15:done="0"/>
  <w15:commentEx w15:paraId="2792B052" w15:done="0"/>
  <w15:commentEx w15:paraId="14262AF1" w15:done="0"/>
  <w15:commentEx w15:paraId="08116BEB" w15:done="0"/>
  <w15:commentEx w15:paraId="53DD128A" w15:done="0"/>
  <w15:commentEx w15:paraId="45B0D295" w15:done="0"/>
  <w15:commentEx w15:paraId="0FA10BD4" w15:done="0"/>
  <w15:commentEx w15:paraId="36BBD7D8" w15:done="0"/>
  <w15:commentEx w15:paraId="23CECC59" w15:done="0"/>
  <w15:commentEx w15:paraId="23852D08" w15:done="0"/>
  <w15:commentEx w15:paraId="7D0CA260" w15:done="0"/>
  <w15:commentEx w15:paraId="313359A7" w15:done="0"/>
  <w15:commentEx w15:paraId="1A3B0BC5" w15:done="0"/>
  <w15:commentEx w15:paraId="122D270E" w15:done="0"/>
  <w15:commentEx w15:paraId="504BAB34" w15:done="0"/>
  <w15:commentEx w15:paraId="3FFF5175" w15:done="0"/>
  <w15:commentEx w15:paraId="45B0ED6C" w15:done="0"/>
  <w15:commentEx w15:paraId="04B5A4E4" w15:done="0"/>
  <w15:commentEx w15:paraId="0EF6C3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E2115" w16cex:dateUtc="2021-08-23T11:28:00Z"/>
  <w16cex:commentExtensible w16cex:durableId="24CE20AE" w16cex:dateUtc="2021-08-23T11:27:00Z"/>
  <w16cex:commentExtensible w16cex:durableId="24CE2203" w16cex:dateUtc="2021-08-23T11:32:00Z"/>
  <w16cex:commentExtensible w16cex:durableId="24CE214C" w16cex:dateUtc="2021-08-23T11:29:00Z"/>
  <w16cex:commentExtensible w16cex:durableId="24CE21C9" w16cex:dateUtc="2021-08-23T11:31:00Z"/>
  <w16cex:commentExtensible w16cex:durableId="24CE22C0" w16cex:dateUtc="2021-08-23T11:36:00Z"/>
  <w16cex:commentExtensible w16cex:durableId="24CE2277" w16cex:dateUtc="2021-08-23T11:34:00Z"/>
  <w16cex:commentExtensible w16cex:durableId="24CE229E" w16cex:dateUtc="2021-08-23T11:35:00Z"/>
  <w16cex:commentExtensible w16cex:durableId="24CE23EF" w16cex:dateUtc="2021-08-23T11:41:00Z"/>
  <w16cex:commentExtensible w16cex:durableId="24CE2303" w16cex:dateUtc="2021-08-23T11:37:00Z"/>
  <w16cex:commentExtensible w16cex:durableId="24CE236D" w16cex:dateUtc="2021-08-23T11:38:00Z"/>
  <w16cex:commentExtensible w16cex:durableId="24CE23A9" w16cex:dateUtc="2021-08-23T11:39:00Z"/>
  <w16cex:commentExtensible w16cex:durableId="24CE23E3" w16cex:dateUtc="2021-08-23T11:40:00Z"/>
  <w16cex:commentExtensible w16cex:durableId="24CE240E" w16cex:dateUtc="2021-08-23T11:41:00Z"/>
  <w16cex:commentExtensible w16cex:durableId="24CE26A5" w16cex:dateUtc="2021-08-23T11:52:00Z"/>
  <w16cex:commentExtensible w16cex:durableId="24CE2552" w16cex:dateUtc="2021-08-23T11:46:00Z"/>
  <w16cex:commentExtensible w16cex:durableId="24CE25AB" w16cex:dateUtc="2021-08-23T11:48:00Z"/>
  <w16cex:commentExtensible w16cex:durableId="24CE25B3" w16cex:dateUtc="2021-08-23T11:48:00Z"/>
  <w16cex:commentExtensible w16cex:durableId="24CE25FB" w16cex:dateUtc="2021-08-23T11:49:00Z"/>
  <w16cex:commentExtensible w16cex:durableId="24CE260F" w16cex:dateUtc="2021-08-23T11:50:00Z"/>
  <w16cex:commentExtensible w16cex:durableId="24CE2627" w16cex:dateUtc="2021-08-23T11:50:00Z"/>
  <w16cex:commentExtensible w16cex:durableId="24CE2623" w16cex:dateUtc="2021-08-23T11:50:00Z"/>
  <w16cex:commentExtensible w16cex:durableId="24CE265C" w16cex:dateUtc="2021-08-23T11:51:00Z"/>
  <w16cex:commentExtensible w16cex:durableId="24CE266B" w16cex:dateUtc="2021-08-23T11:51:00Z"/>
  <w16cex:commentExtensible w16cex:durableId="24CE267A" w16cex:dateUtc="2021-08-23T11:51:00Z"/>
  <w16cex:commentExtensible w16cex:durableId="24CE2838" w16cex:dateUtc="2021-08-23T11:59:00Z"/>
  <w16cex:commentExtensible w16cex:durableId="24CE28C2" w16cex:dateUtc="2021-08-23T12:01:00Z"/>
  <w16cex:commentExtensible w16cex:durableId="24CE2930" w16cex:dateUtc="2021-08-23T12:03:00Z"/>
  <w16cex:commentExtensible w16cex:durableId="24CE296D" w16cex:dateUtc="2021-08-23T12:04:00Z"/>
  <w16cex:commentExtensible w16cex:durableId="24CE2976" w16cex:dateUtc="2021-08-23T12:04:00Z"/>
  <w16cex:commentExtensible w16cex:durableId="24CE2986" w16cex:dateUtc="2021-08-23T12:04:00Z"/>
  <w16cex:commentExtensible w16cex:durableId="24CE298F" w16cex:dateUtc="2021-08-23T12:05:00Z"/>
  <w16cex:commentExtensible w16cex:durableId="24CE29B1" w16cex:dateUtc="2021-08-23T12:05:00Z"/>
  <w16cex:commentExtensible w16cex:durableId="24CE29E9" w16cex:dateUtc="2021-08-23T12:06:00Z"/>
  <w16cex:commentExtensible w16cex:durableId="24CE2A72" w16cex:dateUtc="2021-08-23T12:08:00Z"/>
  <w16cex:commentExtensible w16cex:durableId="24CE2A3F" w16cex:dateUtc="2021-08-23T12:07:00Z"/>
  <w16cex:commentExtensible w16cex:durableId="24CE38A1" w16cex:dateUtc="2021-08-23T13:09:00Z"/>
  <w16cex:commentExtensible w16cex:durableId="24CE3911" w16cex:dateUtc="2021-08-23T13:11:00Z"/>
  <w16cex:commentExtensible w16cex:durableId="24CE393C" w16cex:dateUtc="2021-08-23T13:11:00Z"/>
  <w16cex:commentExtensible w16cex:durableId="24CE2D04" w16cex:dateUtc="2021-08-23T12:19:00Z"/>
  <w16cex:commentExtensible w16cex:durableId="24CE2F44" w16cex:dateUtc="2021-08-23T12:29:00Z"/>
  <w16cex:commentExtensible w16cex:durableId="24CE2CBD" w16cex:dateUtc="2021-08-23T12:18:00Z"/>
  <w16cex:commentExtensible w16cex:durableId="24CE2D1A" w16cex:dateUtc="2021-08-23T12:20:00Z"/>
  <w16cex:commentExtensible w16cex:durableId="24CE2D79" w16cex:dateUtc="2021-08-23T12:21:00Z"/>
  <w16cex:commentExtensible w16cex:durableId="24CE2DA3" w16cex:dateUtc="2021-08-23T12:22:00Z"/>
  <w16cex:commentExtensible w16cex:durableId="24CE2E69" w16cex:dateUtc="2021-08-23T12:25:00Z"/>
  <w16cex:commentExtensible w16cex:durableId="24CE2E9A" w16cex:dateUtc="2021-08-23T12:26:00Z"/>
  <w16cex:commentExtensible w16cex:durableId="24CE2F0C" w16cex:dateUtc="2021-08-23T12:28:00Z"/>
  <w16cex:commentExtensible w16cex:durableId="24CE2FC9" w16cex:dateUtc="2021-08-23T12:31:00Z"/>
  <w16cex:commentExtensible w16cex:durableId="24CE3072" w16cex:dateUtc="2021-08-23T12:34:00Z"/>
  <w16cex:commentExtensible w16cex:durableId="24CE3061" w16cex:dateUtc="2021-08-23T12:34:00Z"/>
  <w16cex:commentExtensible w16cex:durableId="24CE31D4" w16cex:dateUtc="2021-08-23T12:40:00Z"/>
  <w16cex:commentExtensible w16cex:durableId="24CE3189" w16cex:dateUtc="2021-08-23T12:39:00Z"/>
  <w16cex:commentExtensible w16cex:durableId="24CE3283" w16cex:dateUtc="2021-08-23T12:43:00Z"/>
  <w16cex:commentExtensible w16cex:durableId="24CE323D" w16cex:dateUtc="2021-08-23T12:42:00Z"/>
  <w16cex:commentExtensible w16cex:durableId="24CE3244" w16cex:dateUtc="2021-08-23T12:42:00Z"/>
  <w16cex:commentExtensible w16cex:durableId="24CE32E8" w16cex:dateUtc="2021-08-23T12:44:00Z"/>
  <w16cex:commentExtensible w16cex:durableId="24CE3330" w16cex:dateUtc="2021-08-23T12:46:00Z"/>
  <w16cex:commentExtensible w16cex:durableId="24CE337D" w16cex:dateUtc="2021-08-23T12:47:00Z"/>
  <w16cex:commentExtensible w16cex:durableId="24CE34B0" w16cex:dateUtc="2021-08-23T12:52:00Z"/>
  <w16cex:commentExtensible w16cex:durableId="24CE33F3" w16cex:dateUtc="2021-08-23T12:49:00Z"/>
  <w16cex:commentExtensible w16cex:durableId="24CE3408" w16cex:dateUtc="2021-08-23T12:49:00Z"/>
  <w16cex:commentExtensible w16cex:durableId="24CE344A" w16cex:dateUtc="2021-08-23T12:50:00Z"/>
  <w16cex:commentExtensible w16cex:durableId="24CE34D6" w16cex:dateUtc="2021-08-23T12:53:00Z"/>
  <w16cex:commentExtensible w16cex:durableId="24CE3524" w16cex:dateUtc="2021-08-23T12:54:00Z"/>
  <w16cex:commentExtensible w16cex:durableId="24CE35C0" w16cex:dateUtc="2021-08-23T12:57:00Z"/>
  <w16cex:commentExtensible w16cex:durableId="24CE3657" w16cex:dateUtc="2021-08-23T12:59:00Z"/>
  <w16cex:commentExtensible w16cex:durableId="24CE3637" w16cex:dateUtc="2021-08-23T12:59:00Z"/>
  <w16cex:commentExtensible w16cex:durableId="24CE35FE" w16cex:dateUtc="2021-08-23T12:58:00Z"/>
  <w16cex:commentExtensible w16cex:durableId="24CE36D1" w16cex:dateUtc="2021-08-23T13:01:00Z"/>
  <w16cex:commentExtensible w16cex:durableId="24CE40FB" w16cex:dateUtc="2021-08-23T13:44:00Z"/>
  <w16cex:commentExtensible w16cex:durableId="24CE4126" w16cex:dateUtc="2021-08-23T13:45:00Z"/>
  <w16cex:commentExtensible w16cex:durableId="24CE40DD" w16cex:dateUtc="2021-08-23T13:44:00Z"/>
  <w16cex:commentExtensible w16cex:durableId="24CE3830" w16cex:dateUtc="2021-08-23T13:07:00Z"/>
  <w16cex:commentExtensible w16cex:durableId="24CE3997" w16cex:dateUtc="2021-08-23T13:13:00Z"/>
  <w16cex:commentExtensible w16cex:durableId="24CE399F" w16cex:dateUtc="2021-08-23T13:13:00Z"/>
  <w16cex:commentExtensible w16cex:durableId="24CE39CA" w16cex:dateUtc="2021-08-23T13:14:00Z"/>
  <w16cex:commentExtensible w16cex:durableId="24CE39E0" w16cex:dateUtc="2021-08-23T13:14:00Z"/>
  <w16cex:commentExtensible w16cex:durableId="24CE3A0C" w16cex:dateUtc="2021-08-23T13:15:00Z"/>
  <w16cex:commentExtensible w16cex:durableId="24CE3A4D" w16cex:dateUtc="2021-08-23T13:16:00Z"/>
  <w16cex:commentExtensible w16cex:durableId="24CE3B45" w16cex:dateUtc="2021-08-23T13:20:00Z"/>
  <w16cex:commentExtensible w16cex:durableId="24CE3AE5" w16cex:dateUtc="2021-08-23T13:19:00Z"/>
  <w16cex:commentExtensible w16cex:durableId="24CE3BDC" w16cex:dateUtc="2021-08-23T13:23:00Z"/>
  <w16cex:commentExtensible w16cex:durableId="24CE3E2A" w16cex:dateUtc="2021-08-23T13:32:00Z"/>
  <w16cex:commentExtensible w16cex:durableId="24CE3E3B" w16cex:dateUtc="2021-08-23T13:33:00Z"/>
  <w16cex:commentExtensible w16cex:durableId="24CE3E59" w16cex:dateUtc="2021-08-23T13:33:00Z"/>
  <w16cex:commentExtensible w16cex:durableId="24CE3DD0" w16cex:dateUtc="2021-08-23T13:31:00Z"/>
  <w16cex:commentExtensible w16cex:durableId="24CE3DF0" w16cex:dateUtc="2021-08-23T13:32:00Z"/>
  <w16cex:commentExtensible w16cex:durableId="24CE3E77" w16cex:dateUtc="2021-08-23T13:34:00Z"/>
  <w16cex:commentExtensible w16cex:durableId="24CE3ED1" w16cex:dateUtc="2021-08-23T13:35:00Z"/>
  <w16cex:commentExtensible w16cex:durableId="24CE3F3D" w16cex:dateUtc="2021-08-23T13:37:00Z"/>
  <w16cex:commentExtensible w16cex:durableId="24CE3EF7" w16cex:dateUtc="2021-08-23T13:36:00Z"/>
  <w16cex:commentExtensible w16cex:durableId="24CE48B9" w16cex:dateUtc="2021-08-23T14:18:00Z"/>
  <w16cex:commentExtensible w16cex:durableId="24CE48A7" w16cex:dateUtc="2021-08-23T14:17:00Z"/>
  <w16cex:commentExtensible w16cex:durableId="24CE4072" w16cex:dateUtc="2021-08-23T13:42:00Z"/>
  <w16cex:commentExtensible w16cex:durableId="24CE48FC" w16cex:dateUtc="2021-08-23T14:19:00Z"/>
  <w16cex:commentExtensible w16cex:durableId="24CE48E8" w16cex:dateUtc="2021-08-23T14:18:00Z"/>
  <w16cex:commentExtensible w16cex:durableId="24CE44CA" w16cex:dateUtc="2021-08-23T14:01:00Z"/>
  <w16cex:commentExtensible w16cex:durableId="24CE41D4" w16cex:dateUtc="2021-08-23T13:48:00Z"/>
  <w16cex:commentExtensible w16cex:durableId="24CE4200" w16cex:dateUtc="2021-08-23T13:49:00Z"/>
  <w16cex:commentExtensible w16cex:durableId="24CE42E5" w16cex:dateUtc="2021-08-23T13:53:00Z"/>
  <w16cex:commentExtensible w16cex:durableId="24CE4288" w16cex:dateUtc="2021-08-23T13:51:00Z"/>
  <w16cex:commentExtensible w16cex:durableId="24CE4292" w16cex:dateUtc="2021-08-23T13:51:00Z"/>
  <w16cex:commentExtensible w16cex:durableId="24CE4478" w16cex:dateUtc="2021-08-23T13:59:00Z"/>
  <w16cex:commentExtensible w16cex:durableId="24CE4378" w16cex:dateUtc="2021-08-23T13:55:00Z"/>
  <w16cex:commentExtensible w16cex:durableId="24CE43CF" w16cex:dateUtc="2021-08-23T13:57:00Z"/>
  <w16cex:commentExtensible w16cex:durableId="24CE442E" w16cex:dateUtc="2021-08-23T13:58:00Z"/>
  <w16cex:commentExtensible w16cex:durableId="24CE445A" w16cex:dateUtc="2021-08-23T13:59:00Z"/>
  <w16cex:commentExtensible w16cex:durableId="24CE4464" w16cex:dateUtc="2021-08-23T13:59:00Z"/>
  <w16cex:commentExtensible w16cex:durableId="24CE4518" w16cex:dateUtc="2021-08-23T14:02:00Z"/>
  <w16cex:commentExtensible w16cex:durableId="24CE4539" w16cex:dateUtc="2021-08-23T14:03:00Z"/>
  <w16cex:commentExtensible w16cex:durableId="24CE45FC" w16cex:dateUtc="2021-08-23T14:06:00Z"/>
  <w16cex:commentExtensible w16cex:durableId="24CE479C" w16cex:dateUtc="2021-08-23T14:13:00Z"/>
  <w16cex:commentExtensible w16cex:durableId="24CE4580" w16cex:dateUtc="2021-08-23T14:04:00Z"/>
  <w16cex:commentExtensible w16cex:durableId="24CE476D" w16cex:dateUtc="2021-08-23T14:12:00Z"/>
  <w16cex:commentExtensible w16cex:durableId="24CE4764" w16cex:dateUtc="2021-08-23T14:12:00Z"/>
  <w16cex:commentExtensible w16cex:durableId="24CE4854" w16cex:dateUtc="2021-08-23T14:16:00Z"/>
  <w16cex:commentExtensible w16cex:durableId="24CE47C6" w16cex:dateUtc="2021-08-23T14:13:00Z"/>
  <w16cex:commentExtensible w16cex:durableId="24CE47D8" w16cex:dateUtc="2021-08-23T14:14:00Z"/>
  <w16cex:commentExtensible w16cex:durableId="24CE47F1" w16cex:dateUtc="2021-08-23T14:12:00Z"/>
  <w16cex:commentExtensible w16cex:durableId="24CE4805" w16cex:dateUtc="2021-08-23T14:15:00Z"/>
  <w16cex:commentExtensible w16cex:durableId="24CE4813" w16cex:dateUtc="2021-08-23T14:15:00Z"/>
  <w16cex:commentExtensible w16cex:durableId="24CE4828" w16cex:dateUtc="2021-08-23T14:12:00Z"/>
  <w16cex:commentExtensible w16cex:durableId="24CE482C" w16cex:dateUtc="2021-08-23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0691DC" w16cid:durableId="24CE2115"/>
  <w16cid:commentId w16cid:paraId="59B2B7E3" w16cid:durableId="24CE20AE"/>
  <w16cid:commentId w16cid:paraId="4A2E3856" w16cid:durableId="24CE2203"/>
  <w16cid:commentId w16cid:paraId="304C0E4C" w16cid:durableId="24CE214C"/>
  <w16cid:commentId w16cid:paraId="03E0BF24" w16cid:durableId="24CE21C9"/>
  <w16cid:commentId w16cid:paraId="67A07577" w16cid:durableId="24CE22C0"/>
  <w16cid:commentId w16cid:paraId="227E716F" w16cid:durableId="24CE2277"/>
  <w16cid:commentId w16cid:paraId="14C3D223" w16cid:durableId="24CE229E"/>
  <w16cid:commentId w16cid:paraId="33870880" w16cid:durableId="24CE23EF"/>
  <w16cid:commentId w16cid:paraId="44E7AD7F" w16cid:durableId="24CE2303"/>
  <w16cid:commentId w16cid:paraId="0ACF5466" w16cid:durableId="24CE236D"/>
  <w16cid:commentId w16cid:paraId="19137978" w16cid:durableId="24CE23A9"/>
  <w16cid:commentId w16cid:paraId="52381198" w16cid:durableId="24CE23E3"/>
  <w16cid:commentId w16cid:paraId="625697B0" w16cid:durableId="24CE240E"/>
  <w16cid:commentId w16cid:paraId="396F9693" w16cid:durableId="24CE26A5"/>
  <w16cid:commentId w16cid:paraId="16E57774" w16cid:durableId="24CE2552"/>
  <w16cid:commentId w16cid:paraId="3FC183C8" w16cid:durableId="24CE25AB"/>
  <w16cid:commentId w16cid:paraId="1025F0D7" w16cid:durableId="24CE25B3"/>
  <w16cid:commentId w16cid:paraId="1D14FB3B" w16cid:durableId="24CE25FB"/>
  <w16cid:commentId w16cid:paraId="46B5499F" w16cid:durableId="24CE260F"/>
  <w16cid:commentId w16cid:paraId="1AC20B90" w16cid:durableId="24CE2627"/>
  <w16cid:commentId w16cid:paraId="4C93A319" w16cid:durableId="24CE2623"/>
  <w16cid:commentId w16cid:paraId="1D689051" w16cid:durableId="24CE265C"/>
  <w16cid:commentId w16cid:paraId="62644CAC" w16cid:durableId="24CE266B"/>
  <w16cid:commentId w16cid:paraId="5DD24EE5" w16cid:durableId="24CE267A"/>
  <w16cid:commentId w16cid:paraId="63D57CAE" w16cid:durableId="248593C3"/>
  <w16cid:commentId w16cid:paraId="592FCB65" w16cid:durableId="24CE2838"/>
  <w16cid:commentId w16cid:paraId="5F088A8F" w16cid:durableId="24CE28C2"/>
  <w16cid:commentId w16cid:paraId="421B0962" w16cid:durableId="24CE2930"/>
  <w16cid:commentId w16cid:paraId="6A45AE87" w16cid:durableId="24CE296D"/>
  <w16cid:commentId w16cid:paraId="23200B28" w16cid:durableId="24CE2976"/>
  <w16cid:commentId w16cid:paraId="6776B8AB" w16cid:durableId="24CE2986"/>
  <w16cid:commentId w16cid:paraId="093997DA" w16cid:durableId="24CE298F"/>
  <w16cid:commentId w16cid:paraId="592783B7" w16cid:durableId="24CE29B1"/>
  <w16cid:commentId w16cid:paraId="231AEB71" w16cid:durableId="24CE29E9"/>
  <w16cid:commentId w16cid:paraId="05956CC3" w16cid:durableId="24CE2A72"/>
  <w16cid:commentId w16cid:paraId="7FF3E089" w16cid:durableId="24CE2A3F"/>
  <w16cid:commentId w16cid:paraId="48B43ACF" w16cid:durableId="24CE38A1"/>
  <w16cid:commentId w16cid:paraId="5D66E31B" w16cid:durableId="24CE3911"/>
  <w16cid:commentId w16cid:paraId="5F8005CC" w16cid:durableId="24CE393C"/>
  <w16cid:commentId w16cid:paraId="3886DE11" w16cid:durableId="24CE2D04"/>
  <w16cid:commentId w16cid:paraId="32271E89" w16cid:durableId="24CE2F44"/>
  <w16cid:commentId w16cid:paraId="33F83CF6" w16cid:durableId="24CE2CBD"/>
  <w16cid:commentId w16cid:paraId="51E0CB27" w16cid:durableId="24CE2D1A"/>
  <w16cid:commentId w16cid:paraId="5CD6C6F7" w16cid:durableId="24CE2D79"/>
  <w16cid:commentId w16cid:paraId="23801B39" w16cid:durableId="24CE2DA3"/>
  <w16cid:commentId w16cid:paraId="361837A3" w16cid:durableId="24CE2E69"/>
  <w16cid:commentId w16cid:paraId="1AFF5DCE" w16cid:durableId="24CE2E9A"/>
  <w16cid:commentId w16cid:paraId="18865676" w16cid:durableId="24CE2F0C"/>
  <w16cid:commentId w16cid:paraId="116BC539" w16cid:durableId="24CE2FC9"/>
  <w16cid:commentId w16cid:paraId="5B6817AD" w16cid:durableId="24CE3072"/>
  <w16cid:commentId w16cid:paraId="46B008D3" w16cid:durableId="24CE3061"/>
  <w16cid:commentId w16cid:paraId="4B7F6D0F" w16cid:durableId="24CE31D4"/>
  <w16cid:commentId w16cid:paraId="61E17645" w16cid:durableId="24CE3189"/>
  <w16cid:commentId w16cid:paraId="4A261FE0" w16cid:durableId="24CE3283"/>
  <w16cid:commentId w16cid:paraId="6F19641A" w16cid:durableId="24CE323D"/>
  <w16cid:commentId w16cid:paraId="2E176A99" w16cid:durableId="24CE3244"/>
  <w16cid:commentId w16cid:paraId="0EA8DA4C" w16cid:durableId="24CE32E8"/>
  <w16cid:commentId w16cid:paraId="2B79C4C9" w16cid:durableId="24CE3330"/>
  <w16cid:commentId w16cid:paraId="0F345464" w16cid:durableId="24CE337D"/>
  <w16cid:commentId w16cid:paraId="5E62D556" w16cid:durableId="24CE34B0"/>
  <w16cid:commentId w16cid:paraId="4E6BEF92" w16cid:durableId="24CE33F3"/>
  <w16cid:commentId w16cid:paraId="2C6C6E48" w16cid:durableId="24CE3408"/>
  <w16cid:commentId w16cid:paraId="323506F8" w16cid:durableId="24CE344A"/>
  <w16cid:commentId w16cid:paraId="47F3B8ED" w16cid:durableId="24CE34D6"/>
  <w16cid:commentId w16cid:paraId="6D1F6783" w16cid:durableId="24CE3524"/>
  <w16cid:commentId w16cid:paraId="5B5FB33C" w16cid:durableId="24CE35C0"/>
  <w16cid:commentId w16cid:paraId="2E9D3902" w16cid:durableId="24CE3657"/>
  <w16cid:commentId w16cid:paraId="48B1F389" w16cid:durableId="24CE3637"/>
  <w16cid:commentId w16cid:paraId="186B0F63" w16cid:durableId="24CE35FE"/>
  <w16cid:commentId w16cid:paraId="0DA98306" w16cid:durableId="24CE36D1"/>
  <w16cid:commentId w16cid:paraId="48D25DDE" w16cid:durableId="24CE40FB"/>
  <w16cid:commentId w16cid:paraId="7EE625EF" w16cid:durableId="24CE4126"/>
  <w16cid:commentId w16cid:paraId="23D11B70" w16cid:durableId="2489BDB7"/>
  <w16cid:commentId w16cid:paraId="06D1B512" w16cid:durableId="24CE40DD"/>
  <w16cid:commentId w16cid:paraId="7DDFE33F" w16cid:durableId="24CE3830"/>
  <w16cid:commentId w16cid:paraId="0DD77A38" w16cid:durableId="24CE3997"/>
  <w16cid:commentId w16cid:paraId="5CDCFBDC" w16cid:durableId="24CE399F"/>
  <w16cid:commentId w16cid:paraId="10AE0229" w16cid:durableId="24CE39CA"/>
  <w16cid:commentId w16cid:paraId="782046B0" w16cid:durableId="24CE39E0"/>
  <w16cid:commentId w16cid:paraId="6BAB02D1" w16cid:durableId="24CE3A0C"/>
  <w16cid:commentId w16cid:paraId="304519BE" w16cid:durableId="24CE3A4D"/>
  <w16cid:commentId w16cid:paraId="707CDA22" w16cid:durableId="2489BC71"/>
  <w16cid:commentId w16cid:paraId="59D62427" w16cid:durableId="24CE3B45"/>
  <w16cid:commentId w16cid:paraId="6A3AD04B" w16cid:durableId="24CE3AE5"/>
  <w16cid:commentId w16cid:paraId="16C1DC8A" w16cid:durableId="24CE3BDC"/>
  <w16cid:commentId w16cid:paraId="118F3593" w16cid:durableId="24CE3E2A"/>
  <w16cid:commentId w16cid:paraId="5B63670A" w16cid:durableId="24CE3E3B"/>
  <w16cid:commentId w16cid:paraId="61B4B0EE" w16cid:durableId="24CE3E59"/>
  <w16cid:commentId w16cid:paraId="111D4695" w16cid:durableId="24CE3DD0"/>
  <w16cid:commentId w16cid:paraId="12B3189F" w16cid:durableId="24CE3DF0"/>
  <w16cid:commentId w16cid:paraId="6030832F" w16cid:durableId="24CE3E77"/>
  <w16cid:commentId w16cid:paraId="0BCC83A4" w16cid:durableId="24CE3ED1"/>
  <w16cid:commentId w16cid:paraId="29863FA2" w16cid:durableId="24CE3F3D"/>
  <w16cid:commentId w16cid:paraId="160FA379" w16cid:durableId="24CE3EF7"/>
  <w16cid:commentId w16cid:paraId="26BBF28A" w16cid:durableId="24CE48B9"/>
  <w16cid:commentId w16cid:paraId="012F609F" w16cid:durableId="24CE48A7"/>
  <w16cid:commentId w16cid:paraId="3DAFA262" w16cid:durableId="24847E4E"/>
  <w16cid:commentId w16cid:paraId="4FABE5F3" w16cid:durableId="24CE4072"/>
  <w16cid:commentId w16cid:paraId="3A5A0604" w16cid:durableId="24CE48FC"/>
  <w16cid:commentId w16cid:paraId="01B77C59" w16cid:durableId="24CE48E8"/>
  <w16cid:commentId w16cid:paraId="566E459F" w16cid:durableId="24CE44CA"/>
  <w16cid:commentId w16cid:paraId="4022EBC8" w16cid:durableId="24CE41D4"/>
  <w16cid:commentId w16cid:paraId="75E90180" w16cid:durableId="24CE4200"/>
  <w16cid:commentId w16cid:paraId="4F5AB041" w16cid:durableId="24CE42E5"/>
  <w16cid:commentId w16cid:paraId="06878A3D" w16cid:durableId="24CE4288"/>
  <w16cid:commentId w16cid:paraId="110545D8" w16cid:durableId="24CE4292"/>
  <w16cid:commentId w16cid:paraId="77DC0732" w16cid:durableId="24CE4478"/>
  <w16cid:commentId w16cid:paraId="001F013B" w16cid:durableId="24CE4378"/>
  <w16cid:commentId w16cid:paraId="7E7232D4" w16cid:durableId="24CE43CF"/>
  <w16cid:commentId w16cid:paraId="2792B052" w16cid:durableId="24CE442E"/>
  <w16cid:commentId w16cid:paraId="14262AF1" w16cid:durableId="24CE445A"/>
  <w16cid:commentId w16cid:paraId="08116BEB" w16cid:durableId="24CE4464"/>
  <w16cid:commentId w16cid:paraId="53DD128A" w16cid:durableId="24CE4518"/>
  <w16cid:commentId w16cid:paraId="45B0D295" w16cid:durableId="24CE4539"/>
  <w16cid:commentId w16cid:paraId="0FA10BD4" w16cid:durableId="24CE45FC"/>
  <w16cid:commentId w16cid:paraId="36BBD7D8" w16cid:durableId="24CE479C"/>
  <w16cid:commentId w16cid:paraId="23CECC59" w16cid:durableId="24CE4580"/>
  <w16cid:commentId w16cid:paraId="23852D08" w16cid:durableId="24CE476D"/>
  <w16cid:commentId w16cid:paraId="7D0CA260" w16cid:durableId="24CE4764"/>
  <w16cid:commentId w16cid:paraId="313359A7" w16cid:durableId="24CE4854"/>
  <w16cid:commentId w16cid:paraId="1A3B0BC5" w16cid:durableId="24CE47C6"/>
  <w16cid:commentId w16cid:paraId="122D270E" w16cid:durableId="24CE47D8"/>
  <w16cid:commentId w16cid:paraId="504BAB34" w16cid:durableId="24CE47F1"/>
  <w16cid:commentId w16cid:paraId="3FFF5175" w16cid:durableId="24CE4805"/>
  <w16cid:commentId w16cid:paraId="45B0ED6C" w16cid:durableId="24CE4813"/>
  <w16cid:commentId w16cid:paraId="04B5A4E4" w16cid:durableId="24CE4828"/>
  <w16cid:commentId w16cid:paraId="0EF6C3E5" w16cid:durableId="24CE48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711"/>
    <w:multiLevelType w:val="multilevel"/>
    <w:tmpl w:val="3AB0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57253"/>
    <w:multiLevelType w:val="multilevel"/>
    <w:tmpl w:val="398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F1903"/>
    <w:multiLevelType w:val="multilevel"/>
    <w:tmpl w:val="562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73348"/>
    <w:multiLevelType w:val="multilevel"/>
    <w:tmpl w:val="2B58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F402B2"/>
    <w:multiLevelType w:val="hybridMultilevel"/>
    <w:tmpl w:val="2324A8C0"/>
    <w:lvl w:ilvl="0" w:tplc="F734485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2D224A0"/>
    <w:multiLevelType w:val="hybridMultilevel"/>
    <w:tmpl w:val="B92C4B78"/>
    <w:lvl w:ilvl="0" w:tplc="BB960AE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323B8"/>
    <w:multiLevelType w:val="hybridMultilevel"/>
    <w:tmpl w:val="557AAF00"/>
    <w:lvl w:ilvl="0" w:tplc="D3B2E6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B562E2"/>
    <w:multiLevelType w:val="multilevel"/>
    <w:tmpl w:val="703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8167B2"/>
    <w:multiLevelType w:val="multilevel"/>
    <w:tmpl w:val="D6D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5C0AAE"/>
    <w:multiLevelType w:val="multilevel"/>
    <w:tmpl w:val="F064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8B5CAB"/>
    <w:multiLevelType w:val="hybridMultilevel"/>
    <w:tmpl w:val="DED67576"/>
    <w:lvl w:ilvl="0" w:tplc="DF3ECAB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19D0B54"/>
    <w:multiLevelType w:val="hybridMultilevel"/>
    <w:tmpl w:val="B43E2B5C"/>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11529E"/>
    <w:multiLevelType w:val="hybridMultilevel"/>
    <w:tmpl w:val="41D2742E"/>
    <w:lvl w:ilvl="0" w:tplc="F3FCA2F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0D53C4"/>
    <w:multiLevelType w:val="multilevel"/>
    <w:tmpl w:val="B662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E96FA3"/>
    <w:multiLevelType w:val="hybridMultilevel"/>
    <w:tmpl w:val="2702D99E"/>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5" w15:restartNumberingAfterBreak="0">
    <w:nsid w:val="423077B8"/>
    <w:multiLevelType w:val="multilevel"/>
    <w:tmpl w:val="3C4A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015F59"/>
    <w:multiLevelType w:val="hybridMultilevel"/>
    <w:tmpl w:val="5FE41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3C2D57"/>
    <w:multiLevelType w:val="hybridMultilevel"/>
    <w:tmpl w:val="92E4D25E"/>
    <w:lvl w:ilvl="0" w:tplc="A05A4DAA">
      <w:start w:val="16"/>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DAD3AFE"/>
    <w:multiLevelType w:val="hybridMultilevel"/>
    <w:tmpl w:val="9F24A456"/>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045E93"/>
    <w:multiLevelType w:val="hybridMultilevel"/>
    <w:tmpl w:val="034CD6D2"/>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D81244"/>
    <w:multiLevelType w:val="multilevel"/>
    <w:tmpl w:val="F98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BF2686"/>
    <w:multiLevelType w:val="hybridMultilevel"/>
    <w:tmpl w:val="4756012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B101D4B"/>
    <w:multiLevelType w:val="hybridMultilevel"/>
    <w:tmpl w:val="8124DFC0"/>
    <w:lvl w:ilvl="0" w:tplc="ECDA03F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3943EC"/>
    <w:multiLevelType w:val="hybridMultilevel"/>
    <w:tmpl w:val="05D069D0"/>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6941D0"/>
    <w:multiLevelType w:val="multilevel"/>
    <w:tmpl w:val="FA8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8F70CA"/>
    <w:multiLevelType w:val="hybridMultilevel"/>
    <w:tmpl w:val="8476067A"/>
    <w:lvl w:ilvl="0" w:tplc="E96EE89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055D33"/>
    <w:multiLevelType w:val="hybridMultilevel"/>
    <w:tmpl w:val="697C2612"/>
    <w:lvl w:ilvl="0" w:tplc="D710320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3A550EE"/>
    <w:multiLevelType w:val="multilevel"/>
    <w:tmpl w:val="F082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5618CE"/>
    <w:multiLevelType w:val="multilevel"/>
    <w:tmpl w:val="8A3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11"/>
  </w:num>
  <w:num w:numId="3">
    <w:abstractNumId w:val="25"/>
  </w:num>
  <w:num w:numId="4">
    <w:abstractNumId w:val="18"/>
  </w:num>
  <w:num w:numId="5">
    <w:abstractNumId w:val="12"/>
  </w:num>
  <w:num w:numId="6">
    <w:abstractNumId w:val="21"/>
  </w:num>
  <w:num w:numId="7">
    <w:abstractNumId w:val="5"/>
  </w:num>
  <w:num w:numId="8">
    <w:abstractNumId w:val="23"/>
  </w:num>
  <w:num w:numId="9">
    <w:abstractNumId w:val="6"/>
  </w:num>
  <w:num w:numId="10">
    <w:abstractNumId w:val="19"/>
  </w:num>
  <w:num w:numId="11">
    <w:abstractNumId w:val="8"/>
  </w:num>
  <w:num w:numId="12">
    <w:abstractNumId w:val="3"/>
  </w:num>
  <w:num w:numId="13">
    <w:abstractNumId w:val="7"/>
  </w:num>
  <w:num w:numId="14">
    <w:abstractNumId w:val="0"/>
  </w:num>
  <w:num w:numId="15">
    <w:abstractNumId w:val="13"/>
  </w:num>
  <w:num w:numId="16">
    <w:abstractNumId w:val="20"/>
  </w:num>
  <w:num w:numId="17">
    <w:abstractNumId w:val="1"/>
  </w:num>
  <w:num w:numId="18">
    <w:abstractNumId w:val="24"/>
  </w:num>
  <w:num w:numId="19">
    <w:abstractNumId w:val="9"/>
  </w:num>
  <w:num w:numId="20">
    <w:abstractNumId w:val="27"/>
  </w:num>
  <w:num w:numId="21">
    <w:abstractNumId w:val="2"/>
  </w:num>
  <w:num w:numId="22">
    <w:abstractNumId w:val="28"/>
  </w:num>
  <w:num w:numId="23">
    <w:abstractNumId w:val="15"/>
  </w:num>
  <w:num w:numId="24">
    <w:abstractNumId w:val="17"/>
  </w:num>
  <w:num w:numId="25">
    <w:abstractNumId w:val="16"/>
  </w:num>
  <w:num w:numId="26">
    <w:abstractNumId w:val="14"/>
  </w:num>
  <w:num w:numId="27">
    <w:abstractNumId w:val="4"/>
  </w:num>
  <w:num w:numId="28">
    <w:abstractNumId w:val="10"/>
  </w:num>
  <w:num w:numId="2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 Verweij | ExpertCollege">
    <w15:presenceInfo w15:providerId="None" w15:userId="Marco Verweij | ExpertCollege"/>
  </w15:person>
  <w15:person w15:author="Microsoft Office-gebruiker">
    <w15:presenceInfo w15:providerId="None" w15:userId="Microsoft Office-gebruik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F1"/>
    <w:rsid w:val="00001107"/>
    <w:rsid w:val="000031B6"/>
    <w:rsid w:val="00027077"/>
    <w:rsid w:val="00031CE4"/>
    <w:rsid w:val="000613EC"/>
    <w:rsid w:val="000666BE"/>
    <w:rsid w:val="00070F76"/>
    <w:rsid w:val="0007107D"/>
    <w:rsid w:val="000A68DA"/>
    <w:rsid w:val="000C7C6F"/>
    <w:rsid w:val="000D1300"/>
    <w:rsid w:val="000D3B1D"/>
    <w:rsid w:val="000E4C72"/>
    <w:rsid w:val="000F2C1C"/>
    <w:rsid w:val="00116306"/>
    <w:rsid w:val="001315DA"/>
    <w:rsid w:val="0013597F"/>
    <w:rsid w:val="00146CEE"/>
    <w:rsid w:val="00156DA5"/>
    <w:rsid w:val="0016038A"/>
    <w:rsid w:val="001628C0"/>
    <w:rsid w:val="00164CF5"/>
    <w:rsid w:val="00180808"/>
    <w:rsid w:val="0018608E"/>
    <w:rsid w:val="00192473"/>
    <w:rsid w:val="001924DB"/>
    <w:rsid w:val="001A000A"/>
    <w:rsid w:val="001A6236"/>
    <w:rsid w:val="001A6285"/>
    <w:rsid w:val="001B5147"/>
    <w:rsid w:val="001C1EA3"/>
    <w:rsid w:val="001D1B07"/>
    <w:rsid w:val="001D6CA2"/>
    <w:rsid w:val="001E25C2"/>
    <w:rsid w:val="001F07EE"/>
    <w:rsid w:val="001F3DAC"/>
    <w:rsid w:val="0020726C"/>
    <w:rsid w:val="00220385"/>
    <w:rsid w:val="00223B67"/>
    <w:rsid w:val="00224677"/>
    <w:rsid w:val="00232C02"/>
    <w:rsid w:val="00287F63"/>
    <w:rsid w:val="00292776"/>
    <w:rsid w:val="00294066"/>
    <w:rsid w:val="00294D5D"/>
    <w:rsid w:val="002A0BF2"/>
    <w:rsid w:val="002A3E8E"/>
    <w:rsid w:val="002B0D0A"/>
    <w:rsid w:val="002D05B2"/>
    <w:rsid w:val="002E1BCA"/>
    <w:rsid w:val="002F0FBF"/>
    <w:rsid w:val="002F6418"/>
    <w:rsid w:val="0030654B"/>
    <w:rsid w:val="00313FFA"/>
    <w:rsid w:val="0032157F"/>
    <w:rsid w:val="00324AC9"/>
    <w:rsid w:val="00386661"/>
    <w:rsid w:val="00393FC5"/>
    <w:rsid w:val="003A1F9A"/>
    <w:rsid w:val="003A726E"/>
    <w:rsid w:val="003B0851"/>
    <w:rsid w:val="003B3484"/>
    <w:rsid w:val="003C1B2C"/>
    <w:rsid w:val="003C3035"/>
    <w:rsid w:val="004143F2"/>
    <w:rsid w:val="0042088C"/>
    <w:rsid w:val="0042620B"/>
    <w:rsid w:val="00441BEC"/>
    <w:rsid w:val="00444F9D"/>
    <w:rsid w:val="00452597"/>
    <w:rsid w:val="0046421D"/>
    <w:rsid w:val="00472B73"/>
    <w:rsid w:val="00472D4E"/>
    <w:rsid w:val="00474736"/>
    <w:rsid w:val="004749D7"/>
    <w:rsid w:val="00475871"/>
    <w:rsid w:val="004842EF"/>
    <w:rsid w:val="004A2DBC"/>
    <w:rsid w:val="004C0D13"/>
    <w:rsid w:val="004C33FD"/>
    <w:rsid w:val="005058A8"/>
    <w:rsid w:val="00510748"/>
    <w:rsid w:val="00524A02"/>
    <w:rsid w:val="00526137"/>
    <w:rsid w:val="00530530"/>
    <w:rsid w:val="00536563"/>
    <w:rsid w:val="00536903"/>
    <w:rsid w:val="00550AB1"/>
    <w:rsid w:val="005640D4"/>
    <w:rsid w:val="00581621"/>
    <w:rsid w:val="00583181"/>
    <w:rsid w:val="005979FD"/>
    <w:rsid w:val="005A2484"/>
    <w:rsid w:val="005B650B"/>
    <w:rsid w:val="005C6F28"/>
    <w:rsid w:val="005E01CD"/>
    <w:rsid w:val="005E4FF1"/>
    <w:rsid w:val="005F4BB9"/>
    <w:rsid w:val="0060442E"/>
    <w:rsid w:val="0061089C"/>
    <w:rsid w:val="00633472"/>
    <w:rsid w:val="006B2878"/>
    <w:rsid w:val="006B3BC3"/>
    <w:rsid w:val="006C5ACC"/>
    <w:rsid w:val="006E0EC3"/>
    <w:rsid w:val="00701FD3"/>
    <w:rsid w:val="00712F6B"/>
    <w:rsid w:val="00716E15"/>
    <w:rsid w:val="007222B0"/>
    <w:rsid w:val="0072278D"/>
    <w:rsid w:val="007228A5"/>
    <w:rsid w:val="00731F8F"/>
    <w:rsid w:val="00737A0B"/>
    <w:rsid w:val="00740B83"/>
    <w:rsid w:val="007531E8"/>
    <w:rsid w:val="00753669"/>
    <w:rsid w:val="00754961"/>
    <w:rsid w:val="0076526B"/>
    <w:rsid w:val="007847A5"/>
    <w:rsid w:val="007943DD"/>
    <w:rsid w:val="00795759"/>
    <w:rsid w:val="007A4A25"/>
    <w:rsid w:val="007A69BB"/>
    <w:rsid w:val="007B6AFF"/>
    <w:rsid w:val="007F2AD8"/>
    <w:rsid w:val="00806897"/>
    <w:rsid w:val="00807214"/>
    <w:rsid w:val="00814A88"/>
    <w:rsid w:val="00817A6F"/>
    <w:rsid w:val="0082743E"/>
    <w:rsid w:val="00830A20"/>
    <w:rsid w:val="00880B8E"/>
    <w:rsid w:val="00886F09"/>
    <w:rsid w:val="008A6D8C"/>
    <w:rsid w:val="008C6AA8"/>
    <w:rsid w:val="008C7E80"/>
    <w:rsid w:val="009042CC"/>
    <w:rsid w:val="00905757"/>
    <w:rsid w:val="00910656"/>
    <w:rsid w:val="009128B1"/>
    <w:rsid w:val="009255B6"/>
    <w:rsid w:val="00930215"/>
    <w:rsid w:val="009338C3"/>
    <w:rsid w:val="009628F2"/>
    <w:rsid w:val="009632A4"/>
    <w:rsid w:val="00973168"/>
    <w:rsid w:val="00982E6E"/>
    <w:rsid w:val="0098412F"/>
    <w:rsid w:val="00991175"/>
    <w:rsid w:val="009924A6"/>
    <w:rsid w:val="00997D16"/>
    <w:rsid w:val="009A0742"/>
    <w:rsid w:val="009D5E32"/>
    <w:rsid w:val="009E2119"/>
    <w:rsid w:val="009E6EE3"/>
    <w:rsid w:val="009F3A42"/>
    <w:rsid w:val="00A10E99"/>
    <w:rsid w:val="00A1631D"/>
    <w:rsid w:val="00A16660"/>
    <w:rsid w:val="00A22309"/>
    <w:rsid w:val="00A41CA9"/>
    <w:rsid w:val="00A53941"/>
    <w:rsid w:val="00A71485"/>
    <w:rsid w:val="00A800B3"/>
    <w:rsid w:val="00A9434C"/>
    <w:rsid w:val="00A96D05"/>
    <w:rsid w:val="00AC65DE"/>
    <w:rsid w:val="00AD7498"/>
    <w:rsid w:val="00AE4730"/>
    <w:rsid w:val="00AF0CB9"/>
    <w:rsid w:val="00B05AE4"/>
    <w:rsid w:val="00B10DD1"/>
    <w:rsid w:val="00B2130C"/>
    <w:rsid w:val="00B40D3A"/>
    <w:rsid w:val="00B53123"/>
    <w:rsid w:val="00B647E8"/>
    <w:rsid w:val="00B72979"/>
    <w:rsid w:val="00B84959"/>
    <w:rsid w:val="00B9239A"/>
    <w:rsid w:val="00B93151"/>
    <w:rsid w:val="00B97564"/>
    <w:rsid w:val="00BA11CE"/>
    <w:rsid w:val="00BA7360"/>
    <w:rsid w:val="00BC4DE9"/>
    <w:rsid w:val="00BD038E"/>
    <w:rsid w:val="00BD1BF9"/>
    <w:rsid w:val="00BE3D30"/>
    <w:rsid w:val="00BE5402"/>
    <w:rsid w:val="00BF5B53"/>
    <w:rsid w:val="00C10963"/>
    <w:rsid w:val="00C403B9"/>
    <w:rsid w:val="00C4125C"/>
    <w:rsid w:val="00C57CE4"/>
    <w:rsid w:val="00C70790"/>
    <w:rsid w:val="00C715F1"/>
    <w:rsid w:val="00C829B8"/>
    <w:rsid w:val="00C91BC5"/>
    <w:rsid w:val="00C932B5"/>
    <w:rsid w:val="00C93B4A"/>
    <w:rsid w:val="00CA0DD7"/>
    <w:rsid w:val="00CA67EB"/>
    <w:rsid w:val="00CC7D59"/>
    <w:rsid w:val="00CD0BA4"/>
    <w:rsid w:val="00CD3667"/>
    <w:rsid w:val="00CE3070"/>
    <w:rsid w:val="00D008CB"/>
    <w:rsid w:val="00D07BEC"/>
    <w:rsid w:val="00D115F0"/>
    <w:rsid w:val="00D216B7"/>
    <w:rsid w:val="00D2633D"/>
    <w:rsid w:val="00D36F2E"/>
    <w:rsid w:val="00D6659E"/>
    <w:rsid w:val="00D943B4"/>
    <w:rsid w:val="00D945BE"/>
    <w:rsid w:val="00DA0A4A"/>
    <w:rsid w:val="00DB465E"/>
    <w:rsid w:val="00DC571F"/>
    <w:rsid w:val="00DC749F"/>
    <w:rsid w:val="00DD5115"/>
    <w:rsid w:val="00DD5B0B"/>
    <w:rsid w:val="00DE1DA3"/>
    <w:rsid w:val="00DE21D1"/>
    <w:rsid w:val="00DF2CC6"/>
    <w:rsid w:val="00DF6C39"/>
    <w:rsid w:val="00E02874"/>
    <w:rsid w:val="00E05C26"/>
    <w:rsid w:val="00E06695"/>
    <w:rsid w:val="00E21B28"/>
    <w:rsid w:val="00E223D8"/>
    <w:rsid w:val="00E224A5"/>
    <w:rsid w:val="00E47189"/>
    <w:rsid w:val="00E5296D"/>
    <w:rsid w:val="00E8742C"/>
    <w:rsid w:val="00E903E2"/>
    <w:rsid w:val="00E92857"/>
    <w:rsid w:val="00EA0E11"/>
    <w:rsid w:val="00EB238F"/>
    <w:rsid w:val="00EC2105"/>
    <w:rsid w:val="00ED0023"/>
    <w:rsid w:val="00EE02A6"/>
    <w:rsid w:val="00F03422"/>
    <w:rsid w:val="00F1621A"/>
    <w:rsid w:val="00F17F5A"/>
    <w:rsid w:val="00F21AD8"/>
    <w:rsid w:val="00F30FBF"/>
    <w:rsid w:val="00F316E1"/>
    <w:rsid w:val="00F31D8A"/>
    <w:rsid w:val="00F44843"/>
    <w:rsid w:val="00F449BA"/>
    <w:rsid w:val="00F55C57"/>
    <w:rsid w:val="00F56DAB"/>
    <w:rsid w:val="00F66406"/>
    <w:rsid w:val="00F67F41"/>
    <w:rsid w:val="00F71977"/>
    <w:rsid w:val="00F84E30"/>
    <w:rsid w:val="00F858C1"/>
    <w:rsid w:val="00F92305"/>
    <w:rsid w:val="00FA156A"/>
    <w:rsid w:val="00FC783C"/>
    <w:rsid w:val="00FD227F"/>
    <w:rsid w:val="00FE6957"/>
    <w:rsid w:val="00FF4D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81D6"/>
  <w15:docId w15:val="{8EBACFBA-BBC4-C646-9362-C76C43B8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84959"/>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C715F1"/>
    <w:pPr>
      <w:spacing w:after="0" w:line="240" w:lineRule="auto"/>
    </w:pPr>
  </w:style>
  <w:style w:type="paragraph" w:customStyle="1" w:styleId="paragraph">
    <w:name w:val="paragraph"/>
    <w:basedOn w:val="Standaard"/>
    <w:rsid w:val="00DC57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Standaardalinea-lettertype"/>
    <w:rsid w:val="00DC571F"/>
  </w:style>
  <w:style w:type="character" w:customStyle="1" w:styleId="eop">
    <w:name w:val="eop"/>
    <w:basedOn w:val="Standaardalinea-lettertype"/>
    <w:rsid w:val="00DC571F"/>
  </w:style>
  <w:style w:type="character" w:customStyle="1" w:styleId="contextualspellingandgrammarerror">
    <w:name w:val="contextualspellingandgrammarerror"/>
    <w:basedOn w:val="Standaardalinea-lettertype"/>
    <w:rsid w:val="00DC571F"/>
  </w:style>
  <w:style w:type="character" w:customStyle="1" w:styleId="spellingerror">
    <w:name w:val="spellingerror"/>
    <w:basedOn w:val="Standaardalinea-lettertype"/>
    <w:rsid w:val="00DC571F"/>
  </w:style>
  <w:style w:type="character" w:styleId="Verwijzingopmerking">
    <w:name w:val="annotation reference"/>
    <w:basedOn w:val="Standaardalinea-lettertype"/>
    <w:uiPriority w:val="99"/>
    <w:semiHidden/>
    <w:unhideWhenUsed/>
    <w:rsid w:val="00DE21D1"/>
    <w:rPr>
      <w:sz w:val="16"/>
      <w:szCs w:val="16"/>
    </w:rPr>
  </w:style>
  <w:style w:type="paragraph" w:styleId="Tekstopmerking">
    <w:name w:val="annotation text"/>
    <w:basedOn w:val="Standaard"/>
    <w:link w:val="TekstopmerkingChar"/>
    <w:uiPriority w:val="99"/>
    <w:semiHidden/>
    <w:unhideWhenUsed/>
    <w:rsid w:val="00DE21D1"/>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E21D1"/>
    <w:rPr>
      <w:sz w:val="20"/>
      <w:szCs w:val="20"/>
    </w:rPr>
  </w:style>
  <w:style w:type="paragraph" w:styleId="Onderwerpvanopmerking">
    <w:name w:val="annotation subject"/>
    <w:basedOn w:val="Tekstopmerking"/>
    <w:next w:val="Tekstopmerking"/>
    <w:link w:val="OnderwerpvanopmerkingChar"/>
    <w:uiPriority w:val="99"/>
    <w:semiHidden/>
    <w:unhideWhenUsed/>
    <w:rsid w:val="00DE21D1"/>
    <w:rPr>
      <w:b/>
      <w:bCs/>
    </w:rPr>
  </w:style>
  <w:style w:type="character" w:customStyle="1" w:styleId="OnderwerpvanopmerkingChar">
    <w:name w:val="Onderwerp van opmerking Char"/>
    <w:basedOn w:val="TekstopmerkingChar"/>
    <w:link w:val="Onderwerpvanopmerking"/>
    <w:uiPriority w:val="99"/>
    <w:semiHidden/>
    <w:rsid w:val="00DE21D1"/>
    <w:rPr>
      <w:b/>
      <w:bCs/>
      <w:sz w:val="20"/>
      <w:szCs w:val="20"/>
    </w:rPr>
  </w:style>
  <w:style w:type="paragraph" w:styleId="Ballontekst">
    <w:name w:val="Balloon Text"/>
    <w:basedOn w:val="Standaard"/>
    <w:link w:val="BallontekstChar"/>
    <w:uiPriority w:val="99"/>
    <w:semiHidden/>
    <w:unhideWhenUsed/>
    <w:rsid w:val="00DE21D1"/>
    <w:pPr>
      <w:spacing w:after="0" w:line="240" w:lineRule="auto"/>
    </w:pPr>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DE21D1"/>
    <w:rPr>
      <w:rFonts w:ascii="Times New Roman" w:hAnsi="Times New Roman" w:cs="Times New Roman"/>
      <w:sz w:val="18"/>
      <w:szCs w:val="18"/>
    </w:rPr>
  </w:style>
  <w:style w:type="table" w:styleId="Tabelraster">
    <w:name w:val="Table Grid"/>
    <w:basedOn w:val="Standaardtabel"/>
    <w:uiPriority w:val="59"/>
    <w:unhideWhenUsed/>
    <w:rsid w:val="003A1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e">
    <w:name w:val="Revision"/>
    <w:hidden/>
    <w:uiPriority w:val="99"/>
    <w:semiHidden/>
    <w:rsid w:val="003A1F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3491">
      <w:bodyDiv w:val="1"/>
      <w:marLeft w:val="0"/>
      <w:marRight w:val="0"/>
      <w:marTop w:val="0"/>
      <w:marBottom w:val="0"/>
      <w:divBdr>
        <w:top w:val="none" w:sz="0" w:space="0" w:color="auto"/>
        <w:left w:val="none" w:sz="0" w:space="0" w:color="auto"/>
        <w:bottom w:val="none" w:sz="0" w:space="0" w:color="auto"/>
        <w:right w:val="none" w:sz="0" w:space="0" w:color="auto"/>
      </w:divBdr>
      <w:divsChild>
        <w:div w:id="1207336763">
          <w:marLeft w:val="0"/>
          <w:marRight w:val="0"/>
          <w:marTop w:val="0"/>
          <w:marBottom w:val="0"/>
          <w:divBdr>
            <w:top w:val="none" w:sz="0" w:space="0" w:color="auto"/>
            <w:left w:val="none" w:sz="0" w:space="0" w:color="auto"/>
            <w:bottom w:val="none" w:sz="0" w:space="0" w:color="auto"/>
            <w:right w:val="none" w:sz="0" w:space="0" w:color="auto"/>
          </w:divBdr>
        </w:div>
        <w:div w:id="620961717">
          <w:marLeft w:val="0"/>
          <w:marRight w:val="0"/>
          <w:marTop w:val="0"/>
          <w:marBottom w:val="0"/>
          <w:divBdr>
            <w:top w:val="none" w:sz="0" w:space="0" w:color="auto"/>
            <w:left w:val="none" w:sz="0" w:space="0" w:color="auto"/>
            <w:bottom w:val="none" w:sz="0" w:space="0" w:color="auto"/>
            <w:right w:val="none" w:sz="0" w:space="0" w:color="auto"/>
          </w:divBdr>
        </w:div>
        <w:div w:id="1992559200">
          <w:marLeft w:val="0"/>
          <w:marRight w:val="0"/>
          <w:marTop w:val="0"/>
          <w:marBottom w:val="0"/>
          <w:divBdr>
            <w:top w:val="none" w:sz="0" w:space="0" w:color="auto"/>
            <w:left w:val="none" w:sz="0" w:space="0" w:color="auto"/>
            <w:bottom w:val="none" w:sz="0" w:space="0" w:color="auto"/>
            <w:right w:val="none" w:sz="0" w:space="0" w:color="auto"/>
          </w:divBdr>
        </w:div>
      </w:divsChild>
    </w:div>
    <w:div w:id="214972149">
      <w:bodyDiv w:val="1"/>
      <w:marLeft w:val="0"/>
      <w:marRight w:val="0"/>
      <w:marTop w:val="0"/>
      <w:marBottom w:val="0"/>
      <w:divBdr>
        <w:top w:val="none" w:sz="0" w:space="0" w:color="auto"/>
        <w:left w:val="none" w:sz="0" w:space="0" w:color="auto"/>
        <w:bottom w:val="none" w:sz="0" w:space="0" w:color="auto"/>
        <w:right w:val="none" w:sz="0" w:space="0" w:color="auto"/>
      </w:divBdr>
      <w:divsChild>
        <w:div w:id="1212303300">
          <w:marLeft w:val="0"/>
          <w:marRight w:val="0"/>
          <w:marTop w:val="0"/>
          <w:marBottom w:val="0"/>
          <w:divBdr>
            <w:top w:val="none" w:sz="0" w:space="0" w:color="auto"/>
            <w:left w:val="none" w:sz="0" w:space="0" w:color="auto"/>
            <w:bottom w:val="none" w:sz="0" w:space="0" w:color="auto"/>
            <w:right w:val="none" w:sz="0" w:space="0" w:color="auto"/>
          </w:divBdr>
        </w:div>
        <w:div w:id="1253205304">
          <w:marLeft w:val="0"/>
          <w:marRight w:val="0"/>
          <w:marTop w:val="0"/>
          <w:marBottom w:val="0"/>
          <w:divBdr>
            <w:top w:val="none" w:sz="0" w:space="0" w:color="auto"/>
            <w:left w:val="none" w:sz="0" w:space="0" w:color="auto"/>
            <w:bottom w:val="none" w:sz="0" w:space="0" w:color="auto"/>
            <w:right w:val="none" w:sz="0" w:space="0" w:color="auto"/>
          </w:divBdr>
        </w:div>
        <w:div w:id="811409985">
          <w:marLeft w:val="0"/>
          <w:marRight w:val="0"/>
          <w:marTop w:val="0"/>
          <w:marBottom w:val="0"/>
          <w:divBdr>
            <w:top w:val="none" w:sz="0" w:space="0" w:color="auto"/>
            <w:left w:val="none" w:sz="0" w:space="0" w:color="auto"/>
            <w:bottom w:val="none" w:sz="0" w:space="0" w:color="auto"/>
            <w:right w:val="none" w:sz="0" w:space="0" w:color="auto"/>
          </w:divBdr>
        </w:div>
        <w:div w:id="703486454">
          <w:marLeft w:val="0"/>
          <w:marRight w:val="0"/>
          <w:marTop w:val="0"/>
          <w:marBottom w:val="0"/>
          <w:divBdr>
            <w:top w:val="none" w:sz="0" w:space="0" w:color="auto"/>
            <w:left w:val="none" w:sz="0" w:space="0" w:color="auto"/>
            <w:bottom w:val="none" w:sz="0" w:space="0" w:color="auto"/>
            <w:right w:val="none" w:sz="0" w:space="0" w:color="auto"/>
          </w:divBdr>
        </w:div>
        <w:div w:id="1735473475">
          <w:marLeft w:val="0"/>
          <w:marRight w:val="0"/>
          <w:marTop w:val="0"/>
          <w:marBottom w:val="0"/>
          <w:divBdr>
            <w:top w:val="none" w:sz="0" w:space="0" w:color="auto"/>
            <w:left w:val="none" w:sz="0" w:space="0" w:color="auto"/>
            <w:bottom w:val="none" w:sz="0" w:space="0" w:color="auto"/>
            <w:right w:val="none" w:sz="0" w:space="0" w:color="auto"/>
          </w:divBdr>
        </w:div>
        <w:div w:id="1252932973">
          <w:marLeft w:val="0"/>
          <w:marRight w:val="0"/>
          <w:marTop w:val="0"/>
          <w:marBottom w:val="0"/>
          <w:divBdr>
            <w:top w:val="none" w:sz="0" w:space="0" w:color="auto"/>
            <w:left w:val="none" w:sz="0" w:space="0" w:color="auto"/>
            <w:bottom w:val="none" w:sz="0" w:space="0" w:color="auto"/>
            <w:right w:val="none" w:sz="0" w:space="0" w:color="auto"/>
          </w:divBdr>
        </w:div>
        <w:div w:id="371804649">
          <w:marLeft w:val="0"/>
          <w:marRight w:val="0"/>
          <w:marTop w:val="0"/>
          <w:marBottom w:val="0"/>
          <w:divBdr>
            <w:top w:val="none" w:sz="0" w:space="0" w:color="auto"/>
            <w:left w:val="none" w:sz="0" w:space="0" w:color="auto"/>
            <w:bottom w:val="none" w:sz="0" w:space="0" w:color="auto"/>
            <w:right w:val="none" w:sz="0" w:space="0" w:color="auto"/>
          </w:divBdr>
        </w:div>
        <w:div w:id="509829307">
          <w:marLeft w:val="0"/>
          <w:marRight w:val="0"/>
          <w:marTop w:val="0"/>
          <w:marBottom w:val="0"/>
          <w:divBdr>
            <w:top w:val="none" w:sz="0" w:space="0" w:color="auto"/>
            <w:left w:val="none" w:sz="0" w:space="0" w:color="auto"/>
            <w:bottom w:val="none" w:sz="0" w:space="0" w:color="auto"/>
            <w:right w:val="none" w:sz="0" w:space="0" w:color="auto"/>
          </w:divBdr>
        </w:div>
      </w:divsChild>
    </w:div>
    <w:div w:id="384720914">
      <w:bodyDiv w:val="1"/>
      <w:marLeft w:val="0"/>
      <w:marRight w:val="0"/>
      <w:marTop w:val="0"/>
      <w:marBottom w:val="0"/>
      <w:divBdr>
        <w:top w:val="none" w:sz="0" w:space="0" w:color="auto"/>
        <w:left w:val="none" w:sz="0" w:space="0" w:color="auto"/>
        <w:bottom w:val="none" w:sz="0" w:space="0" w:color="auto"/>
        <w:right w:val="none" w:sz="0" w:space="0" w:color="auto"/>
      </w:divBdr>
      <w:divsChild>
        <w:div w:id="836842128">
          <w:marLeft w:val="0"/>
          <w:marRight w:val="0"/>
          <w:marTop w:val="0"/>
          <w:marBottom w:val="0"/>
          <w:divBdr>
            <w:top w:val="none" w:sz="0" w:space="0" w:color="auto"/>
            <w:left w:val="none" w:sz="0" w:space="0" w:color="auto"/>
            <w:bottom w:val="none" w:sz="0" w:space="0" w:color="auto"/>
            <w:right w:val="none" w:sz="0" w:space="0" w:color="auto"/>
          </w:divBdr>
        </w:div>
        <w:div w:id="1274825957">
          <w:marLeft w:val="0"/>
          <w:marRight w:val="0"/>
          <w:marTop w:val="0"/>
          <w:marBottom w:val="0"/>
          <w:divBdr>
            <w:top w:val="none" w:sz="0" w:space="0" w:color="auto"/>
            <w:left w:val="none" w:sz="0" w:space="0" w:color="auto"/>
            <w:bottom w:val="none" w:sz="0" w:space="0" w:color="auto"/>
            <w:right w:val="none" w:sz="0" w:space="0" w:color="auto"/>
          </w:divBdr>
          <w:divsChild>
            <w:div w:id="1647737584">
              <w:marLeft w:val="0"/>
              <w:marRight w:val="0"/>
              <w:marTop w:val="0"/>
              <w:marBottom w:val="0"/>
              <w:divBdr>
                <w:top w:val="none" w:sz="0" w:space="0" w:color="auto"/>
                <w:left w:val="none" w:sz="0" w:space="0" w:color="auto"/>
                <w:bottom w:val="none" w:sz="0" w:space="0" w:color="auto"/>
                <w:right w:val="none" w:sz="0" w:space="0" w:color="auto"/>
              </w:divBdr>
            </w:div>
            <w:div w:id="243154016">
              <w:marLeft w:val="0"/>
              <w:marRight w:val="0"/>
              <w:marTop w:val="0"/>
              <w:marBottom w:val="0"/>
              <w:divBdr>
                <w:top w:val="none" w:sz="0" w:space="0" w:color="auto"/>
                <w:left w:val="none" w:sz="0" w:space="0" w:color="auto"/>
                <w:bottom w:val="none" w:sz="0" w:space="0" w:color="auto"/>
                <w:right w:val="none" w:sz="0" w:space="0" w:color="auto"/>
              </w:divBdr>
            </w:div>
          </w:divsChild>
        </w:div>
        <w:div w:id="327636345">
          <w:marLeft w:val="0"/>
          <w:marRight w:val="0"/>
          <w:marTop w:val="0"/>
          <w:marBottom w:val="0"/>
          <w:divBdr>
            <w:top w:val="none" w:sz="0" w:space="0" w:color="auto"/>
            <w:left w:val="none" w:sz="0" w:space="0" w:color="auto"/>
            <w:bottom w:val="none" w:sz="0" w:space="0" w:color="auto"/>
            <w:right w:val="none" w:sz="0" w:space="0" w:color="auto"/>
          </w:divBdr>
          <w:divsChild>
            <w:div w:id="1098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4524">
      <w:bodyDiv w:val="1"/>
      <w:marLeft w:val="0"/>
      <w:marRight w:val="0"/>
      <w:marTop w:val="0"/>
      <w:marBottom w:val="0"/>
      <w:divBdr>
        <w:top w:val="none" w:sz="0" w:space="0" w:color="auto"/>
        <w:left w:val="none" w:sz="0" w:space="0" w:color="auto"/>
        <w:bottom w:val="none" w:sz="0" w:space="0" w:color="auto"/>
        <w:right w:val="none" w:sz="0" w:space="0" w:color="auto"/>
      </w:divBdr>
      <w:divsChild>
        <w:div w:id="305745782">
          <w:marLeft w:val="0"/>
          <w:marRight w:val="0"/>
          <w:marTop w:val="0"/>
          <w:marBottom w:val="0"/>
          <w:divBdr>
            <w:top w:val="none" w:sz="0" w:space="0" w:color="auto"/>
            <w:left w:val="none" w:sz="0" w:space="0" w:color="auto"/>
            <w:bottom w:val="none" w:sz="0" w:space="0" w:color="auto"/>
            <w:right w:val="none" w:sz="0" w:space="0" w:color="auto"/>
          </w:divBdr>
        </w:div>
        <w:div w:id="141234777">
          <w:marLeft w:val="0"/>
          <w:marRight w:val="0"/>
          <w:marTop w:val="0"/>
          <w:marBottom w:val="0"/>
          <w:divBdr>
            <w:top w:val="none" w:sz="0" w:space="0" w:color="auto"/>
            <w:left w:val="none" w:sz="0" w:space="0" w:color="auto"/>
            <w:bottom w:val="none" w:sz="0" w:space="0" w:color="auto"/>
            <w:right w:val="none" w:sz="0" w:space="0" w:color="auto"/>
          </w:divBdr>
        </w:div>
        <w:div w:id="32924040">
          <w:marLeft w:val="0"/>
          <w:marRight w:val="0"/>
          <w:marTop w:val="0"/>
          <w:marBottom w:val="0"/>
          <w:divBdr>
            <w:top w:val="none" w:sz="0" w:space="0" w:color="auto"/>
            <w:left w:val="none" w:sz="0" w:space="0" w:color="auto"/>
            <w:bottom w:val="none" w:sz="0" w:space="0" w:color="auto"/>
            <w:right w:val="none" w:sz="0" w:space="0" w:color="auto"/>
          </w:divBdr>
          <w:divsChild>
            <w:div w:id="526138692">
              <w:marLeft w:val="0"/>
              <w:marRight w:val="0"/>
              <w:marTop w:val="0"/>
              <w:marBottom w:val="0"/>
              <w:divBdr>
                <w:top w:val="none" w:sz="0" w:space="0" w:color="auto"/>
                <w:left w:val="none" w:sz="0" w:space="0" w:color="auto"/>
                <w:bottom w:val="none" w:sz="0" w:space="0" w:color="auto"/>
                <w:right w:val="none" w:sz="0" w:space="0" w:color="auto"/>
              </w:divBdr>
            </w:div>
          </w:divsChild>
        </w:div>
        <w:div w:id="891044928">
          <w:marLeft w:val="0"/>
          <w:marRight w:val="0"/>
          <w:marTop w:val="0"/>
          <w:marBottom w:val="0"/>
          <w:divBdr>
            <w:top w:val="none" w:sz="0" w:space="0" w:color="auto"/>
            <w:left w:val="none" w:sz="0" w:space="0" w:color="auto"/>
            <w:bottom w:val="none" w:sz="0" w:space="0" w:color="auto"/>
            <w:right w:val="none" w:sz="0" w:space="0" w:color="auto"/>
          </w:divBdr>
          <w:divsChild>
            <w:div w:id="69500071">
              <w:marLeft w:val="0"/>
              <w:marRight w:val="0"/>
              <w:marTop w:val="0"/>
              <w:marBottom w:val="0"/>
              <w:divBdr>
                <w:top w:val="none" w:sz="0" w:space="0" w:color="auto"/>
                <w:left w:val="none" w:sz="0" w:space="0" w:color="auto"/>
                <w:bottom w:val="none" w:sz="0" w:space="0" w:color="auto"/>
                <w:right w:val="none" w:sz="0" w:space="0" w:color="auto"/>
              </w:divBdr>
            </w:div>
          </w:divsChild>
        </w:div>
        <w:div w:id="2021275386">
          <w:marLeft w:val="0"/>
          <w:marRight w:val="0"/>
          <w:marTop w:val="0"/>
          <w:marBottom w:val="0"/>
          <w:divBdr>
            <w:top w:val="none" w:sz="0" w:space="0" w:color="auto"/>
            <w:left w:val="none" w:sz="0" w:space="0" w:color="auto"/>
            <w:bottom w:val="none" w:sz="0" w:space="0" w:color="auto"/>
            <w:right w:val="none" w:sz="0" w:space="0" w:color="auto"/>
          </w:divBdr>
        </w:div>
        <w:div w:id="481384310">
          <w:marLeft w:val="0"/>
          <w:marRight w:val="0"/>
          <w:marTop w:val="0"/>
          <w:marBottom w:val="0"/>
          <w:divBdr>
            <w:top w:val="none" w:sz="0" w:space="0" w:color="auto"/>
            <w:left w:val="none" w:sz="0" w:space="0" w:color="auto"/>
            <w:bottom w:val="none" w:sz="0" w:space="0" w:color="auto"/>
            <w:right w:val="none" w:sz="0" w:space="0" w:color="auto"/>
          </w:divBdr>
        </w:div>
      </w:divsChild>
    </w:div>
    <w:div w:id="1752046642">
      <w:bodyDiv w:val="1"/>
      <w:marLeft w:val="0"/>
      <w:marRight w:val="0"/>
      <w:marTop w:val="0"/>
      <w:marBottom w:val="0"/>
      <w:divBdr>
        <w:top w:val="none" w:sz="0" w:space="0" w:color="auto"/>
        <w:left w:val="none" w:sz="0" w:space="0" w:color="auto"/>
        <w:bottom w:val="none" w:sz="0" w:space="0" w:color="auto"/>
        <w:right w:val="none" w:sz="0" w:space="0" w:color="auto"/>
      </w:divBdr>
      <w:divsChild>
        <w:div w:id="1247766536">
          <w:marLeft w:val="0"/>
          <w:marRight w:val="0"/>
          <w:marTop w:val="0"/>
          <w:marBottom w:val="0"/>
          <w:divBdr>
            <w:top w:val="none" w:sz="0" w:space="0" w:color="auto"/>
            <w:left w:val="none" w:sz="0" w:space="0" w:color="auto"/>
            <w:bottom w:val="none" w:sz="0" w:space="0" w:color="auto"/>
            <w:right w:val="none" w:sz="0" w:space="0" w:color="auto"/>
          </w:divBdr>
        </w:div>
        <w:div w:id="362676404">
          <w:marLeft w:val="0"/>
          <w:marRight w:val="0"/>
          <w:marTop w:val="0"/>
          <w:marBottom w:val="0"/>
          <w:divBdr>
            <w:top w:val="none" w:sz="0" w:space="0" w:color="auto"/>
            <w:left w:val="none" w:sz="0" w:space="0" w:color="auto"/>
            <w:bottom w:val="none" w:sz="0" w:space="0" w:color="auto"/>
            <w:right w:val="none" w:sz="0" w:space="0" w:color="auto"/>
          </w:divBdr>
        </w:div>
        <w:div w:id="245114334">
          <w:marLeft w:val="0"/>
          <w:marRight w:val="0"/>
          <w:marTop w:val="0"/>
          <w:marBottom w:val="0"/>
          <w:divBdr>
            <w:top w:val="none" w:sz="0" w:space="0" w:color="auto"/>
            <w:left w:val="none" w:sz="0" w:space="0" w:color="auto"/>
            <w:bottom w:val="none" w:sz="0" w:space="0" w:color="auto"/>
            <w:right w:val="none" w:sz="0" w:space="0" w:color="auto"/>
          </w:divBdr>
        </w:div>
        <w:div w:id="1188181716">
          <w:marLeft w:val="0"/>
          <w:marRight w:val="0"/>
          <w:marTop w:val="0"/>
          <w:marBottom w:val="0"/>
          <w:divBdr>
            <w:top w:val="none" w:sz="0" w:space="0" w:color="auto"/>
            <w:left w:val="none" w:sz="0" w:space="0" w:color="auto"/>
            <w:bottom w:val="none" w:sz="0" w:space="0" w:color="auto"/>
            <w:right w:val="none" w:sz="0" w:space="0" w:color="auto"/>
          </w:divBdr>
        </w:div>
      </w:divsChild>
    </w:div>
    <w:div w:id="1763792402">
      <w:bodyDiv w:val="1"/>
      <w:marLeft w:val="0"/>
      <w:marRight w:val="0"/>
      <w:marTop w:val="0"/>
      <w:marBottom w:val="0"/>
      <w:divBdr>
        <w:top w:val="none" w:sz="0" w:space="0" w:color="auto"/>
        <w:left w:val="none" w:sz="0" w:space="0" w:color="auto"/>
        <w:bottom w:val="none" w:sz="0" w:space="0" w:color="auto"/>
        <w:right w:val="none" w:sz="0" w:space="0" w:color="auto"/>
      </w:divBdr>
      <w:divsChild>
        <w:div w:id="1428233156">
          <w:marLeft w:val="0"/>
          <w:marRight w:val="0"/>
          <w:marTop w:val="0"/>
          <w:marBottom w:val="0"/>
          <w:divBdr>
            <w:top w:val="none" w:sz="0" w:space="0" w:color="auto"/>
            <w:left w:val="none" w:sz="0" w:space="0" w:color="auto"/>
            <w:bottom w:val="none" w:sz="0" w:space="0" w:color="auto"/>
            <w:right w:val="none" w:sz="0" w:space="0" w:color="auto"/>
          </w:divBdr>
        </w:div>
        <w:div w:id="991374416">
          <w:marLeft w:val="0"/>
          <w:marRight w:val="0"/>
          <w:marTop w:val="0"/>
          <w:marBottom w:val="0"/>
          <w:divBdr>
            <w:top w:val="none" w:sz="0" w:space="0" w:color="auto"/>
            <w:left w:val="none" w:sz="0" w:space="0" w:color="auto"/>
            <w:bottom w:val="none" w:sz="0" w:space="0" w:color="auto"/>
            <w:right w:val="none" w:sz="0" w:space="0" w:color="auto"/>
          </w:divBdr>
        </w:div>
        <w:div w:id="1581139149">
          <w:marLeft w:val="0"/>
          <w:marRight w:val="0"/>
          <w:marTop w:val="0"/>
          <w:marBottom w:val="0"/>
          <w:divBdr>
            <w:top w:val="none" w:sz="0" w:space="0" w:color="auto"/>
            <w:left w:val="none" w:sz="0" w:space="0" w:color="auto"/>
            <w:bottom w:val="none" w:sz="0" w:space="0" w:color="auto"/>
            <w:right w:val="none" w:sz="0" w:space="0" w:color="auto"/>
          </w:divBdr>
        </w:div>
        <w:div w:id="1573156040">
          <w:marLeft w:val="0"/>
          <w:marRight w:val="0"/>
          <w:marTop w:val="0"/>
          <w:marBottom w:val="0"/>
          <w:divBdr>
            <w:top w:val="none" w:sz="0" w:space="0" w:color="auto"/>
            <w:left w:val="none" w:sz="0" w:space="0" w:color="auto"/>
            <w:bottom w:val="none" w:sz="0" w:space="0" w:color="auto"/>
            <w:right w:val="none" w:sz="0" w:space="0" w:color="auto"/>
          </w:divBdr>
        </w:div>
        <w:div w:id="1365400181">
          <w:marLeft w:val="0"/>
          <w:marRight w:val="0"/>
          <w:marTop w:val="0"/>
          <w:marBottom w:val="0"/>
          <w:divBdr>
            <w:top w:val="none" w:sz="0" w:space="0" w:color="auto"/>
            <w:left w:val="none" w:sz="0" w:space="0" w:color="auto"/>
            <w:bottom w:val="none" w:sz="0" w:space="0" w:color="auto"/>
            <w:right w:val="none" w:sz="0" w:space="0" w:color="auto"/>
          </w:divBdr>
        </w:div>
        <w:div w:id="1434593776">
          <w:marLeft w:val="0"/>
          <w:marRight w:val="0"/>
          <w:marTop w:val="0"/>
          <w:marBottom w:val="0"/>
          <w:divBdr>
            <w:top w:val="none" w:sz="0" w:space="0" w:color="auto"/>
            <w:left w:val="none" w:sz="0" w:space="0" w:color="auto"/>
            <w:bottom w:val="none" w:sz="0" w:space="0" w:color="auto"/>
            <w:right w:val="none" w:sz="0" w:space="0" w:color="auto"/>
          </w:divBdr>
        </w:div>
      </w:divsChild>
    </w:div>
    <w:div w:id="1838110774">
      <w:bodyDiv w:val="1"/>
      <w:marLeft w:val="0"/>
      <w:marRight w:val="0"/>
      <w:marTop w:val="0"/>
      <w:marBottom w:val="0"/>
      <w:divBdr>
        <w:top w:val="none" w:sz="0" w:space="0" w:color="auto"/>
        <w:left w:val="none" w:sz="0" w:space="0" w:color="auto"/>
        <w:bottom w:val="none" w:sz="0" w:space="0" w:color="auto"/>
        <w:right w:val="none" w:sz="0" w:space="0" w:color="auto"/>
      </w:divBdr>
      <w:divsChild>
        <w:div w:id="1831630659">
          <w:marLeft w:val="0"/>
          <w:marRight w:val="0"/>
          <w:marTop w:val="0"/>
          <w:marBottom w:val="0"/>
          <w:divBdr>
            <w:top w:val="none" w:sz="0" w:space="0" w:color="auto"/>
            <w:left w:val="none" w:sz="0" w:space="0" w:color="auto"/>
            <w:bottom w:val="none" w:sz="0" w:space="0" w:color="auto"/>
            <w:right w:val="none" w:sz="0" w:space="0" w:color="auto"/>
          </w:divBdr>
          <w:divsChild>
            <w:div w:id="1022165148">
              <w:marLeft w:val="0"/>
              <w:marRight w:val="0"/>
              <w:marTop w:val="0"/>
              <w:marBottom w:val="0"/>
              <w:divBdr>
                <w:top w:val="none" w:sz="0" w:space="0" w:color="auto"/>
                <w:left w:val="none" w:sz="0" w:space="0" w:color="auto"/>
                <w:bottom w:val="none" w:sz="0" w:space="0" w:color="auto"/>
                <w:right w:val="none" w:sz="0" w:space="0" w:color="auto"/>
              </w:divBdr>
            </w:div>
            <w:div w:id="1481382814">
              <w:marLeft w:val="0"/>
              <w:marRight w:val="0"/>
              <w:marTop w:val="0"/>
              <w:marBottom w:val="0"/>
              <w:divBdr>
                <w:top w:val="none" w:sz="0" w:space="0" w:color="auto"/>
                <w:left w:val="none" w:sz="0" w:space="0" w:color="auto"/>
                <w:bottom w:val="none" w:sz="0" w:space="0" w:color="auto"/>
                <w:right w:val="none" w:sz="0" w:space="0" w:color="auto"/>
              </w:divBdr>
            </w:div>
            <w:div w:id="1144158793">
              <w:marLeft w:val="0"/>
              <w:marRight w:val="0"/>
              <w:marTop w:val="0"/>
              <w:marBottom w:val="0"/>
              <w:divBdr>
                <w:top w:val="none" w:sz="0" w:space="0" w:color="auto"/>
                <w:left w:val="none" w:sz="0" w:space="0" w:color="auto"/>
                <w:bottom w:val="none" w:sz="0" w:space="0" w:color="auto"/>
                <w:right w:val="none" w:sz="0" w:space="0" w:color="auto"/>
              </w:divBdr>
            </w:div>
          </w:divsChild>
        </w:div>
        <w:div w:id="206332282">
          <w:marLeft w:val="0"/>
          <w:marRight w:val="0"/>
          <w:marTop w:val="0"/>
          <w:marBottom w:val="0"/>
          <w:divBdr>
            <w:top w:val="none" w:sz="0" w:space="0" w:color="auto"/>
            <w:left w:val="none" w:sz="0" w:space="0" w:color="auto"/>
            <w:bottom w:val="none" w:sz="0" w:space="0" w:color="auto"/>
            <w:right w:val="none" w:sz="0" w:space="0" w:color="auto"/>
          </w:divBdr>
          <w:divsChild>
            <w:div w:id="835000959">
              <w:marLeft w:val="0"/>
              <w:marRight w:val="0"/>
              <w:marTop w:val="0"/>
              <w:marBottom w:val="0"/>
              <w:divBdr>
                <w:top w:val="none" w:sz="0" w:space="0" w:color="auto"/>
                <w:left w:val="none" w:sz="0" w:space="0" w:color="auto"/>
                <w:bottom w:val="none" w:sz="0" w:space="0" w:color="auto"/>
                <w:right w:val="none" w:sz="0" w:space="0" w:color="auto"/>
              </w:divBdr>
            </w:div>
          </w:divsChild>
        </w:div>
        <w:div w:id="20908949">
          <w:marLeft w:val="0"/>
          <w:marRight w:val="0"/>
          <w:marTop w:val="0"/>
          <w:marBottom w:val="0"/>
          <w:divBdr>
            <w:top w:val="none" w:sz="0" w:space="0" w:color="auto"/>
            <w:left w:val="none" w:sz="0" w:space="0" w:color="auto"/>
            <w:bottom w:val="none" w:sz="0" w:space="0" w:color="auto"/>
            <w:right w:val="none" w:sz="0" w:space="0" w:color="auto"/>
          </w:divBdr>
          <w:divsChild>
            <w:div w:id="290595340">
              <w:marLeft w:val="0"/>
              <w:marRight w:val="0"/>
              <w:marTop w:val="0"/>
              <w:marBottom w:val="0"/>
              <w:divBdr>
                <w:top w:val="none" w:sz="0" w:space="0" w:color="auto"/>
                <w:left w:val="none" w:sz="0" w:space="0" w:color="auto"/>
                <w:bottom w:val="none" w:sz="0" w:space="0" w:color="auto"/>
                <w:right w:val="none" w:sz="0" w:space="0" w:color="auto"/>
              </w:divBdr>
            </w:div>
            <w:div w:id="11167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59287">
      <w:bodyDiv w:val="1"/>
      <w:marLeft w:val="0"/>
      <w:marRight w:val="0"/>
      <w:marTop w:val="0"/>
      <w:marBottom w:val="0"/>
      <w:divBdr>
        <w:top w:val="none" w:sz="0" w:space="0" w:color="auto"/>
        <w:left w:val="none" w:sz="0" w:space="0" w:color="auto"/>
        <w:bottom w:val="none" w:sz="0" w:space="0" w:color="auto"/>
        <w:right w:val="none" w:sz="0" w:space="0" w:color="auto"/>
      </w:divBdr>
      <w:divsChild>
        <w:div w:id="1518077932">
          <w:marLeft w:val="0"/>
          <w:marRight w:val="0"/>
          <w:marTop w:val="0"/>
          <w:marBottom w:val="0"/>
          <w:divBdr>
            <w:top w:val="none" w:sz="0" w:space="0" w:color="auto"/>
            <w:left w:val="none" w:sz="0" w:space="0" w:color="auto"/>
            <w:bottom w:val="none" w:sz="0" w:space="0" w:color="auto"/>
            <w:right w:val="none" w:sz="0" w:space="0" w:color="auto"/>
          </w:divBdr>
          <w:divsChild>
            <w:div w:id="393283451">
              <w:marLeft w:val="0"/>
              <w:marRight w:val="0"/>
              <w:marTop w:val="0"/>
              <w:marBottom w:val="0"/>
              <w:divBdr>
                <w:top w:val="none" w:sz="0" w:space="0" w:color="auto"/>
                <w:left w:val="none" w:sz="0" w:space="0" w:color="auto"/>
                <w:bottom w:val="none" w:sz="0" w:space="0" w:color="auto"/>
                <w:right w:val="none" w:sz="0" w:space="0" w:color="auto"/>
              </w:divBdr>
            </w:div>
            <w:div w:id="111023034">
              <w:marLeft w:val="0"/>
              <w:marRight w:val="0"/>
              <w:marTop w:val="0"/>
              <w:marBottom w:val="0"/>
              <w:divBdr>
                <w:top w:val="none" w:sz="0" w:space="0" w:color="auto"/>
                <w:left w:val="none" w:sz="0" w:space="0" w:color="auto"/>
                <w:bottom w:val="none" w:sz="0" w:space="0" w:color="auto"/>
                <w:right w:val="none" w:sz="0" w:space="0" w:color="auto"/>
              </w:divBdr>
            </w:div>
            <w:div w:id="1423918975">
              <w:marLeft w:val="0"/>
              <w:marRight w:val="0"/>
              <w:marTop w:val="0"/>
              <w:marBottom w:val="0"/>
              <w:divBdr>
                <w:top w:val="none" w:sz="0" w:space="0" w:color="auto"/>
                <w:left w:val="none" w:sz="0" w:space="0" w:color="auto"/>
                <w:bottom w:val="none" w:sz="0" w:space="0" w:color="auto"/>
                <w:right w:val="none" w:sz="0" w:space="0" w:color="auto"/>
              </w:divBdr>
            </w:div>
            <w:div w:id="657346308">
              <w:marLeft w:val="0"/>
              <w:marRight w:val="0"/>
              <w:marTop w:val="0"/>
              <w:marBottom w:val="0"/>
              <w:divBdr>
                <w:top w:val="none" w:sz="0" w:space="0" w:color="auto"/>
                <w:left w:val="none" w:sz="0" w:space="0" w:color="auto"/>
                <w:bottom w:val="none" w:sz="0" w:space="0" w:color="auto"/>
                <w:right w:val="none" w:sz="0" w:space="0" w:color="auto"/>
              </w:divBdr>
            </w:div>
          </w:divsChild>
        </w:div>
        <w:div w:id="1117718297">
          <w:marLeft w:val="0"/>
          <w:marRight w:val="0"/>
          <w:marTop w:val="0"/>
          <w:marBottom w:val="0"/>
          <w:divBdr>
            <w:top w:val="none" w:sz="0" w:space="0" w:color="auto"/>
            <w:left w:val="none" w:sz="0" w:space="0" w:color="auto"/>
            <w:bottom w:val="none" w:sz="0" w:space="0" w:color="auto"/>
            <w:right w:val="none" w:sz="0" w:space="0" w:color="auto"/>
          </w:divBdr>
          <w:divsChild>
            <w:div w:id="50273424">
              <w:marLeft w:val="0"/>
              <w:marRight w:val="0"/>
              <w:marTop w:val="0"/>
              <w:marBottom w:val="0"/>
              <w:divBdr>
                <w:top w:val="none" w:sz="0" w:space="0" w:color="auto"/>
                <w:left w:val="none" w:sz="0" w:space="0" w:color="auto"/>
                <w:bottom w:val="none" w:sz="0" w:space="0" w:color="auto"/>
                <w:right w:val="none" w:sz="0" w:space="0" w:color="auto"/>
              </w:divBdr>
            </w:div>
            <w:div w:id="1459493286">
              <w:marLeft w:val="0"/>
              <w:marRight w:val="0"/>
              <w:marTop w:val="0"/>
              <w:marBottom w:val="0"/>
              <w:divBdr>
                <w:top w:val="none" w:sz="0" w:space="0" w:color="auto"/>
                <w:left w:val="none" w:sz="0" w:space="0" w:color="auto"/>
                <w:bottom w:val="none" w:sz="0" w:space="0" w:color="auto"/>
                <w:right w:val="none" w:sz="0" w:space="0" w:color="auto"/>
              </w:divBdr>
            </w:div>
            <w:div w:id="1966427497">
              <w:marLeft w:val="0"/>
              <w:marRight w:val="0"/>
              <w:marTop w:val="0"/>
              <w:marBottom w:val="0"/>
              <w:divBdr>
                <w:top w:val="none" w:sz="0" w:space="0" w:color="auto"/>
                <w:left w:val="none" w:sz="0" w:space="0" w:color="auto"/>
                <w:bottom w:val="none" w:sz="0" w:space="0" w:color="auto"/>
                <w:right w:val="none" w:sz="0" w:space="0" w:color="auto"/>
              </w:divBdr>
            </w:div>
          </w:divsChild>
        </w:div>
        <w:div w:id="272782310">
          <w:marLeft w:val="0"/>
          <w:marRight w:val="0"/>
          <w:marTop w:val="0"/>
          <w:marBottom w:val="0"/>
          <w:divBdr>
            <w:top w:val="none" w:sz="0" w:space="0" w:color="auto"/>
            <w:left w:val="none" w:sz="0" w:space="0" w:color="auto"/>
            <w:bottom w:val="none" w:sz="0" w:space="0" w:color="auto"/>
            <w:right w:val="none" w:sz="0" w:space="0" w:color="auto"/>
          </w:divBdr>
          <w:divsChild>
            <w:div w:id="1107237846">
              <w:marLeft w:val="0"/>
              <w:marRight w:val="0"/>
              <w:marTop w:val="0"/>
              <w:marBottom w:val="0"/>
              <w:divBdr>
                <w:top w:val="none" w:sz="0" w:space="0" w:color="auto"/>
                <w:left w:val="none" w:sz="0" w:space="0" w:color="auto"/>
                <w:bottom w:val="none" w:sz="0" w:space="0" w:color="auto"/>
                <w:right w:val="none" w:sz="0" w:space="0" w:color="auto"/>
              </w:divBdr>
            </w:div>
            <w:div w:id="1857694463">
              <w:marLeft w:val="0"/>
              <w:marRight w:val="0"/>
              <w:marTop w:val="0"/>
              <w:marBottom w:val="0"/>
              <w:divBdr>
                <w:top w:val="none" w:sz="0" w:space="0" w:color="auto"/>
                <w:left w:val="none" w:sz="0" w:space="0" w:color="auto"/>
                <w:bottom w:val="none" w:sz="0" w:space="0" w:color="auto"/>
                <w:right w:val="none" w:sz="0" w:space="0" w:color="auto"/>
              </w:divBdr>
            </w:div>
            <w:div w:id="292251303">
              <w:marLeft w:val="0"/>
              <w:marRight w:val="0"/>
              <w:marTop w:val="0"/>
              <w:marBottom w:val="0"/>
              <w:divBdr>
                <w:top w:val="none" w:sz="0" w:space="0" w:color="auto"/>
                <w:left w:val="none" w:sz="0" w:space="0" w:color="auto"/>
                <w:bottom w:val="none" w:sz="0" w:space="0" w:color="auto"/>
                <w:right w:val="none" w:sz="0" w:space="0" w:color="auto"/>
              </w:divBdr>
            </w:div>
            <w:div w:id="1644038398">
              <w:marLeft w:val="0"/>
              <w:marRight w:val="0"/>
              <w:marTop w:val="0"/>
              <w:marBottom w:val="0"/>
              <w:divBdr>
                <w:top w:val="none" w:sz="0" w:space="0" w:color="auto"/>
                <w:left w:val="none" w:sz="0" w:space="0" w:color="auto"/>
                <w:bottom w:val="none" w:sz="0" w:space="0" w:color="auto"/>
                <w:right w:val="none" w:sz="0" w:space="0" w:color="auto"/>
              </w:divBdr>
            </w:div>
          </w:divsChild>
        </w:div>
        <w:div w:id="1321738264">
          <w:marLeft w:val="0"/>
          <w:marRight w:val="0"/>
          <w:marTop w:val="0"/>
          <w:marBottom w:val="0"/>
          <w:divBdr>
            <w:top w:val="none" w:sz="0" w:space="0" w:color="auto"/>
            <w:left w:val="none" w:sz="0" w:space="0" w:color="auto"/>
            <w:bottom w:val="none" w:sz="0" w:space="0" w:color="auto"/>
            <w:right w:val="none" w:sz="0" w:space="0" w:color="auto"/>
          </w:divBdr>
          <w:divsChild>
            <w:div w:id="2005471782">
              <w:marLeft w:val="0"/>
              <w:marRight w:val="0"/>
              <w:marTop w:val="0"/>
              <w:marBottom w:val="0"/>
              <w:divBdr>
                <w:top w:val="none" w:sz="0" w:space="0" w:color="auto"/>
                <w:left w:val="none" w:sz="0" w:space="0" w:color="auto"/>
                <w:bottom w:val="none" w:sz="0" w:space="0" w:color="auto"/>
                <w:right w:val="none" w:sz="0" w:space="0" w:color="auto"/>
              </w:divBdr>
            </w:div>
          </w:divsChild>
        </w:div>
        <w:div w:id="1045519454">
          <w:marLeft w:val="0"/>
          <w:marRight w:val="0"/>
          <w:marTop w:val="0"/>
          <w:marBottom w:val="0"/>
          <w:divBdr>
            <w:top w:val="none" w:sz="0" w:space="0" w:color="auto"/>
            <w:left w:val="none" w:sz="0" w:space="0" w:color="auto"/>
            <w:bottom w:val="none" w:sz="0" w:space="0" w:color="auto"/>
            <w:right w:val="none" w:sz="0" w:space="0" w:color="auto"/>
          </w:divBdr>
          <w:divsChild>
            <w:div w:id="1892302313">
              <w:marLeft w:val="0"/>
              <w:marRight w:val="0"/>
              <w:marTop w:val="0"/>
              <w:marBottom w:val="0"/>
              <w:divBdr>
                <w:top w:val="none" w:sz="0" w:space="0" w:color="auto"/>
                <w:left w:val="none" w:sz="0" w:space="0" w:color="auto"/>
                <w:bottom w:val="none" w:sz="0" w:space="0" w:color="auto"/>
                <w:right w:val="none" w:sz="0" w:space="0" w:color="auto"/>
              </w:divBdr>
            </w:div>
          </w:divsChild>
        </w:div>
        <w:div w:id="1683316159">
          <w:marLeft w:val="0"/>
          <w:marRight w:val="0"/>
          <w:marTop w:val="0"/>
          <w:marBottom w:val="0"/>
          <w:divBdr>
            <w:top w:val="none" w:sz="0" w:space="0" w:color="auto"/>
            <w:left w:val="none" w:sz="0" w:space="0" w:color="auto"/>
            <w:bottom w:val="none" w:sz="0" w:space="0" w:color="auto"/>
            <w:right w:val="none" w:sz="0" w:space="0" w:color="auto"/>
          </w:divBdr>
          <w:divsChild>
            <w:div w:id="2110736221">
              <w:marLeft w:val="0"/>
              <w:marRight w:val="0"/>
              <w:marTop w:val="0"/>
              <w:marBottom w:val="0"/>
              <w:divBdr>
                <w:top w:val="none" w:sz="0" w:space="0" w:color="auto"/>
                <w:left w:val="none" w:sz="0" w:space="0" w:color="auto"/>
                <w:bottom w:val="none" w:sz="0" w:space="0" w:color="auto"/>
                <w:right w:val="none" w:sz="0" w:space="0" w:color="auto"/>
              </w:divBdr>
            </w:div>
            <w:div w:id="1224413381">
              <w:marLeft w:val="0"/>
              <w:marRight w:val="0"/>
              <w:marTop w:val="0"/>
              <w:marBottom w:val="0"/>
              <w:divBdr>
                <w:top w:val="none" w:sz="0" w:space="0" w:color="auto"/>
                <w:left w:val="none" w:sz="0" w:space="0" w:color="auto"/>
                <w:bottom w:val="none" w:sz="0" w:space="0" w:color="auto"/>
                <w:right w:val="none" w:sz="0" w:space="0" w:color="auto"/>
              </w:divBdr>
            </w:div>
          </w:divsChild>
        </w:div>
        <w:div w:id="1982422539">
          <w:marLeft w:val="0"/>
          <w:marRight w:val="0"/>
          <w:marTop w:val="0"/>
          <w:marBottom w:val="0"/>
          <w:divBdr>
            <w:top w:val="none" w:sz="0" w:space="0" w:color="auto"/>
            <w:left w:val="none" w:sz="0" w:space="0" w:color="auto"/>
            <w:bottom w:val="none" w:sz="0" w:space="0" w:color="auto"/>
            <w:right w:val="none" w:sz="0" w:space="0" w:color="auto"/>
          </w:divBdr>
          <w:divsChild>
            <w:div w:id="300158585">
              <w:marLeft w:val="0"/>
              <w:marRight w:val="0"/>
              <w:marTop w:val="0"/>
              <w:marBottom w:val="0"/>
              <w:divBdr>
                <w:top w:val="none" w:sz="0" w:space="0" w:color="auto"/>
                <w:left w:val="none" w:sz="0" w:space="0" w:color="auto"/>
                <w:bottom w:val="none" w:sz="0" w:space="0" w:color="auto"/>
                <w:right w:val="none" w:sz="0" w:space="0" w:color="auto"/>
              </w:divBdr>
            </w:div>
            <w:div w:id="1143501418">
              <w:marLeft w:val="0"/>
              <w:marRight w:val="0"/>
              <w:marTop w:val="0"/>
              <w:marBottom w:val="0"/>
              <w:divBdr>
                <w:top w:val="none" w:sz="0" w:space="0" w:color="auto"/>
                <w:left w:val="none" w:sz="0" w:space="0" w:color="auto"/>
                <w:bottom w:val="none" w:sz="0" w:space="0" w:color="auto"/>
                <w:right w:val="none" w:sz="0" w:space="0" w:color="auto"/>
              </w:divBdr>
            </w:div>
          </w:divsChild>
        </w:div>
        <w:div w:id="951935097">
          <w:marLeft w:val="0"/>
          <w:marRight w:val="0"/>
          <w:marTop w:val="0"/>
          <w:marBottom w:val="0"/>
          <w:divBdr>
            <w:top w:val="none" w:sz="0" w:space="0" w:color="auto"/>
            <w:left w:val="none" w:sz="0" w:space="0" w:color="auto"/>
            <w:bottom w:val="none" w:sz="0" w:space="0" w:color="auto"/>
            <w:right w:val="none" w:sz="0" w:space="0" w:color="auto"/>
          </w:divBdr>
          <w:divsChild>
            <w:div w:id="1802645591">
              <w:marLeft w:val="0"/>
              <w:marRight w:val="0"/>
              <w:marTop w:val="0"/>
              <w:marBottom w:val="0"/>
              <w:divBdr>
                <w:top w:val="none" w:sz="0" w:space="0" w:color="auto"/>
                <w:left w:val="none" w:sz="0" w:space="0" w:color="auto"/>
                <w:bottom w:val="none" w:sz="0" w:space="0" w:color="auto"/>
                <w:right w:val="none" w:sz="0" w:space="0" w:color="auto"/>
              </w:divBdr>
            </w:div>
            <w:div w:id="339552953">
              <w:marLeft w:val="0"/>
              <w:marRight w:val="0"/>
              <w:marTop w:val="0"/>
              <w:marBottom w:val="0"/>
              <w:divBdr>
                <w:top w:val="none" w:sz="0" w:space="0" w:color="auto"/>
                <w:left w:val="none" w:sz="0" w:space="0" w:color="auto"/>
                <w:bottom w:val="none" w:sz="0" w:space="0" w:color="auto"/>
                <w:right w:val="none" w:sz="0" w:space="0" w:color="auto"/>
              </w:divBdr>
            </w:div>
            <w:div w:id="384178900">
              <w:marLeft w:val="0"/>
              <w:marRight w:val="0"/>
              <w:marTop w:val="0"/>
              <w:marBottom w:val="0"/>
              <w:divBdr>
                <w:top w:val="none" w:sz="0" w:space="0" w:color="auto"/>
                <w:left w:val="none" w:sz="0" w:space="0" w:color="auto"/>
                <w:bottom w:val="none" w:sz="0" w:space="0" w:color="auto"/>
                <w:right w:val="none" w:sz="0" w:space="0" w:color="auto"/>
              </w:divBdr>
            </w:div>
          </w:divsChild>
        </w:div>
        <w:div w:id="232085400">
          <w:marLeft w:val="0"/>
          <w:marRight w:val="0"/>
          <w:marTop w:val="0"/>
          <w:marBottom w:val="0"/>
          <w:divBdr>
            <w:top w:val="none" w:sz="0" w:space="0" w:color="auto"/>
            <w:left w:val="none" w:sz="0" w:space="0" w:color="auto"/>
            <w:bottom w:val="none" w:sz="0" w:space="0" w:color="auto"/>
            <w:right w:val="none" w:sz="0" w:space="0" w:color="auto"/>
          </w:divBdr>
          <w:divsChild>
            <w:div w:id="1472289732">
              <w:marLeft w:val="0"/>
              <w:marRight w:val="0"/>
              <w:marTop w:val="0"/>
              <w:marBottom w:val="0"/>
              <w:divBdr>
                <w:top w:val="none" w:sz="0" w:space="0" w:color="auto"/>
                <w:left w:val="none" w:sz="0" w:space="0" w:color="auto"/>
                <w:bottom w:val="none" w:sz="0" w:space="0" w:color="auto"/>
                <w:right w:val="none" w:sz="0" w:space="0" w:color="auto"/>
              </w:divBdr>
            </w:div>
          </w:divsChild>
        </w:div>
        <w:div w:id="248470614">
          <w:marLeft w:val="0"/>
          <w:marRight w:val="0"/>
          <w:marTop w:val="0"/>
          <w:marBottom w:val="0"/>
          <w:divBdr>
            <w:top w:val="none" w:sz="0" w:space="0" w:color="auto"/>
            <w:left w:val="none" w:sz="0" w:space="0" w:color="auto"/>
            <w:bottom w:val="none" w:sz="0" w:space="0" w:color="auto"/>
            <w:right w:val="none" w:sz="0" w:space="0" w:color="auto"/>
          </w:divBdr>
          <w:divsChild>
            <w:div w:id="1324965174">
              <w:marLeft w:val="0"/>
              <w:marRight w:val="0"/>
              <w:marTop w:val="0"/>
              <w:marBottom w:val="0"/>
              <w:divBdr>
                <w:top w:val="none" w:sz="0" w:space="0" w:color="auto"/>
                <w:left w:val="none" w:sz="0" w:space="0" w:color="auto"/>
                <w:bottom w:val="none" w:sz="0" w:space="0" w:color="auto"/>
                <w:right w:val="none" w:sz="0" w:space="0" w:color="auto"/>
              </w:divBdr>
            </w:div>
          </w:divsChild>
        </w:div>
        <w:div w:id="727848133">
          <w:marLeft w:val="0"/>
          <w:marRight w:val="0"/>
          <w:marTop w:val="0"/>
          <w:marBottom w:val="0"/>
          <w:divBdr>
            <w:top w:val="none" w:sz="0" w:space="0" w:color="auto"/>
            <w:left w:val="none" w:sz="0" w:space="0" w:color="auto"/>
            <w:bottom w:val="none" w:sz="0" w:space="0" w:color="auto"/>
            <w:right w:val="none" w:sz="0" w:space="0" w:color="auto"/>
          </w:divBdr>
          <w:divsChild>
            <w:div w:id="1878009012">
              <w:marLeft w:val="0"/>
              <w:marRight w:val="0"/>
              <w:marTop w:val="0"/>
              <w:marBottom w:val="0"/>
              <w:divBdr>
                <w:top w:val="none" w:sz="0" w:space="0" w:color="auto"/>
                <w:left w:val="none" w:sz="0" w:space="0" w:color="auto"/>
                <w:bottom w:val="none" w:sz="0" w:space="0" w:color="auto"/>
                <w:right w:val="none" w:sz="0" w:space="0" w:color="auto"/>
              </w:divBdr>
            </w:div>
            <w:div w:id="723064273">
              <w:marLeft w:val="0"/>
              <w:marRight w:val="0"/>
              <w:marTop w:val="0"/>
              <w:marBottom w:val="0"/>
              <w:divBdr>
                <w:top w:val="none" w:sz="0" w:space="0" w:color="auto"/>
                <w:left w:val="none" w:sz="0" w:space="0" w:color="auto"/>
                <w:bottom w:val="none" w:sz="0" w:space="0" w:color="auto"/>
                <w:right w:val="none" w:sz="0" w:space="0" w:color="auto"/>
              </w:divBdr>
            </w:div>
            <w:div w:id="6374786">
              <w:marLeft w:val="0"/>
              <w:marRight w:val="0"/>
              <w:marTop w:val="0"/>
              <w:marBottom w:val="0"/>
              <w:divBdr>
                <w:top w:val="none" w:sz="0" w:space="0" w:color="auto"/>
                <w:left w:val="none" w:sz="0" w:space="0" w:color="auto"/>
                <w:bottom w:val="none" w:sz="0" w:space="0" w:color="auto"/>
                <w:right w:val="none" w:sz="0" w:space="0" w:color="auto"/>
              </w:divBdr>
            </w:div>
            <w:div w:id="696276433">
              <w:marLeft w:val="0"/>
              <w:marRight w:val="0"/>
              <w:marTop w:val="0"/>
              <w:marBottom w:val="0"/>
              <w:divBdr>
                <w:top w:val="none" w:sz="0" w:space="0" w:color="auto"/>
                <w:left w:val="none" w:sz="0" w:space="0" w:color="auto"/>
                <w:bottom w:val="none" w:sz="0" w:space="0" w:color="auto"/>
                <w:right w:val="none" w:sz="0" w:space="0" w:color="auto"/>
              </w:divBdr>
            </w:div>
            <w:div w:id="1266309150">
              <w:marLeft w:val="0"/>
              <w:marRight w:val="0"/>
              <w:marTop w:val="0"/>
              <w:marBottom w:val="0"/>
              <w:divBdr>
                <w:top w:val="none" w:sz="0" w:space="0" w:color="auto"/>
                <w:left w:val="none" w:sz="0" w:space="0" w:color="auto"/>
                <w:bottom w:val="none" w:sz="0" w:space="0" w:color="auto"/>
                <w:right w:val="none" w:sz="0" w:space="0" w:color="auto"/>
              </w:divBdr>
            </w:div>
          </w:divsChild>
        </w:div>
        <w:div w:id="403382206">
          <w:marLeft w:val="0"/>
          <w:marRight w:val="0"/>
          <w:marTop w:val="0"/>
          <w:marBottom w:val="0"/>
          <w:divBdr>
            <w:top w:val="none" w:sz="0" w:space="0" w:color="auto"/>
            <w:left w:val="none" w:sz="0" w:space="0" w:color="auto"/>
            <w:bottom w:val="none" w:sz="0" w:space="0" w:color="auto"/>
            <w:right w:val="none" w:sz="0" w:space="0" w:color="auto"/>
          </w:divBdr>
          <w:divsChild>
            <w:div w:id="503518757">
              <w:marLeft w:val="0"/>
              <w:marRight w:val="0"/>
              <w:marTop w:val="0"/>
              <w:marBottom w:val="0"/>
              <w:divBdr>
                <w:top w:val="none" w:sz="0" w:space="0" w:color="auto"/>
                <w:left w:val="none" w:sz="0" w:space="0" w:color="auto"/>
                <w:bottom w:val="none" w:sz="0" w:space="0" w:color="auto"/>
                <w:right w:val="none" w:sz="0" w:space="0" w:color="auto"/>
              </w:divBdr>
            </w:div>
          </w:divsChild>
        </w:div>
        <w:div w:id="520555318">
          <w:marLeft w:val="0"/>
          <w:marRight w:val="0"/>
          <w:marTop w:val="0"/>
          <w:marBottom w:val="0"/>
          <w:divBdr>
            <w:top w:val="none" w:sz="0" w:space="0" w:color="auto"/>
            <w:left w:val="none" w:sz="0" w:space="0" w:color="auto"/>
            <w:bottom w:val="none" w:sz="0" w:space="0" w:color="auto"/>
            <w:right w:val="none" w:sz="0" w:space="0" w:color="auto"/>
          </w:divBdr>
          <w:divsChild>
            <w:div w:id="1445227570">
              <w:marLeft w:val="0"/>
              <w:marRight w:val="0"/>
              <w:marTop w:val="0"/>
              <w:marBottom w:val="0"/>
              <w:divBdr>
                <w:top w:val="none" w:sz="0" w:space="0" w:color="auto"/>
                <w:left w:val="none" w:sz="0" w:space="0" w:color="auto"/>
                <w:bottom w:val="none" w:sz="0" w:space="0" w:color="auto"/>
                <w:right w:val="none" w:sz="0" w:space="0" w:color="auto"/>
              </w:divBdr>
            </w:div>
            <w:div w:id="1409578749">
              <w:marLeft w:val="0"/>
              <w:marRight w:val="0"/>
              <w:marTop w:val="0"/>
              <w:marBottom w:val="0"/>
              <w:divBdr>
                <w:top w:val="none" w:sz="0" w:space="0" w:color="auto"/>
                <w:left w:val="none" w:sz="0" w:space="0" w:color="auto"/>
                <w:bottom w:val="none" w:sz="0" w:space="0" w:color="auto"/>
                <w:right w:val="none" w:sz="0" w:space="0" w:color="auto"/>
              </w:divBdr>
            </w:div>
            <w:div w:id="1938556655">
              <w:marLeft w:val="0"/>
              <w:marRight w:val="0"/>
              <w:marTop w:val="0"/>
              <w:marBottom w:val="0"/>
              <w:divBdr>
                <w:top w:val="none" w:sz="0" w:space="0" w:color="auto"/>
                <w:left w:val="none" w:sz="0" w:space="0" w:color="auto"/>
                <w:bottom w:val="none" w:sz="0" w:space="0" w:color="auto"/>
                <w:right w:val="none" w:sz="0" w:space="0" w:color="auto"/>
              </w:divBdr>
            </w:div>
            <w:div w:id="447697630">
              <w:marLeft w:val="0"/>
              <w:marRight w:val="0"/>
              <w:marTop w:val="0"/>
              <w:marBottom w:val="0"/>
              <w:divBdr>
                <w:top w:val="none" w:sz="0" w:space="0" w:color="auto"/>
                <w:left w:val="none" w:sz="0" w:space="0" w:color="auto"/>
                <w:bottom w:val="none" w:sz="0" w:space="0" w:color="auto"/>
                <w:right w:val="none" w:sz="0" w:space="0" w:color="auto"/>
              </w:divBdr>
            </w:div>
            <w:div w:id="880438554">
              <w:marLeft w:val="0"/>
              <w:marRight w:val="0"/>
              <w:marTop w:val="0"/>
              <w:marBottom w:val="0"/>
              <w:divBdr>
                <w:top w:val="none" w:sz="0" w:space="0" w:color="auto"/>
                <w:left w:val="none" w:sz="0" w:space="0" w:color="auto"/>
                <w:bottom w:val="none" w:sz="0" w:space="0" w:color="auto"/>
                <w:right w:val="none" w:sz="0" w:space="0" w:color="auto"/>
              </w:divBdr>
            </w:div>
          </w:divsChild>
        </w:div>
        <w:div w:id="277491198">
          <w:marLeft w:val="0"/>
          <w:marRight w:val="0"/>
          <w:marTop w:val="0"/>
          <w:marBottom w:val="0"/>
          <w:divBdr>
            <w:top w:val="none" w:sz="0" w:space="0" w:color="auto"/>
            <w:left w:val="none" w:sz="0" w:space="0" w:color="auto"/>
            <w:bottom w:val="none" w:sz="0" w:space="0" w:color="auto"/>
            <w:right w:val="none" w:sz="0" w:space="0" w:color="auto"/>
          </w:divBdr>
        </w:div>
        <w:div w:id="51928967">
          <w:marLeft w:val="0"/>
          <w:marRight w:val="0"/>
          <w:marTop w:val="0"/>
          <w:marBottom w:val="0"/>
          <w:divBdr>
            <w:top w:val="none" w:sz="0" w:space="0" w:color="auto"/>
            <w:left w:val="none" w:sz="0" w:space="0" w:color="auto"/>
            <w:bottom w:val="none" w:sz="0" w:space="0" w:color="auto"/>
            <w:right w:val="none" w:sz="0" w:space="0" w:color="auto"/>
          </w:divBdr>
        </w:div>
        <w:div w:id="1650745737">
          <w:marLeft w:val="0"/>
          <w:marRight w:val="0"/>
          <w:marTop w:val="0"/>
          <w:marBottom w:val="0"/>
          <w:divBdr>
            <w:top w:val="none" w:sz="0" w:space="0" w:color="auto"/>
            <w:left w:val="none" w:sz="0" w:space="0" w:color="auto"/>
            <w:bottom w:val="none" w:sz="0" w:space="0" w:color="auto"/>
            <w:right w:val="none" w:sz="0" w:space="0" w:color="auto"/>
          </w:divBdr>
        </w:div>
        <w:div w:id="1795636431">
          <w:marLeft w:val="0"/>
          <w:marRight w:val="0"/>
          <w:marTop w:val="0"/>
          <w:marBottom w:val="0"/>
          <w:divBdr>
            <w:top w:val="none" w:sz="0" w:space="0" w:color="auto"/>
            <w:left w:val="none" w:sz="0" w:space="0" w:color="auto"/>
            <w:bottom w:val="none" w:sz="0" w:space="0" w:color="auto"/>
            <w:right w:val="none" w:sz="0" w:space="0" w:color="auto"/>
          </w:divBdr>
        </w:div>
        <w:div w:id="1682969273">
          <w:marLeft w:val="0"/>
          <w:marRight w:val="0"/>
          <w:marTop w:val="0"/>
          <w:marBottom w:val="0"/>
          <w:divBdr>
            <w:top w:val="none" w:sz="0" w:space="0" w:color="auto"/>
            <w:left w:val="none" w:sz="0" w:space="0" w:color="auto"/>
            <w:bottom w:val="none" w:sz="0" w:space="0" w:color="auto"/>
            <w:right w:val="none" w:sz="0" w:space="0" w:color="auto"/>
          </w:divBdr>
        </w:div>
        <w:div w:id="1644580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46d637-ea92-485f-a2aa-c6a8776d0c30">
      <Terms xmlns="http://schemas.microsoft.com/office/infopath/2007/PartnerControls"/>
    </lcf76f155ced4ddcb4097134ff3c332f>
    <TaxCatchAll xmlns="f3c15590-7960-4c70-a788-c4ba48bf8a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447AE01A02994899F6622176BA76EF" ma:contentTypeVersion="17" ma:contentTypeDescription="Een nieuw document maken." ma:contentTypeScope="" ma:versionID="d554aa5639fed9b2de8436766131d8c2">
  <xsd:schema xmlns:xsd="http://www.w3.org/2001/XMLSchema" xmlns:xs="http://www.w3.org/2001/XMLSchema" xmlns:p="http://schemas.microsoft.com/office/2006/metadata/properties" xmlns:ns2="4846d637-ea92-485f-a2aa-c6a8776d0c30" xmlns:ns3="f3c15590-7960-4c70-a788-c4ba48bf8ac2" targetNamespace="http://schemas.microsoft.com/office/2006/metadata/properties" ma:root="true" ma:fieldsID="6bb104a13f88b8ddffd0abd42e89df7a" ns2:_="" ns3:_="">
    <xsd:import namespace="4846d637-ea92-485f-a2aa-c6a8776d0c30"/>
    <xsd:import namespace="f3c15590-7960-4c70-a788-c4ba48bf8a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DateTake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46d637-ea92-485f-a2aa-c6a8776d0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87c87164-cca6-49be-bfe6-f2449787872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c15590-7960-4c70-a788-c4ba48bf8ac2"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b4c22073-d8e1-4711-937e-9d0a7e6a3e76}" ma:internalName="TaxCatchAll" ma:showField="CatchAllData" ma:web="f3c15590-7960-4c70-a788-c4ba48bf8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34562F-C324-4F02-80C3-796A0EF6EBBB}">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f3c15590-7960-4c70-a788-c4ba48bf8ac2"/>
    <ds:schemaRef ds:uri="4846d637-ea92-485f-a2aa-c6a8776d0c30"/>
    <ds:schemaRef ds:uri="http://www.w3.org/XML/1998/namespace"/>
  </ds:schemaRefs>
</ds:datastoreItem>
</file>

<file path=customXml/itemProps2.xml><?xml version="1.0" encoding="utf-8"?>
<ds:datastoreItem xmlns:ds="http://schemas.openxmlformats.org/officeDocument/2006/customXml" ds:itemID="{5F76F41C-457B-4DE1-9B01-C9F01F9DAFED}">
  <ds:schemaRefs>
    <ds:schemaRef ds:uri="http://schemas.microsoft.com/sharepoint/v3/contenttype/forms"/>
  </ds:schemaRefs>
</ds:datastoreItem>
</file>

<file path=customXml/itemProps3.xml><?xml version="1.0" encoding="utf-8"?>
<ds:datastoreItem xmlns:ds="http://schemas.openxmlformats.org/officeDocument/2006/customXml" ds:itemID="{2BEC1260-82D3-49DF-B60F-2BD777EE6188}"/>
</file>

<file path=docProps/app.xml><?xml version="1.0" encoding="utf-8"?>
<Properties xmlns="http://schemas.openxmlformats.org/officeDocument/2006/extended-properties" xmlns:vt="http://schemas.openxmlformats.org/officeDocument/2006/docPropsVTypes">
  <Template>Normal</Template>
  <TotalTime>413</TotalTime>
  <Pages>23</Pages>
  <Words>6117</Words>
  <Characters>33649</Characters>
  <Application>Microsoft Office Word</Application>
  <DocSecurity>0</DocSecurity>
  <Lines>280</Lines>
  <Paragraphs>79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Floor</dc:creator>
  <cp:lastModifiedBy>Marco Verweij | ExpertCollege</cp:lastModifiedBy>
  <cp:revision>41</cp:revision>
  <dcterms:created xsi:type="dcterms:W3CDTF">2021-05-31T22:13:00Z</dcterms:created>
  <dcterms:modified xsi:type="dcterms:W3CDTF">2021-08-23T14:30:00Z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0x010100ED447AE01A02994899F6622176BA76EF</vt:lpwstr>
  </property>
  <property fmtid="{D5CDD505-2E9C-101B-9397-08002B2CF9AE}" pid="4" name="docLang">
    <vt:lpwstr>nl</vt:lpwstr>
  </property>
  <property fmtid="{D5CDD505-2E9C-101B-9397-08002B2CF9AE}" pid="5" name="MediaServiceImageTags">
    <vt:lpwstr/>
  </property>
</Properties>
</file>