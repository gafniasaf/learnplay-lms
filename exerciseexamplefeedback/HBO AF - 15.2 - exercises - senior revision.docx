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people.xml" ContentType="application/vnd.openxmlformats-officedocument.wordprocessingml.people+xml"/>
  <Override PartName="/word/fontTable.xml" ContentType="application/vnd.openxmlformats-officedocument.wordprocessingml.fontTable+xml"/>
  <Override PartName="/word/commentsIds.xml" ContentType="application/vnd.openxmlformats-officedocument.wordprocessingml.commentsIds+xml"/>
  <Override PartName="/word/commentsExtended.xml" ContentType="application/vnd.openxmlformats-officedocument.wordprocessingml.commentsExtended+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316C56" w14:textId="7689CE81" w:rsidR="008B4FFF" w:rsidRDefault="000B2A4F" w:rsidP="000B2A4F">
      <w:pPr>
        <w:ind w:firstLine="0"/>
        <w:rPr>
          <w:rFonts w:ascii="Calibri" w:hAnsi="Calibri" w:cs="Calibri"/>
          <w:b/>
          <w:bCs/>
        </w:rPr>
      </w:pPr>
      <w:r>
        <w:rPr>
          <w:rFonts w:ascii="Calibri" w:hAnsi="Calibri" w:cs="Calibri"/>
          <w:b/>
          <w:bCs/>
        </w:rPr>
        <w:t>HBO AF 15.2 – Organisatie van het autonome zenuwstelsel – exercises first version</w:t>
      </w:r>
    </w:p>
    <w:p w14:paraId="1FC416C3" w14:textId="4FA03DF1" w:rsidR="00842DB0" w:rsidRDefault="00842DB0" w:rsidP="000B2A4F">
      <w:pPr>
        <w:ind w:firstLine="0"/>
        <w:rPr>
          <w:rFonts w:ascii="Calibri" w:hAnsi="Calibri" w:cs="Calibri"/>
          <w:b/>
          <w:bCs/>
        </w:rPr>
      </w:pPr>
      <w:r>
        <w:rPr>
          <w:rFonts w:ascii="Calibri" w:hAnsi="Calibri" w:cs="Calibri"/>
          <w:b/>
          <w:bCs/>
        </w:rPr>
        <w:t>14.</w:t>
      </w:r>
      <w:r w:rsidR="00375BBE">
        <w:rPr>
          <w:rFonts w:ascii="Calibri" w:hAnsi="Calibri" w:cs="Calibri"/>
          <w:b/>
          <w:bCs/>
        </w:rPr>
        <w:t>15 – 15.00 = 0.75</w:t>
      </w:r>
    </w:p>
    <w:p w14:paraId="51752A94" w14:textId="3A93D419" w:rsidR="00437D8A" w:rsidRDefault="00437D8A" w:rsidP="000B2A4F">
      <w:pPr>
        <w:ind w:firstLine="0"/>
        <w:rPr>
          <w:rFonts w:ascii="Calibri" w:hAnsi="Calibri" w:cs="Calibri"/>
          <w:b/>
          <w:bCs/>
        </w:rPr>
      </w:pPr>
      <w:r>
        <w:rPr>
          <w:rFonts w:ascii="Calibri" w:hAnsi="Calibri" w:cs="Calibri"/>
          <w:b/>
          <w:bCs/>
        </w:rPr>
        <w:t xml:space="preserve">21.40 </w:t>
      </w:r>
      <w:r w:rsidR="0027798A">
        <w:rPr>
          <w:rFonts w:ascii="Calibri" w:hAnsi="Calibri" w:cs="Calibri"/>
          <w:b/>
          <w:bCs/>
        </w:rPr>
        <w:t>–</w:t>
      </w:r>
      <w:r>
        <w:rPr>
          <w:rFonts w:ascii="Calibri" w:hAnsi="Calibri" w:cs="Calibri"/>
          <w:b/>
          <w:bCs/>
        </w:rPr>
        <w:t xml:space="preserve"> </w:t>
      </w:r>
      <w:r w:rsidR="0027798A">
        <w:rPr>
          <w:rFonts w:ascii="Calibri" w:hAnsi="Calibri" w:cs="Calibri"/>
          <w:b/>
          <w:bCs/>
        </w:rPr>
        <w:t>22.00</w:t>
      </w:r>
      <w:r w:rsidR="00733E1E">
        <w:rPr>
          <w:rFonts w:ascii="Calibri" w:hAnsi="Calibri" w:cs="Calibri"/>
          <w:b/>
          <w:bCs/>
        </w:rPr>
        <w:t xml:space="preserve"> = 0,33</w:t>
      </w:r>
    </w:p>
    <w:p w14:paraId="543C84A5" w14:textId="5DFEDE48" w:rsidR="00733E1E" w:rsidRDefault="00733E1E" w:rsidP="000B2A4F">
      <w:pPr>
        <w:ind w:firstLine="0"/>
        <w:rPr>
          <w:rFonts w:ascii="Calibri" w:hAnsi="Calibri" w:cs="Calibri"/>
          <w:b/>
          <w:bCs/>
        </w:rPr>
      </w:pPr>
      <w:r>
        <w:rPr>
          <w:rFonts w:ascii="Calibri" w:hAnsi="Calibri" w:cs="Calibri"/>
          <w:b/>
          <w:bCs/>
        </w:rPr>
        <w:t xml:space="preserve">23.05 </w:t>
      </w:r>
      <w:r w:rsidR="00DA3C2A">
        <w:rPr>
          <w:rFonts w:ascii="Calibri" w:hAnsi="Calibri" w:cs="Calibri"/>
          <w:b/>
          <w:bCs/>
        </w:rPr>
        <w:t>–</w:t>
      </w:r>
      <w:r>
        <w:rPr>
          <w:rFonts w:ascii="Calibri" w:hAnsi="Calibri" w:cs="Calibri"/>
          <w:b/>
          <w:bCs/>
        </w:rPr>
        <w:t xml:space="preserve"> </w:t>
      </w:r>
      <w:r w:rsidR="00DA3C2A">
        <w:rPr>
          <w:rFonts w:ascii="Calibri" w:hAnsi="Calibri" w:cs="Calibri"/>
          <w:b/>
          <w:bCs/>
        </w:rPr>
        <w:t>00.15 =1. 17</w:t>
      </w:r>
    </w:p>
    <w:p w14:paraId="753EEB19" w14:textId="7724FC9F" w:rsidR="00FB7F7E" w:rsidRDefault="00FB7F7E" w:rsidP="00FB7F7E">
      <w:pPr>
        <w:ind w:firstLine="0"/>
        <w:rPr>
          <w:ins w:id="0" w:author="Milou Buijk" w:date="2021-12-29T12:00:00Z"/>
          <w:rFonts w:ascii="Calibri" w:hAnsi="Calibri" w:cs="Calibri"/>
          <w:b/>
          <w:bCs/>
        </w:rPr>
      </w:pPr>
      <w:ins w:id="1" w:author="Milou Buijk" w:date="2021-12-29T10:40:00Z">
        <w:r>
          <w:rPr>
            <w:rFonts w:ascii="Calibri" w:hAnsi="Calibri" w:cs="Calibri"/>
            <w:b/>
            <w:bCs/>
          </w:rPr>
          <w:t xml:space="preserve">Milou </w:t>
        </w:r>
        <w:proofErr w:type="spellStart"/>
        <w:r>
          <w:rPr>
            <w:rFonts w:ascii="Calibri" w:hAnsi="Calibri" w:cs="Calibri"/>
            <w:b/>
            <w:bCs/>
          </w:rPr>
          <w:t>Buijk</w:t>
        </w:r>
        <w:proofErr w:type="spellEnd"/>
        <w:r>
          <w:rPr>
            <w:rFonts w:ascii="Calibri" w:hAnsi="Calibri" w:cs="Calibri"/>
            <w:b/>
            <w:bCs/>
          </w:rPr>
          <w:t xml:space="preserve"> - HBO AF 15.2 - Organisatie van het autonome zenuwstelsel – </w:t>
        </w:r>
        <w:proofErr w:type="spellStart"/>
        <w:r>
          <w:rPr>
            <w:rFonts w:ascii="Calibri" w:hAnsi="Calibri" w:cs="Calibri"/>
            <w:b/>
            <w:bCs/>
          </w:rPr>
          <w:t>exercises</w:t>
        </w:r>
        <w:proofErr w:type="spellEnd"/>
        <w:r>
          <w:rPr>
            <w:rFonts w:ascii="Calibri" w:hAnsi="Calibri" w:cs="Calibri"/>
            <w:b/>
            <w:bCs/>
          </w:rPr>
          <w:t xml:space="preserve"> senior </w:t>
        </w:r>
        <w:proofErr w:type="spellStart"/>
        <w:r>
          <w:rPr>
            <w:rFonts w:ascii="Calibri" w:hAnsi="Calibri" w:cs="Calibri"/>
            <w:b/>
            <w:bCs/>
          </w:rPr>
          <w:t>revision</w:t>
        </w:r>
      </w:ins>
      <w:proofErr w:type="spellEnd"/>
      <w:ins w:id="2" w:author="Milou Buijk" w:date="2021-12-29T12:38:00Z">
        <w:r w:rsidR="00B1777F">
          <w:rPr>
            <w:rFonts w:ascii="Calibri" w:hAnsi="Calibri" w:cs="Calibri"/>
            <w:b/>
            <w:bCs/>
          </w:rPr>
          <w:t xml:space="preserve">: </w:t>
        </w:r>
      </w:ins>
      <w:ins w:id="3" w:author="Milou Buijk" w:date="2021-12-29T12:39:00Z">
        <w:r w:rsidR="00B1777F">
          <w:rPr>
            <w:rFonts w:ascii="Calibri" w:hAnsi="Calibri" w:cs="Calibri"/>
            <w:b/>
            <w:bCs/>
          </w:rPr>
          <w:t>2.5</w:t>
        </w:r>
      </w:ins>
      <w:ins w:id="4" w:author="Milou Buijk" w:date="2021-12-29T18:25:00Z">
        <w:r w:rsidR="00C22458">
          <w:rPr>
            <w:rFonts w:ascii="Calibri" w:hAnsi="Calibri" w:cs="Calibri"/>
            <w:b/>
            <w:bCs/>
          </w:rPr>
          <w:t>8</w:t>
        </w:r>
      </w:ins>
      <w:bookmarkStart w:id="5" w:name="_GoBack"/>
      <w:bookmarkEnd w:id="5"/>
      <w:ins w:id="6" w:author="Milou Buijk" w:date="2021-12-29T12:39:00Z">
        <w:r w:rsidR="00B1777F">
          <w:rPr>
            <w:rFonts w:ascii="Calibri" w:hAnsi="Calibri" w:cs="Calibri"/>
            <w:b/>
            <w:bCs/>
          </w:rPr>
          <w:t xml:space="preserve"> </w:t>
        </w:r>
        <w:proofErr w:type="spellStart"/>
        <w:r w:rsidR="00B1777F">
          <w:rPr>
            <w:rFonts w:ascii="Calibri" w:hAnsi="Calibri" w:cs="Calibri"/>
            <w:b/>
            <w:bCs/>
          </w:rPr>
          <w:t>hours</w:t>
        </w:r>
      </w:ins>
      <w:proofErr w:type="spellEnd"/>
    </w:p>
    <w:p w14:paraId="6C1A88B4" w14:textId="50FB59CD" w:rsidR="00E03A87" w:rsidRDefault="00E03A87" w:rsidP="00FB7F7E">
      <w:pPr>
        <w:ind w:firstLine="0"/>
        <w:rPr>
          <w:ins w:id="7" w:author="Milou Buijk" w:date="2021-12-29T12:00:00Z"/>
          <w:rFonts w:ascii="Calibri" w:hAnsi="Calibri" w:cs="Calibri"/>
          <w:b/>
          <w:bCs/>
        </w:rPr>
      </w:pPr>
    </w:p>
    <w:p w14:paraId="55B0E36A" w14:textId="6D845B2F" w:rsidR="00E03A87" w:rsidRDefault="00152D53" w:rsidP="00FB7F7E">
      <w:pPr>
        <w:ind w:firstLine="0"/>
        <w:rPr>
          <w:ins w:id="8" w:author="Milou Buijk" w:date="2021-12-29T12:00:00Z"/>
          <w:rFonts w:ascii="Calibri" w:hAnsi="Calibri" w:cs="Calibri"/>
          <w:b/>
          <w:bCs/>
        </w:rPr>
      </w:pPr>
      <w:ins w:id="9" w:author="Milou Buijk" w:date="2021-12-29T12:39:00Z">
        <w:r>
          <w:rPr>
            <w:rFonts w:ascii="Calibri" w:hAnsi="Calibri" w:cs="Calibri"/>
            <w:b/>
            <w:bCs/>
          </w:rPr>
          <w:t xml:space="preserve">Beste </w:t>
        </w:r>
      </w:ins>
      <w:ins w:id="10" w:author="Milou Buijk" w:date="2021-12-29T12:00:00Z">
        <w:r w:rsidR="00E03A87">
          <w:rPr>
            <w:rFonts w:ascii="Calibri" w:hAnsi="Calibri" w:cs="Calibri"/>
            <w:b/>
            <w:bCs/>
          </w:rPr>
          <w:t>opgaveschrijver,</w:t>
        </w:r>
      </w:ins>
    </w:p>
    <w:p w14:paraId="350CEAFC" w14:textId="4B9F90B3" w:rsidR="00E03A87" w:rsidRDefault="00E03A87" w:rsidP="00FB7F7E">
      <w:pPr>
        <w:ind w:firstLine="0"/>
        <w:rPr>
          <w:ins w:id="11" w:author="Milou Buijk" w:date="2021-12-29T12:00:00Z"/>
          <w:rFonts w:ascii="Calibri" w:hAnsi="Calibri" w:cs="Calibri"/>
          <w:b/>
          <w:bCs/>
        </w:rPr>
      </w:pPr>
    </w:p>
    <w:p w14:paraId="437F03FC" w14:textId="70D72295" w:rsidR="00E03A87" w:rsidRDefault="00E03A87" w:rsidP="00FB7F7E">
      <w:pPr>
        <w:ind w:firstLine="0"/>
        <w:rPr>
          <w:ins w:id="12" w:author="Milou Buijk" w:date="2021-12-29T12:00:00Z"/>
          <w:rFonts w:ascii="Calibri" w:hAnsi="Calibri" w:cs="Calibri"/>
          <w:b/>
          <w:bCs/>
        </w:rPr>
      </w:pPr>
      <w:ins w:id="13" w:author="Milou Buijk" w:date="2021-12-29T12:00:00Z">
        <w:r>
          <w:rPr>
            <w:rFonts w:ascii="Calibri" w:hAnsi="Calibri" w:cs="Calibri"/>
            <w:b/>
            <w:bCs/>
          </w:rPr>
          <w:t xml:space="preserve">Hieronder heb ik de tops en tips voor je op een rijtje gezet. </w:t>
        </w:r>
      </w:ins>
    </w:p>
    <w:p w14:paraId="0856AC89" w14:textId="0025C7BC" w:rsidR="00E03A87" w:rsidRDefault="00E03A87" w:rsidP="00FB7F7E">
      <w:pPr>
        <w:ind w:firstLine="0"/>
        <w:rPr>
          <w:ins w:id="14" w:author="Milou Buijk" w:date="2021-12-29T12:00:00Z"/>
          <w:rFonts w:ascii="Calibri" w:hAnsi="Calibri" w:cs="Calibri"/>
          <w:b/>
          <w:bCs/>
        </w:rPr>
      </w:pPr>
    </w:p>
    <w:p w14:paraId="446C211B" w14:textId="785F9A66" w:rsidR="00E03A87" w:rsidRDefault="00E03A87" w:rsidP="00FB7F7E">
      <w:pPr>
        <w:ind w:firstLine="0"/>
        <w:rPr>
          <w:ins w:id="15" w:author="Milou Buijk" w:date="2021-12-29T12:05:00Z"/>
          <w:rFonts w:ascii="Calibri" w:hAnsi="Calibri" w:cs="Calibri"/>
          <w:b/>
          <w:bCs/>
        </w:rPr>
      </w:pPr>
      <w:ins w:id="16" w:author="Milou Buijk" w:date="2021-12-29T12:00:00Z">
        <w:r>
          <w:rPr>
            <w:rFonts w:ascii="Calibri" w:hAnsi="Calibri" w:cs="Calibri"/>
            <w:b/>
            <w:bCs/>
          </w:rPr>
          <w:t>Tops:</w:t>
        </w:r>
      </w:ins>
    </w:p>
    <w:p w14:paraId="06B327EE" w14:textId="7D447CA4" w:rsidR="00206FAE" w:rsidRDefault="00206FAE" w:rsidP="00206FAE">
      <w:pPr>
        <w:pStyle w:val="Lijstalinea"/>
        <w:numPr>
          <w:ilvl w:val="0"/>
          <w:numId w:val="5"/>
        </w:numPr>
        <w:rPr>
          <w:ins w:id="17" w:author="Milou Buijk" w:date="2021-12-29T12:05:00Z"/>
          <w:rFonts w:ascii="Calibri" w:hAnsi="Calibri" w:cs="Calibri"/>
          <w:b/>
          <w:bCs/>
        </w:rPr>
      </w:pPr>
      <w:ins w:id="18" w:author="Milou Buijk" w:date="2021-12-29T12:05:00Z">
        <w:r>
          <w:rPr>
            <w:rFonts w:ascii="Calibri" w:hAnsi="Calibri" w:cs="Calibri"/>
            <w:b/>
            <w:bCs/>
          </w:rPr>
          <w:t xml:space="preserve">Je hebt alle leerdoelen op de correcte manier en volgens de regels van </w:t>
        </w:r>
        <w:proofErr w:type="spellStart"/>
        <w:r>
          <w:rPr>
            <w:rFonts w:ascii="Calibri" w:hAnsi="Calibri" w:cs="Calibri"/>
            <w:b/>
            <w:bCs/>
          </w:rPr>
          <w:t>E</w:t>
        </w:r>
      </w:ins>
      <w:ins w:id="19" w:author="Milou Buijk" w:date="2021-12-29T12:11:00Z">
        <w:r w:rsidR="003113D8">
          <w:rPr>
            <w:rFonts w:ascii="Calibri" w:hAnsi="Calibri" w:cs="Calibri"/>
            <w:b/>
            <w:bCs/>
          </w:rPr>
          <w:t>xpertCollege</w:t>
        </w:r>
      </w:ins>
      <w:proofErr w:type="spellEnd"/>
      <w:ins w:id="20" w:author="Milou Buijk" w:date="2021-12-29T12:05:00Z">
        <w:r>
          <w:rPr>
            <w:rFonts w:ascii="Calibri" w:hAnsi="Calibri" w:cs="Calibri"/>
            <w:b/>
            <w:bCs/>
          </w:rPr>
          <w:t xml:space="preserve"> geformuleerd.</w:t>
        </w:r>
      </w:ins>
    </w:p>
    <w:p w14:paraId="73601F9C" w14:textId="31951A04" w:rsidR="00206FAE" w:rsidRDefault="00206FAE" w:rsidP="00206FAE">
      <w:pPr>
        <w:pStyle w:val="Lijstalinea"/>
        <w:numPr>
          <w:ilvl w:val="0"/>
          <w:numId w:val="5"/>
        </w:numPr>
        <w:rPr>
          <w:ins w:id="21" w:author="Milou Buijk" w:date="2021-12-29T12:06:00Z"/>
          <w:rFonts w:ascii="Calibri" w:hAnsi="Calibri" w:cs="Calibri"/>
          <w:b/>
          <w:bCs/>
        </w:rPr>
      </w:pPr>
      <w:ins w:id="22" w:author="Milou Buijk" w:date="2021-12-29T12:05:00Z">
        <w:r>
          <w:rPr>
            <w:rFonts w:ascii="Calibri" w:hAnsi="Calibri" w:cs="Calibri"/>
            <w:b/>
            <w:bCs/>
          </w:rPr>
          <w:t>Je hebt de meeste relevante informatie in je leerdoelen weten te verwerken, goed gedaan!</w:t>
        </w:r>
      </w:ins>
    </w:p>
    <w:p w14:paraId="4013DC3A" w14:textId="580279DD" w:rsidR="00FF0861" w:rsidRDefault="00FF0861" w:rsidP="00206FAE">
      <w:pPr>
        <w:pStyle w:val="Lijstalinea"/>
        <w:numPr>
          <w:ilvl w:val="0"/>
          <w:numId w:val="5"/>
        </w:numPr>
        <w:rPr>
          <w:ins w:id="23" w:author="Milou Buijk" w:date="2021-12-29T12:07:00Z"/>
          <w:rFonts w:ascii="Calibri" w:hAnsi="Calibri" w:cs="Calibri"/>
          <w:b/>
          <w:bCs/>
        </w:rPr>
      </w:pPr>
      <w:ins w:id="24" w:author="Milou Buijk" w:date="2021-12-29T12:06:00Z">
        <w:r>
          <w:rPr>
            <w:rFonts w:ascii="Calibri" w:hAnsi="Calibri" w:cs="Calibri"/>
            <w:b/>
            <w:bCs/>
          </w:rPr>
          <w:t xml:space="preserve">De opbouw en de opmaak van je </w:t>
        </w:r>
        <w:proofErr w:type="spellStart"/>
        <w:r>
          <w:rPr>
            <w:rFonts w:ascii="Calibri" w:hAnsi="Calibri" w:cs="Calibri"/>
            <w:b/>
            <w:bCs/>
          </w:rPr>
          <w:t>flusters</w:t>
        </w:r>
        <w:proofErr w:type="spellEnd"/>
        <w:r>
          <w:rPr>
            <w:rFonts w:ascii="Calibri" w:hAnsi="Calibri" w:cs="Calibri"/>
            <w:b/>
            <w:bCs/>
          </w:rPr>
          <w:t xml:space="preserve"> klopt.</w:t>
        </w:r>
      </w:ins>
    </w:p>
    <w:p w14:paraId="7209F0CB" w14:textId="492C8F1B" w:rsidR="003113D8" w:rsidRDefault="003113D8" w:rsidP="00206FAE">
      <w:pPr>
        <w:pStyle w:val="Lijstalinea"/>
        <w:numPr>
          <w:ilvl w:val="0"/>
          <w:numId w:val="5"/>
        </w:numPr>
        <w:rPr>
          <w:ins w:id="25" w:author="Milou Buijk" w:date="2021-12-29T12:11:00Z"/>
          <w:rFonts w:ascii="Calibri" w:hAnsi="Calibri" w:cs="Calibri"/>
          <w:b/>
          <w:bCs/>
        </w:rPr>
      </w:pPr>
      <w:ins w:id="26" w:author="Milou Buijk" w:date="2021-12-29T12:08:00Z">
        <w:r>
          <w:rPr>
            <w:rFonts w:ascii="Calibri" w:hAnsi="Calibri" w:cs="Calibri"/>
            <w:b/>
            <w:bCs/>
          </w:rPr>
          <w:t>Je bent creatief in het vinden van foute antwoordopties, deze zijn niet direct voor de hand liggend fout.</w:t>
        </w:r>
      </w:ins>
    </w:p>
    <w:p w14:paraId="4D7AD546" w14:textId="17B616D7" w:rsidR="00172B14" w:rsidRDefault="00172B14" w:rsidP="00206FAE">
      <w:pPr>
        <w:pStyle w:val="Lijstalinea"/>
        <w:numPr>
          <w:ilvl w:val="0"/>
          <w:numId w:val="5"/>
        </w:numPr>
        <w:rPr>
          <w:ins w:id="27" w:author="Milou Buijk" w:date="2021-12-29T12:37:00Z"/>
          <w:rFonts w:ascii="Calibri" w:hAnsi="Calibri" w:cs="Calibri"/>
          <w:b/>
          <w:bCs/>
        </w:rPr>
      </w:pPr>
      <w:ins w:id="28" w:author="Milou Buijk" w:date="2021-12-29T12:11:00Z">
        <w:r>
          <w:rPr>
            <w:rFonts w:ascii="Calibri" w:hAnsi="Calibri" w:cs="Calibri"/>
            <w:b/>
            <w:bCs/>
          </w:rPr>
          <w:t xml:space="preserve">Je hebt vragen op het juiste niveau geschreven, namelijk op hbo-niveau. </w:t>
        </w:r>
      </w:ins>
    </w:p>
    <w:p w14:paraId="3F96F8CB" w14:textId="4D1781F9" w:rsidR="00FC0BDC" w:rsidRPr="00206FAE" w:rsidRDefault="00FC0BDC" w:rsidP="00206FAE">
      <w:pPr>
        <w:pStyle w:val="Lijstalinea"/>
        <w:numPr>
          <w:ilvl w:val="0"/>
          <w:numId w:val="5"/>
        </w:numPr>
        <w:rPr>
          <w:ins w:id="29" w:author="Milou Buijk" w:date="2021-12-29T12:00:00Z"/>
          <w:rFonts w:ascii="Calibri" w:hAnsi="Calibri" w:cs="Calibri"/>
          <w:b/>
          <w:bCs/>
          <w:rPrChange w:id="30" w:author="Milou Buijk" w:date="2021-12-29T12:05:00Z">
            <w:rPr>
              <w:ins w:id="31" w:author="Milou Buijk" w:date="2021-12-29T12:00:00Z"/>
            </w:rPr>
          </w:rPrChange>
        </w:rPr>
        <w:pPrChange w:id="32" w:author="Milou Buijk" w:date="2021-12-29T12:05:00Z">
          <w:pPr>
            <w:ind w:firstLine="0"/>
          </w:pPr>
        </w:pPrChange>
      </w:pPr>
      <w:ins w:id="33" w:author="Milou Buijk" w:date="2021-12-29T12:37:00Z">
        <w:r>
          <w:rPr>
            <w:rFonts w:ascii="Calibri" w:hAnsi="Calibri" w:cs="Calibri"/>
            <w:b/>
            <w:bCs/>
          </w:rPr>
          <w:t>Je hebt geen voorbeelden in je leerdoelen getoetst.</w:t>
        </w:r>
      </w:ins>
    </w:p>
    <w:p w14:paraId="5F5302ED" w14:textId="0EA432EA" w:rsidR="00E03A87" w:rsidRDefault="00E03A87" w:rsidP="00FB7F7E">
      <w:pPr>
        <w:ind w:firstLine="0"/>
        <w:rPr>
          <w:ins w:id="34" w:author="Milou Buijk" w:date="2021-12-29T12:00:00Z"/>
          <w:rFonts w:ascii="Calibri" w:hAnsi="Calibri" w:cs="Calibri"/>
          <w:b/>
          <w:bCs/>
        </w:rPr>
      </w:pPr>
    </w:p>
    <w:p w14:paraId="4C41F54D" w14:textId="0888748B" w:rsidR="00E03A87" w:rsidRDefault="00E03A87" w:rsidP="00FB7F7E">
      <w:pPr>
        <w:ind w:firstLine="0"/>
        <w:rPr>
          <w:ins w:id="35" w:author="Milou Buijk" w:date="2021-12-29T12:07:00Z"/>
          <w:rFonts w:ascii="Calibri" w:hAnsi="Calibri" w:cs="Calibri"/>
          <w:b/>
          <w:bCs/>
        </w:rPr>
      </w:pPr>
      <w:ins w:id="36" w:author="Milou Buijk" w:date="2021-12-29T12:00:00Z">
        <w:r>
          <w:rPr>
            <w:rFonts w:ascii="Calibri" w:hAnsi="Calibri" w:cs="Calibri"/>
            <w:b/>
            <w:bCs/>
          </w:rPr>
          <w:t>Tips:</w:t>
        </w:r>
      </w:ins>
    </w:p>
    <w:p w14:paraId="75EBB509" w14:textId="3587A931" w:rsidR="003113D8" w:rsidRPr="003113D8" w:rsidRDefault="003113D8" w:rsidP="003113D8">
      <w:pPr>
        <w:pStyle w:val="Lijstalinea"/>
        <w:numPr>
          <w:ilvl w:val="0"/>
          <w:numId w:val="6"/>
        </w:numPr>
        <w:rPr>
          <w:ins w:id="37" w:author="Milou Buijk" w:date="2021-12-29T12:00:00Z"/>
          <w:rFonts w:ascii="Calibri" w:hAnsi="Calibri" w:cs="Calibri"/>
          <w:b/>
          <w:bCs/>
          <w:rPrChange w:id="38" w:author="Milou Buijk" w:date="2021-12-29T12:07:00Z">
            <w:rPr>
              <w:ins w:id="39" w:author="Milou Buijk" w:date="2021-12-29T12:00:00Z"/>
            </w:rPr>
          </w:rPrChange>
        </w:rPr>
        <w:pPrChange w:id="40" w:author="Milou Buijk" w:date="2021-12-29T12:07:00Z">
          <w:pPr>
            <w:ind w:firstLine="0"/>
          </w:pPr>
        </w:pPrChange>
      </w:pPr>
      <w:ins w:id="41" w:author="Milou Buijk" w:date="2021-12-29T12:07:00Z">
        <w:r>
          <w:rPr>
            <w:rFonts w:ascii="Calibri" w:hAnsi="Calibri" w:cs="Calibri"/>
            <w:b/>
            <w:bCs/>
          </w:rPr>
          <w:t xml:space="preserve">Maak het woordje </w:t>
        </w:r>
        <w:proofErr w:type="spellStart"/>
        <w:r>
          <w:rPr>
            <w:rFonts w:ascii="Calibri" w:hAnsi="Calibri" w:cs="Calibri"/>
            <w:b/>
            <w:bCs/>
          </w:rPr>
          <w:t>fluster</w:t>
        </w:r>
      </w:ins>
      <w:proofErr w:type="spellEnd"/>
      <w:ins w:id="42" w:author="Milou Buijk" w:date="2021-12-29T12:11:00Z">
        <w:r w:rsidR="00172B14">
          <w:rPr>
            <w:rFonts w:ascii="Calibri" w:hAnsi="Calibri" w:cs="Calibri"/>
            <w:b/>
            <w:bCs/>
          </w:rPr>
          <w:t xml:space="preserve"> bij elke ‘</w:t>
        </w:r>
        <w:proofErr w:type="spellStart"/>
        <w:r w:rsidR="00172B14">
          <w:rPr>
            <w:rFonts w:ascii="Calibri" w:hAnsi="Calibri" w:cs="Calibri"/>
            <w:b/>
            <w:bCs/>
          </w:rPr>
          <w:t>fluster</w:t>
        </w:r>
        <w:proofErr w:type="spellEnd"/>
        <w:r w:rsidR="00172B14">
          <w:rPr>
            <w:rFonts w:ascii="Calibri" w:hAnsi="Calibri" w:cs="Calibri"/>
            <w:b/>
            <w:bCs/>
          </w:rPr>
          <w:t>’</w:t>
        </w:r>
      </w:ins>
      <w:ins w:id="43" w:author="Milou Buijk" w:date="2021-12-29T12:07:00Z">
        <w:r>
          <w:rPr>
            <w:rFonts w:ascii="Calibri" w:hAnsi="Calibri" w:cs="Calibri"/>
            <w:b/>
            <w:bCs/>
          </w:rPr>
          <w:t xml:space="preserve"> vetgedrukt.</w:t>
        </w:r>
      </w:ins>
    </w:p>
    <w:p w14:paraId="3FD58986" w14:textId="732EFFC0" w:rsidR="00E03A87" w:rsidRDefault="00E03A87" w:rsidP="00E03A87">
      <w:pPr>
        <w:pStyle w:val="Lijstalinea"/>
        <w:numPr>
          <w:ilvl w:val="0"/>
          <w:numId w:val="4"/>
        </w:numPr>
        <w:rPr>
          <w:ins w:id="44" w:author="Milou Buijk" w:date="2021-12-29T12:01:00Z"/>
          <w:rFonts w:ascii="Calibri" w:hAnsi="Calibri" w:cs="Calibri"/>
          <w:b/>
          <w:bCs/>
        </w:rPr>
      </w:pPr>
      <w:ins w:id="45" w:author="Milou Buijk" w:date="2021-12-29T12:00:00Z">
        <w:r>
          <w:rPr>
            <w:rFonts w:ascii="Calibri" w:hAnsi="Calibri" w:cs="Calibri"/>
            <w:b/>
            <w:bCs/>
          </w:rPr>
          <w:t xml:space="preserve">Zorg ervoor dat je de ‘extra info’ alleen voorziet van relevante info en dus geen herhaling bevat. Soms zie ik dat je het goede antwoord (die je </w:t>
        </w:r>
        <w:proofErr w:type="spellStart"/>
        <w:r>
          <w:rPr>
            <w:rFonts w:ascii="Calibri" w:hAnsi="Calibri" w:cs="Calibri"/>
            <w:b/>
            <w:bCs/>
          </w:rPr>
          <w:t>ookal</w:t>
        </w:r>
        <w:proofErr w:type="spellEnd"/>
        <w:r>
          <w:rPr>
            <w:rFonts w:ascii="Calibri" w:hAnsi="Calibri" w:cs="Calibri"/>
            <w:b/>
            <w:bCs/>
          </w:rPr>
          <w:t xml:space="preserve"> in de vraag/stelling benoemt) nog</w:t>
        </w:r>
      </w:ins>
      <w:ins w:id="46" w:author="Milou Buijk" w:date="2021-12-29T12:01:00Z">
        <w:r>
          <w:rPr>
            <w:rFonts w:ascii="Calibri" w:hAnsi="Calibri" w:cs="Calibri"/>
            <w:b/>
            <w:bCs/>
          </w:rPr>
          <w:t xml:space="preserve">maals laat terugkomen in je ‘extra info’. Dit maakt de ‘extra info’ onnodig lang. </w:t>
        </w:r>
      </w:ins>
    </w:p>
    <w:p w14:paraId="6D1665E1" w14:textId="2FFD1EB3" w:rsidR="00E03A87" w:rsidRDefault="00E03A87" w:rsidP="00E03A87">
      <w:pPr>
        <w:pStyle w:val="Lijstalinea"/>
        <w:numPr>
          <w:ilvl w:val="0"/>
          <w:numId w:val="4"/>
        </w:numPr>
        <w:rPr>
          <w:ins w:id="47" w:author="Milou Buijk" w:date="2021-12-29T12:02:00Z"/>
          <w:rFonts w:ascii="Calibri" w:hAnsi="Calibri" w:cs="Calibri"/>
          <w:b/>
          <w:bCs/>
        </w:rPr>
      </w:pPr>
      <w:ins w:id="48" w:author="Milou Buijk" w:date="2021-12-29T12:01:00Z">
        <w:r>
          <w:rPr>
            <w:rFonts w:ascii="Calibri" w:hAnsi="Calibri" w:cs="Calibri"/>
            <w:b/>
            <w:bCs/>
          </w:rPr>
          <w:t>Zorg er bovendien voor dat je je ‘theorie’ kort houdt, dus geef alleen info die relevant zijn voor het introduceren van de vraag/s</w:t>
        </w:r>
      </w:ins>
      <w:ins w:id="49" w:author="Milou Buijk" w:date="2021-12-29T12:02:00Z">
        <w:r>
          <w:rPr>
            <w:rFonts w:ascii="Calibri" w:hAnsi="Calibri" w:cs="Calibri"/>
            <w:b/>
            <w:bCs/>
          </w:rPr>
          <w:t xml:space="preserve">telling. </w:t>
        </w:r>
      </w:ins>
    </w:p>
    <w:p w14:paraId="1C8F9006" w14:textId="64E5103A" w:rsidR="00E03A87" w:rsidRDefault="00E03A87" w:rsidP="00E03A87">
      <w:pPr>
        <w:pStyle w:val="Lijstalinea"/>
        <w:numPr>
          <w:ilvl w:val="0"/>
          <w:numId w:val="4"/>
        </w:numPr>
        <w:rPr>
          <w:ins w:id="50" w:author="Milou Buijk" w:date="2021-12-29T12:04:00Z"/>
          <w:rFonts w:ascii="Calibri" w:hAnsi="Calibri" w:cs="Calibri"/>
          <w:b/>
          <w:bCs/>
        </w:rPr>
      </w:pPr>
      <w:ins w:id="51" w:author="Milou Buijk" w:date="2021-12-29T12:02:00Z">
        <w:r>
          <w:rPr>
            <w:rFonts w:ascii="Calibri" w:hAnsi="Calibri" w:cs="Calibri"/>
            <w:b/>
            <w:bCs/>
          </w:rPr>
          <w:t xml:space="preserve">Bij Expertcollege is het de regel dat je maar één kenniselement in je stelling verwerkt en als antwoordopties weergeeft. </w:t>
        </w:r>
      </w:ins>
      <w:ins w:id="52" w:author="Milou Buijk" w:date="2021-12-29T12:03:00Z">
        <w:r>
          <w:rPr>
            <w:rFonts w:ascii="Calibri" w:hAnsi="Calibri" w:cs="Calibri"/>
            <w:b/>
            <w:bCs/>
          </w:rPr>
          <w:t>Een antwoord met ‘</w:t>
        </w:r>
        <w:proofErr w:type="spellStart"/>
        <w:r>
          <w:rPr>
            <w:rFonts w:ascii="Calibri" w:hAnsi="Calibri" w:cs="Calibri"/>
            <w:b/>
            <w:bCs/>
          </w:rPr>
          <w:t>parasympathisch</w:t>
        </w:r>
        <w:proofErr w:type="spellEnd"/>
        <w:r>
          <w:rPr>
            <w:rFonts w:ascii="Calibri" w:hAnsi="Calibri" w:cs="Calibri"/>
            <w:b/>
            <w:bCs/>
          </w:rPr>
          <w:t xml:space="preserve"> en sympathisch’ mag dus niet en moet als twee antwoordopties worden uitgeschreven. Het kenniselement dat hierdoor niet terugkomt in je vraag/stelling kun je toevoegen aan de extra </w:t>
        </w:r>
      </w:ins>
      <w:ins w:id="53" w:author="Milou Buijk" w:date="2021-12-29T12:04:00Z">
        <w:r>
          <w:rPr>
            <w:rFonts w:ascii="Calibri" w:hAnsi="Calibri" w:cs="Calibri"/>
            <w:b/>
            <w:bCs/>
          </w:rPr>
          <w:t xml:space="preserve">info. Ik heb suggesties bij de desbetreffende </w:t>
        </w:r>
        <w:proofErr w:type="spellStart"/>
        <w:r>
          <w:rPr>
            <w:rFonts w:ascii="Calibri" w:hAnsi="Calibri" w:cs="Calibri"/>
            <w:b/>
            <w:bCs/>
          </w:rPr>
          <w:t>flusters</w:t>
        </w:r>
        <w:proofErr w:type="spellEnd"/>
        <w:r>
          <w:rPr>
            <w:rFonts w:ascii="Calibri" w:hAnsi="Calibri" w:cs="Calibri"/>
            <w:b/>
            <w:bCs/>
          </w:rPr>
          <w:t xml:space="preserve"> geplaatst, zodat je beter kunt zien wat ik bedoel. </w:t>
        </w:r>
      </w:ins>
    </w:p>
    <w:p w14:paraId="42AC71EA" w14:textId="5439B6C7" w:rsidR="00E03A87" w:rsidRDefault="00206FAE" w:rsidP="00E03A87">
      <w:pPr>
        <w:pStyle w:val="Lijstalinea"/>
        <w:numPr>
          <w:ilvl w:val="0"/>
          <w:numId w:val="4"/>
        </w:numPr>
        <w:rPr>
          <w:ins w:id="54" w:author="Milou Buijk" w:date="2021-12-29T12:08:00Z"/>
          <w:rFonts w:ascii="Calibri" w:hAnsi="Calibri" w:cs="Calibri"/>
          <w:b/>
          <w:bCs/>
        </w:rPr>
      </w:pPr>
      <w:ins w:id="55" w:author="Milou Buijk" w:date="2021-12-29T12:04:00Z">
        <w:r>
          <w:rPr>
            <w:rFonts w:ascii="Calibri" w:hAnsi="Calibri" w:cs="Calibri"/>
            <w:b/>
            <w:bCs/>
          </w:rPr>
          <w:t>Sommige relevante informatie benoem je alleen bij ‘extra info’ terwijl het wel belangrijk is om deze nog als leerdoel te formuleren. Hierbij is het dus niet voldoende om het alleen terug te lezen bij de ‘extra info’.</w:t>
        </w:r>
      </w:ins>
    </w:p>
    <w:p w14:paraId="4525CF61" w14:textId="1F9B1682" w:rsidR="003113D8" w:rsidRDefault="003113D8" w:rsidP="00E03A87">
      <w:pPr>
        <w:pStyle w:val="Lijstalinea"/>
        <w:numPr>
          <w:ilvl w:val="0"/>
          <w:numId w:val="4"/>
        </w:numPr>
        <w:rPr>
          <w:ins w:id="56" w:author="Milou Buijk" w:date="2021-12-29T12:10:00Z"/>
          <w:rFonts w:ascii="Calibri" w:hAnsi="Calibri" w:cs="Calibri"/>
          <w:b/>
          <w:bCs/>
        </w:rPr>
      </w:pPr>
      <w:ins w:id="57" w:author="Milou Buijk" w:date="2021-12-29T12:08:00Z">
        <w:r>
          <w:rPr>
            <w:rFonts w:ascii="Calibri" w:hAnsi="Calibri" w:cs="Calibri"/>
            <w:b/>
            <w:bCs/>
          </w:rPr>
          <w:t>Wissel wat meer af in vragen/stellingen, je gebruikt nu heel vaak stellingen. I</w:t>
        </w:r>
      </w:ins>
      <w:ins w:id="58" w:author="Milou Buijk" w:date="2021-12-29T12:09:00Z">
        <w:r>
          <w:rPr>
            <w:rFonts w:ascii="Calibri" w:hAnsi="Calibri" w:cs="Calibri"/>
            <w:b/>
            <w:bCs/>
          </w:rPr>
          <w:t xml:space="preserve">k heb een suggestie geplaatst bij stellingen waarvan je ze ook kunt omschrijven als vraag. </w:t>
        </w:r>
      </w:ins>
    </w:p>
    <w:p w14:paraId="1BBB4E80" w14:textId="4CA85A15" w:rsidR="003113D8" w:rsidRDefault="003113D8" w:rsidP="00E03A87">
      <w:pPr>
        <w:pStyle w:val="Lijstalinea"/>
        <w:numPr>
          <w:ilvl w:val="0"/>
          <w:numId w:val="4"/>
        </w:numPr>
        <w:rPr>
          <w:ins w:id="59" w:author="Milou Buijk" w:date="2021-12-29T12:38:00Z"/>
          <w:rFonts w:ascii="Calibri" w:hAnsi="Calibri" w:cs="Calibri"/>
          <w:b/>
          <w:bCs/>
        </w:rPr>
      </w:pPr>
      <w:ins w:id="60" w:author="Milou Buijk" w:date="2021-12-29T12:10:00Z">
        <w:r>
          <w:rPr>
            <w:rFonts w:ascii="Calibri" w:hAnsi="Calibri" w:cs="Calibri"/>
            <w:b/>
            <w:bCs/>
          </w:rPr>
          <w:t>Probeer termen als ‘de mens’ of ‘persoon’ te vermijden, dit zijn vage termen en zien w</w:t>
        </w:r>
      </w:ins>
      <w:ins w:id="61" w:author="Milou Buijk" w:date="2021-12-29T12:11:00Z">
        <w:r>
          <w:rPr>
            <w:rFonts w:ascii="Calibri" w:hAnsi="Calibri" w:cs="Calibri"/>
            <w:b/>
            <w:bCs/>
          </w:rPr>
          <w:t>e het lief</w:t>
        </w:r>
      </w:ins>
      <w:ins w:id="62" w:author="Milou Buijk" w:date="2021-12-29T12:38:00Z">
        <w:r w:rsidR="00B1777F">
          <w:rPr>
            <w:rFonts w:ascii="Calibri" w:hAnsi="Calibri" w:cs="Calibri"/>
            <w:b/>
            <w:bCs/>
          </w:rPr>
          <w:t>s</w:t>
        </w:r>
      </w:ins>
      <w:ins w:id="63" w:author="Milou Buijk" w:date="2021-12-29T12:11:00Z">
        <w:r>
          <w:rPr>
            <w:rFonts w:ascii="Calibri" w:hAnsi="Calibri" w:cs="Calibri"/>
            <w:b/>
            <w:bCs/>
          </w:rPr>
          <w:t xml:space="preserve">t niet bij </w:t>
        </w:r>
        <w:proofErr w:type="spellStart"/>
        <w:r>
          <w:rPr>
            <w:rFonts w:ascii="Calibri" w:hAnsi="Calibri" w:cs="Calibri"/>
            <w:b/>
            <w:bCs/>
          </w:rPr>
          <w:t>ExpertCollege</w:t>
        </w:r>
        <w:proofErr w:type="spellEnd"/>
        <w:r>
          <w:rPr>
            <w:rFonts w:ascii="Calibri" w:hAnsi="Calibri" w:cs="Calibri"/>
            <w:b/>
            <w:bCs/>
          </w:rPr>
          <w:t>.</w:t>
        </w:r>
      </w:ins>
    </w:p>
    <w:p w14:paraId="7194A9E6" w14:textId="6C8F6C45" w:rsidR="00B1777F" w:rsidRPr="00E03A87" w:rsidRDefault="00B1777F" w:rsidP="00E03A87">
      <w:pPr>
        <w:pStyle w:val="Lijstalinea"/>
        <w:numPr>
          <w:ilvl w:val="0"/>
          <w:numId w:val="4"/>
        </w:numPr>
        <w:rPr>
          <w:ins w:id="64" w:author="Milou Buijk" w:date="2021-12-29T10:40:00Z"/>
          <w:rFonts w:ascii="Calibri" w:hAnsi="Calibri" w:cs="Calibri"/>
          <w:b/>
          <w:bCs/>
          <w:rPrChange w:id="65" w:author="Milou Buijk" w:date="2021-12-29T12:00:00Z">
            <w:rPr>
              <w:ins w:id="66" w:author="Milou Buijk" w:date="2021-12-29T10:40:00Z"/>
            </w:rPr>
          </w:rPrChange>
        </w:rPr>
        <w:pPrChange w:id="67" w:author="Milou Buijk" w:date="2021-12-29T12:00:00Z">
          <w:pPr>
            <w:ind w:firstLine="0"/>
          </w:pPr>
        </w:pPrChange>
      </w:pPr>
      <w:ins w:id="68" w:author="Milou Buijk" w:date="2021-12-29T12:38:00Z">
        <w:r>
          <w:rPr>
            <w:rFonts w:ascii="Calibri" w:hAnsi="Calibri" w:cs="Calibri"/>
            <w:b/>
            <w:bCs/>
          </w:rPr>
          <w:t xml:space="preserve">Sommige antwoordopties/stellingen kunnen korter geformuleerd worden door ze in de actieve vorm op te schrijven. Zie suggesties in de kantlijn. </w:t>
        </w:r>
      </w:ins>
    </w:p>
    <w:p w14:paraId="15A24CD8" w14:textId="10FA29CA" w:rsidR="00FB7F7E" w:rsidRDefault="00FB7F7E" w:rsidP="000B2A4F">
      <w:pPr>
        <w:ind w:firstLine="0"/>
        <w:rPr>
          <w:ins w:id="69" w:author="Milou Buijk" w:date="2021-12-29T12:39:00Z"/>
          <w:rFonts w:ascii="Calibri" w:hAnsi="Calibri" w:cs="Calibri"/>
          <w:b/>
          <w:bCs/>
        </w:rPr>
      </w:pPr>
    </w:p>
    <w:p w14:paraId="6821D58A" w14:textId="75A57560" w:rsidR="00B1777F" w:rsidRDefault="00B1777F" w:rsidP="000B2A4F">
      <w:pPr>
        <w:ind w:firstLine="0"/>
        <w:rPr>
          <w:rFonts w:ascii="Calibri" w:hAnsi="Calibri" w:cs="Calibri"/>
          <w:b/>
          <w:bCs/>
        </w:rPr>
      </w:pPr>
      <w:ins w:id="70" w:author="Milou Buijk" w:date="2021-12-29T12:39:00Z">
        <w:r>
          <w:rPr>
            <w:rFonts w:ascii="Calibri" w:hAnsi="Calibri" w:cs="Calibri"/>
            <w:b/>
            <w:bCs/>
          </w:rPr>
          <w:t xml:space="preserve">Succes met het verwerken van de feedback! </w:t>
        </w:r>
        <w:r w:rsidRPr="00B1777F">
          <w:rPr>
            <w:rFonts w:ascii="Calibri" w:hAnsi="Calibri" w:cs="Calibri"/>
            <w:b/>
            <w:bCs/>
          </w:rPr>
          <w:sym w:font="Wingdings" w:char="F04A"/>
        </w:r>
        <w:r>
          <w:rPr>
            <w:rFonts w:ascii="Calibri" w:hAnsi="Calibri" w:cs="Calibri"/>
            <w:b/>
            <w:bCs/>
          </w:rPr>
          <w:t xml:space="preserve"> </w:t>
        </w:r>
      </w:ins>
    </w:p>
    <w:p w14:paraId="54792C14" w14:textId="479CCF7C" w:rsidR="000B2A4F" w:rsidRDefault="000B2A4F" w:rsidP="000B2A4F">
      <w:pPr>
        <w:ind w:firstLine="0"/>
        <w:rPr>
          <w:rFonts w:ascii="Calibri" w:hAnsi="Calibri" w:cs="Calibri"/>
          <w:b/>
          <w:bCs/>
        </w:rPr>
      </w:pPr>
    </w:p>
    <w:p w14:paraId="2681C9D9" w14:textId="152A4B4B" w:rsidR="000B2A4F" w:rsidRDefault="000B2A4F" w:rsidP="000B2A4F">
      <w:pPr>
        <w:ind w:firstLine="0"/>
        <w:rPr>
          <w:rFonts w:ascii="Calibri" w:hAnsi="Calibri" w:cs="Calibri"/>
          <w:b/>
          <w:bCs/>
        </w:rPr>
      </w:pPr>
      <w:r>
        <w:rPr>
          <w:rFonts w:ascii="Calibri" w:hAnsi="Calibri" w:cs="Calibri"/>
          <w:b/>
          <w:bCs/>
        </w:rPr>
        <w:t>Subject: 15.2 Organisatie van het autonome zenuwstelsel</w:t>
      </w:r>
    </w:p>
    <w:p w14:paraId="65D0A82E" w14:textId="6BC84DC8" w:rsidR="000B2A4F" w:rsidRDefault="000B2A4F" w:rsidP="000B2A4F">
      <w:pPr>
        <w:ind w:firstLine="0"/>
        <w:rPr>
          <w:rFonts w:ascii="Calibri" w:hAnsi="Calibri" w:cs="Calibri"/>
          <w:b/>
          <w:bCs/>
        </w:rPr>
      </w:pPr>
      <w:r>
        <w:rPr>
          <w:rFonts w:ascii="Calibri" w:hAnsi="Calibri" w:cs="Calibri"/>
          <w:b/>
          <w:bCs/>
        </w:rPr>
        <w:t>HTML:</w:t>
      </w:r>
      <w:r w:rsidRPr="000B2A4F">
        <w:rPr>
          <w:rFonts w:ascii="Calibri" w:hAnsi="Calibri" w:cs="Calibri"/>
          <w:b/>
          <w:bCs/>
        </w:rPr>
        <w:t xml:space="preserve"> </w:t>
      </w:r>
      <w:r>
        <w:rPr>
          <w:rFonts w:ascii="Calibri" w:hAnsi="Calibri" w:cs="Calibri"/>
          <w:b/>
          <w:bCs/>
        </w:rPr>
        <w:t>15.2 Organisatie van het autonome zenuwstelsel</w:t>
      </w:r>
    </w:p>
    <w:p w14:paraId="1A871675" w14:textId="4E4A6264" w:rsidR="000B2A4F" w:rsidRDefault="00842DB0" w:rsidP="000B2A4F">
      <w:pPr>
        <w:ind w:firstLine="0"/>
        <w:rPr>
          <w:rFonts w:ascii="Calibri" w:hAnsi="Calibri" w:cs="Calibri"/>
          <w:b/>
          <w:bCs/>
        </w:rPr>
      </w:pPr>
      <w:r>
        <w:rPr>
          <w:rFonts w:ascii="Calibri" w:hAnsi="Calibri" w:cs="Calibri"/>
          <w:b/>
          <w:bCs/>
        </w:rPr>
        <w:t xml:space="preserve">15.2 </w:t>
      </w:r>
      <w:r w:rsidR="000B2A4F">
        <w:rPr>
          <w:rFonts w:ascii="Calibri" w:hAnsi="Calibri" w:cs="Calibri"/>
          <w:b/>
          <w:bCs/>
        </w:rPr>
        <w:t>Organisatie van het autonome zenuwstelsel</w:t>
      </w:r>
    </w:p>
    <w:p w14:paraId="4D727F94" w14:textId="7AEF6C86" w:rsidR="00842DB0" w:rsidRDefault="000B2A4F" w:rsidP="00BB10AE">
      <w:pPr>
        <w:ind w:firstLine="0"/>
        <w:rPr>
          <w:rFonts w:ascii="Calibri" w:hAnsi="Calibri" w:cs="Calibri"/>
        </w:rPr>
      </w:pPr>
      <w:r w:rsidRPr="00842DB0">
        <w:rPr>
          <w:rFonts w:ascii="Calibri" w:hAnsi="Calibri" w:cs="Calibri"/>
          <w:highlight w:val="yellow"/>
        </w:rPr>
        <w:t>Image ID:</w:t>
      </w:r>
      <w:r w:rsidR="00842DB0">
        <w:rPr>
          <w:rFonts w:ascii="Calibri" w:hAnsi="Calibri" w:cs="Calibri"/>
        </w:rPr>
        <w:t xml:space="preserve"> </w:t>
      </w:r>
      <w:r w:rsidR="00BB10AE" w:rsidRPr="00BB10AE">
        <w:rPr>
          <w:rFonts w:ascii="Calibri" w:hAnsi="Calibri" w:cs="Calibri"/>
        </w:rPr>
        <w:t>334543025</w:t>
      </w:r>
    </w:p>
    <w:p w14:paraId="3591EF1F" w14:textId="3A8F4E35" w:rsidR="00842DB0" w:rsidRDefault="00842DB0" w:rsidP="00842DB0">
      <w:pPr>
        <w:ind w:firstLine="0"/>
        <w:rPr>
          <w:rFonts w:ascii="Calibri" w:hAnsi="Calibri" w:cs="Calibri"/>
        </w:rPr>
      </w:pPr>
    </w:p>
    <w:p w14:paraId="26B807D8" w14:textId="2D435F2F" w:rsidR="00842DB0" w:rsidRDefault="00842DB0" w:rsidP="00842DB0">
      <w:pPr>
        <w:ind w:firstLine="0"/>
        <w:rPr>
          <w:rFonts w:ascii="Calibri" w:hAnsi="Calibri" w:cs="Calibri"/>
        </w:rPr>
      </w:pPr>
      <w:r w:rsidRPr="00842DB0">
        <w:rPr>
          <w:rFonts w:ascii="Calibri" w:hAnsi="Calibri" w:cs="Calibri"/>
        </w:rPr>
        <w:lastRenderedPageBreak/>
        <w:t>Het autonome zenuwstelsel (AZS) is geen enkelvoudig, geïsoleerd systeem. Het bestaat uit twee</w:t>
      </w:r>
      <w:r>
        <w:rPr>
          <w:rFonts w:ascii="Calibri" w:hAnsi="Calibri" w:cs="Calibri"/>
        </w:rPr>
        <w:t xml:space="preserve"> </w:t>
      </w:r>
      <w:r w:rsidRPr="00842DB0">
        <w:rPr>
          <w:rFonts w:ascii="Calibri" w:hAnsi="Calibri" w:cs="Calibri"/>
        </w:rPr>
        <w:t>onderdelen, elk met verschillende maar wel complementaire functies: het sympathische zenuwstelsel en het parasympathische zenuwstelsel. Meestal voeren deze twee zenuwstelsels precies tegenovergestelde taken uit, maar dit is niet altijd het geval. Soms wordt een doelorgaan door slechts een van beide stelsels geïnnerveerd en in enkele gevallen werken beide systemen zelfs samen. Het is daarom misschien het best om het sympathische en parasympathische zenuwstelsel te zien als systemen die elkaar aanvullen en elk een eigen doel hebben.</w:t>
      </w:r>
    </w:p>
    <w:p w14:paraId="0CA766F1" w14:textId="0D24EF5D" w:rsidR="00842DB0" w:rsidRDefault="00842DB0" w:rsidP="00842DB0">
      <w:pPr>
        <w:ind w:firstLine="0"/>
        <w:rPr>
          <w:rFonts w:ascii="Calibri" w:hAnsi="Calibri" w:cs="Calibri"/>
        </w:rPr>
      </w:pPr>
    </w:p>
    <w:p w14:paraId="5CFF8505" w14:textId="37597B61" w:rsidR="00842DB0" w:rsidRDefault="00842DB0" w:rsidP="00842DB0">
      <w:pPr>
        <w:ind w:firstLine="0"/>
        <w:rPr>
          <w:rFonts w:ascii="Calibri" w:hAnsi="Calibri" w:cs="Calibri"/>
          <w:color w:val="FF0000"/>
        </w:rPr>
      </w:pPr>
      <w:r>
        <w:rPr>
          <w:rFonts w:ascii="Calibri" w:hAnsi="Calibri" w:cs="Calibri"/>
          <w:color w:val="FF0000"/>
        </w:rPr>
        <w:t>Leerdoel: de student weet dat het autonome zenuwstelsel bestaat uit het sympathische en parasympathische zenuwstelsel.</w:t>
      </w:r>
    </w:p>
    <w:p w14:paraId="7EDF17EB" w14:textId="4FA590D9" w:rsidR="00842DB0" w:rsidRDefault="00842DB0" w:rsidP="00842DB0">
      <w:pPr>
        <w:ind w:firstLine="0"/>
        <w:rPr>
          <w:rFonts w:ascii="Calibri" w:hAnsi="Calibri" w:cs="Calibri"/>
          <w:color w:val="FF0000"/>
        </w:rPr>
      </w:pPr>
      <w:commentRangeStart w:id="71"/>
    </w:p>
    <w:p w14:paraId="79507568" w14:textId="70FCFED3" w:rsidR="00842DB0" w:rsidRPr="0029707E" w:rsidRDefault="00842DB0" w:rsidP="00842DB0">
      <w:pPr>
        <w:ind w:firstLine="0"/>
        <w:rPr>
          <w:rFonts w:ascii="Calibri" w:hAnsi="Calibri" w:cs="Calibri"/>
          <w:b/>
          <w:color w:val="4472C4" w:themeColor="accent1"/>
          <w:rPrChange w:id="72" w:author="Milou Buijk" w:date="2021-12-29T10:42:00Z">
            <w:rPr>
              <w:rFonts w:ascii="Calibri" w:hAnsi="Calibri" w:cs="Calibri"/>
              <w:color w:val="4472C4" w:themeColor="accent1"/>
            </w:rPr>
          </w:rPrChange>
        </w:rPr>
      </w:pPr>
      <w:proofErr w:type="spellStart"/>
      <w:r w:rsidRPr="0029707E">
        <w:rPr>
          <w:rFonts w:ascii="Calibri" w:hAnsi="Calibri" w:cs="Calibri"/>
          <w:b/>
          <w:color w:val="4472C4" w:themeColor="accent1"/>
          <w:rPrChange w:id="73" w:author="Milou Buijk" w:date="2021-12-29T10:42:00Z">
            <w:rPr>
              <w:rFonts w:ascii="Calibri" w:hAnsi="Calibri" w:cs="Calibri"/>
              <w:color w:val="4472C4" w:themeColor="accent1"/>
            </w:rPr>
          </w:rPrChange>
        </w:rPr>
        <w:t>Fluster</w:t>
      </w:r>
      <w:commentRangeEnd w:id="71"/>
      <w:proofErr w:type="spellEnd"/>
      <w:r w:rsidR="0029707E">
        <w:rPr>
          <w:rStyle w:val="Verwijzingopmerking"/>
        </w:rPr>
        <w:commentReference w:id="71"/>
      </w:r>
    </w:p>
    <w:p w14:paraId="34C8D9D7" w14:textId="1859EA3E" w:rsidR="00842DB0" w:rsidRDefault="00842DB0" w:rsidP="00842DB0">
      <w:pPr>
        <w:ind w:firstLine="0"/>
        <w:rPr>
          <w:rFonts w:ascii="Calibri" w:hAnsi="Calibri" w:cs="Calibri"/>
          <w:color w:val="4472C4" w:themeColor="accent1"/>
        </w:rPr>
      </w:pPr>
    </w:p>
    <w:p w14:paraId="4C7C1DE5" w14:textId="3EBC50F1" w:rsidR="00842DB0" w:rsidRDefault="00842DB0" w:rsidP="00842DB0">
      <w:pPr>
        <w:ind w:firstLine="0"/>
        <w:rPr>
          <w:rFonts w:ascii="Calibri" w:hAnsi="Calibri" w:cs="Calibri"/>
          <w:color w:val="4472C4" w:themeColor="accent1"/>
        </w:rPr>
      </w:pPr>
      <w:r>
        <w:rPr>
          <w:rFonts w:ascii="Calibri" w:hAnsi="Calibri" w:cs="Calibri"/>
          <w:color w:val="4472C4" w:themeColor="accent1"/>
        </w:rPr>
        <w:t xml:space="preserve">Theorie: </w:t>
      </w:r>
    </w:p>
    <w:p w14:paraId="597A0105" w14:textId="6C659BA6" w:rsidR="00842DB0" w:rsidRDefault="00842DB0" w:rsidP="00842DB0">
      <w:pPr>
        <w:ind w:firstLine="0"/>
        <w:rPr>
          <w:rFonts w:ascii="Calibri" w:hAnsi="Calibri" w:cs="Calibri"/>
          <w:color w:val="4472C4" w:themeColor="accent1"/>
        </w:rPr>
      </w:pPr>
      <w:r w:rsidRPr="00842DB0">
        <w:rPr>
          <w:rFonts w:ascii="Calibri" w:hAnsi="Calibri" w:cs="Calibri"/>
          <w:color w:val="4472C4" w:themeColor="accent1"/>
        </w:rPr>
        <w:t>Het autonome zenuwstelsel</w:t>
      </w:r>
      <w:r>
        <w:rPr>
          <w:rFonts w:ascii="Calibri" w:hAnsi="Calibri" w:cs="Calibri"/>
          <w:color w:val="4472C4" w:themeColor="accent1"/>
        </w:rPr>
        <w:t xml:space="preserve"> </w:t>
      </w:r>
      <w:r w:rsidRPr="00842DB0">
        <w:rPr>
          <w:rFonts w:ascii="Calibri" w:hAnsi="Calibri" w:cs="Calibri"/>
          <w:color w:val="4472C4" w:themeColor="accent1"/>
        </w:rPr>
        <w:t>is geen enkelvoudig, geïsoleerd systeem. Het bestaat uit twee onderdelen,</w:t>
      </w:r>
      <w:r w:rsidRPr="00842DB0">
        <w:t xml:space="preserve"> </w:t>
      </w:r>
      <w:r w:rsidRPr="00842DB0">
        <w:rPr>
          <w:rFonts w:ascii="Calibri" w:hAnsi="Calibri" w:cs="Calibri"/>
          <w:color w:val="4472C4" w:themeColor="accent1"/>
        </w:rPr>
        <w:t>elk met verschillende maar wel complementaire functie</w:t>
      </w:r>
      <w:r>
        <w:rPr>
          <w:rFonts w:ascii="Calibri" w:hAnsi="Calibri" w:cs="Calibri"/>
          <w:color w:val="4472C4" w:themeColor="accent1"/>
        </w:rPr>
        <w:t>s.</w:t>
      </w:r>
    </w:p>
    <w:p w14:paraId="11112552" w14:textId="59D1718F" w:rsidR="00842DB0" w:rsidRDefault="00842DB0" w:rsidP="00842DB0">
      <w:pPr>
        <w:ind w:firstLine="0"/>
        <w:rPr>
          <w:rFonts w:ascii="Calibri" w:hAnsi="Calibri" w:cs="Calibri"/>
          <w:color w:val="4472C4" w:themeColor="accent1"/>
        </w:rPr>
      </w:pPr>
    </w:p>
    <w:p w14:paraId="52FE72AF" w14:textId="1EB22DCB" w:rsidR="00842DB0" w:rsidRDefault="00842DB0" w:rsidP="00842DB0">
      <w:pPr>
        <w:ind w:firstLine="0"/>
        <w:rPr>
          <w:rFonts w:ascii="Calibri" w:hAnsi="Calibri" w:cs="Calibri"/>
          <w:color w:val="4472C4" w:themeColor="accent1"/>
        </w:rPr>
      </w:pPr>
      <w:r>
        <w:rPr>
          <w:rFonts w:ascii="Calibri" w:hAnsi="Calibri" w:cs="Calibri"/>
          <w:color w:val="4472C4" w:themeColor="accent1"/>
        </w:rPr>
        <w:t>Stelling:</w:t>
      </w:r>
      <w:r>
        <w:rPr>
          <w:rFonts w:ascii="Calibri" w:hAnsi="Calibri" w:cs="Calibri"/>
          <w:color w:val="4472C4" w:themeColor="accent1"/>
        </w:rPr>
        <w:br/>
      </w:r>
      <w:commentRangeStart w:id="74"/>
      <w:r>
        <w:rPr>
          <w:rFonts w:ascii="Calibri" w:hAnsi="Calibri" w:cs="Calibri"/>
          <w:color w:val="4472C4" w:themeColor="accent1"/>
        </w:rPr>
        <w:t>Deze onderdelen</w:t>
      </w:r>
      <w:r w:rsidR="008E44A4">
        <w:rPr>
          <w:rFonts w:ascii="Calibri" w:hAnsi="Calibri" w:cs="Calibri"/>
          <w:color w:val="4472C4" w:themeColor="accent1"/>
        </w:rPr>
        <w:t xml:space="preserve"> heten het </w:t>
      </w:r>
      <w:commentRangeEnd w:id="74"/>
      <w:r w:rsidR="0029707E">
        <w:rPr>
          <w:rStyle w:val="Verwijzingopmerking"/>
        </w:rPr>
        <w:commentReference w:id="74"/>
      </w:r>
      <w:r w:rsidR="008E44A4">
        <w:rPr>
          <w:rFonts w:ascii="Calibri" w:hAnsi="Calibri" w:cs="Calibri"/>
          <w:color w:val="4472C4" w:themeColor="accent1"/>
        </w:rPr>
        <w:t>….. zenuwstelsel.</w:t>
      </w:r>
    </w:p>
    <w:p w14:paraId="34938C4E" w14:textId="2638E159" w:rsidR="008E44A4" w:rsidRDefault="008E44A4" w:rsidP="00842DB0">
      <w:pPr>
        <w:ind w:firstLine="0"/>
        <w:rPr>
          <w:rFonts w:ascii="Calibri" w:hAnsi="Calibri" w:cs="Calibri"/>
          <w:color w:val="4472C4" w:themeColor="accent1"/>
        </w:rPr>
      </w:pPr>
    </w:p>
    <w:p w14:paraId="6F29D26B" w14:textId="054E9B63" w:rsidR="008E44A4" w:rsidRDefault="008E44A4" w:rsidP="00842DB0">
      <w:pPr>
        <w:ind w:firstLine="0"/>
        <w:rPr>
          <w:rFonts w:ascii="Calibri" w:hAnsi="Calibri" w:cs="Calibri"/>
          <w:color w:val="4472C4" w:themeColor="accent1"/>
        </w:rPr>
      </w:pPr>
      <w:commentRangeStart w:id="75"/>
      <w:r>
        <w:rPr>
          <w:rFonts w:ascii="Calibri" w:hAnsi="Calibri" w:cs="Calibri"/>
          <w:color w:val="4472C4" w:themeColor="accent1"/>
        </w:rPr>
        <w:t>Eerste en tweede autonome</w:t>
      </w:r>
    </w:p>
    <w:p w14:paraId="3E9DE153" w14:textId="33ABD1D9" w:rsidR="008E44A4" w:rsidRDefault="008E44A4" w:rsidP="00842DB0">
      <w:pPr>
        <w:ind w:firstLine="0"/>
        <w:rPr>
          <w:rFonts w:ascii="Calibri" w:hAnsi="Calibri" w:cs="Calibri"/>
          <w:b/>
          <w:bCs/>
          <w:color w:val="4472C4" w:themeColor="accent1"/>
        </w:rPr>
      </w:pPr>
      <w:r w:rsidRPr="008E44A4">
        <w:rPr>
          <w:rFonts w:ascii="Calibri" w:hAnsi="Calibri" w:cs="Calibri"/>
          <w:b/>
          <w:bCs/>
          <w:color w:val="4472C4" w:themeColor="accent1"/>
        </w:rPr>
        <w:t xml:space="preserve">Sympathische en parasympathische </w:t>
      </w:r>
    </w:p>
    <w:p w14:paraId="619E441A" w14:textId="6B01DE48" w:rsidR="008E44A4" w:rsidRDefault="008E44A4" w:rsidP="00842DB0">
      <w:pPr>
        <w:ind w:firstLine="0"/>
        <w:rPr>
          <w:rFonts w:ascii="Calibri" w:hAnsi="Calibri" w:cs="Calibri"/>
          <w:color w:val="4472C4" w:themeColor="accent1"/>
        </w:rPr>
      </w:pPr>
      <w:r>
        <w:rPr>
          <w:rFonts w:ascii="Calibri" w:hAnsi="Calibri" w:cs="Calibri"/>
          <w:color w:val="4472C4" w:themeColor="accent1"/>
        </w:rPr>
        <w:t>Centrale en perifere</w:t>
      </w:r>
    </w:p>
    <w:p w14:paraId="41B9735B" w14:textId="1F2531E6" w:rsidR="008E44A4" w:rsidRDefault="008E44A4" w:rsidP="00842DB0">
      <w:pPr>
        <w:ind w:firstLine="0"/>
        <w:rPr>
          <w:rFonts w:ascii="Calibri" w:hAnsi="Calibri" w:cs="Calibri"/>
          <w:color w:val="4472C4" w:themeColor="accent1"/>
        </w:rPr>
      </w:pPr>
      <w:r>
        <w:rPr>
          <w:rFonts w:ascii="Calibri" w:hAnsi="Calibri" w:cs="Calibri"/>
          <w:color w:val="4472C4" w:themeColor="accent1"/>
        </w:rPr>
        <w:t>Somatische en vertebrale</w:t>
      </w:r>
      <w:commentRangeEnd w:id="75"/>
      <w:r w:rsidR="0029707E">
        <w:rPr>
          <w:rStyle w:val="Verwijzingopmerking"/>
        </w:rPr>
        <w:commentReference w:id="75"/>
      </w:r>
    </w:p>
    <w:p w14:paraId="70F7F7F4" w14:textId="73F03CB4" w:rsidR="008E44A4" w:rsidRDefault="008E44A4" w:rsidP="00842DB0">
      <w:pPr>
        <w:ind w:firstLine="0"/>
        <w:rPr>
          <w:rFonts w:ascii="Calibri" w:hAnsi="Calibri" w:cs="Calibri"/>
          <w:color w:val="4472C4" w:themeColor="accent1"/>
        </w:rPr>
      </w:pPr>
    </w:p>
    <w:p w14:paraId="6255C956" w14:textId="6A211F77" w:rsidR="008E44A4" w:rsidRDefault="008E44A4" w:rsidP="00842DB0">
      <w:pPr>
        <w:ind w:firstLine="0"/>
        <w:rPr>
          <w:rFonts w:ascii="Calibri" w:hAnsi="Calibri" w:cs="Calibri"/>
          <w:color w:val="4472C4" w:themeColor="accent1"/>
        </w:rPr>
      </w:pPr>
      <w:r>
        <w:rPr>
          <w:rFonts w:ascii="Calibri" w:hAnsi="Calibri" w:cs="Calibri"/>
          <w:color w:val="4472C4" w:themeColor="accent1"/>
        </w:rPr>
        <w:t>Extra info:</w:t>
      </w:r>
    </w:p>
    <w:p w14:paraId="13C10AB9" w14:textId="6E085673" w:rsidR="008E44A4" w:rsidRDefault="008E44A4" w:rsidP="00842DB0">
      <w:pPr>
        <w:ind w:firstLine="0"/>
        <w:rPr>
          <w:rFonts w:ascii="Calibri" w:hAnsi="Calibri" w:cs="Calibri"/>
          <w:color w:val="4472C4" w:themeColor="accent1"/>
        </w:rPr>
      </w:pPr>
      <w:commentRangeStart w:id="76"/>
      <w:r w:rsidRPr="008E44A4">
        <w:rPr>
          <w:rFonts w:ascii="Calibri" w:hAnsi="Calibri" w:cs="Calibri"/>
          <w:color w:val="4472C4" w:themeColor="accent1"/>
        </w:rPr>
        <w:t>Meestal voeren deze twee zenuwstelsels precies tegenovergestelde taken uit, maar dit is niet altijd het geval. Soms wordt een doelorgaan door slechts een van beide stelsels geïnnerveerd en in enkele gevallen werken beide systemen zelfs samen.</w:t>
      </w:r>
      <w:commentRangeEnd w:id="76"/>
      <w:r w:rsidR="0029707E">
        <w:rPr>
          <w:rStyle w:val="Verwijzingopmerking"/>
        </w:rPr>
        <w:commentReference w:id="76"/>
      </w:r>
    </w:p>
    <w:p w14:paraId="50E958DC" w14:textId="2302DD18" w:rsidR="008E44A4" w:rsidDel="0029707E" w:rsidRDefault="008E44A4" w:rsidP="00842DB0">
      <w:pPr>
        <w:ind w:firstLine="0"/>
        <w:rPr>
          <w:del w:id="77" w:author="Milou Buijk" w:date="2021-12-29T10:45:00Z"/>
          <w:rFonts w:ascii="Calibri" w:hAnsi="Calibri" w:cs="Calibri"/>
          <w:color w:val="4472C4" w:themeColor="accent1"/>
        </w:rPr>
      </w:pPr>
    </w:p>
    <w:p w14:paraId="3FE8AE25" w14:textId="010C8AEB" w:rsidR="008E44A4" w:rsidRDefault="008E44A4" w:rsidP="00842DB0">
      <w:pPr>
        <w:ind w:firstLine="0"/>
        <w:rPr>
          <w:rFonts w:ascii="Calibri" w:hAnsi="Calibri" w:cs="Calibri"/>
          <w:color w:val="4472C4" w:themeColor="accent1"/>
        </w:rPr>
      </w:pPr>
    </w:p>
    <w:p w14:paraId="2536798C" w14:textId="77777777" w:rsidR="008E44A4" w:rsidRDefault="008E44A4" w:rsidP="008E44A4">
      <w:pPr>
        <w:ind w:firstLine="0"/>
        <w:rPr>
          <w:rFonts w:ascii="Calibri" w:hAnsi="Calibri" w:cs="Calibri"/>
          <w:color w:val="4472C4" w:themeColor="accent1"/>
        </w:rPr>
      </w:pPr>
      <w:r>
        <w:rPr>
          <w:rFonts w:ascii="Calibri" w:hAnsi="Calibri" w:cs="Calibri"/>
          <w:color w:val="4472C4" w:themeColor="accent1"/>
        </w:rPr>
        <w:t xml:space="preserve">Theorie: </w:t>
      </w:r>
    </w:p>
    <w:p w14:paraId="35E1B89E" w14:textId="77777777" w:rsidR="008E44A4" w:rsidRDefault="008E44A4" w:rsidP="008E44A4">
      <w:pPr>
        <w:ind w:firstLine="0"/>
        <w:rPr>
          <w:rFonts w:ascii="Calibri" w:hAnsi="Calibri" w:cs="Calibri"/>
          <w:color w:val="4472C4" w:themeColor="accent1"/>
        </w:rPr>
      </w:pPr>
      <w:r w:rsidRPr="00842DB0">
        <w:rPr>
          <w:rFonts w:ascii="Calibri" w:hAnsi="Calibri" w:cs="Calibri"/>
          <w:color w:val="4472C4" w:themeColor="accent1"/>
        </w:rPr>
        <w:t>Het autonome zenuwstelsel</w:t>
      </w:r>
      <w:r>
        <w:rPr>
          <w:rFonts w:ascii="Calibri" w:hAnsi="Calibri" w:cs="Calibri"/>
          <w:color w:val="4472C4" w:themeColor="accent1"/>
        </w:rPr>
        <w:t xml:space="preserve"> </w:t>
      </w:r>
      <w:r w:rsidRPr="00842DB0">
        <w:rPr>
          <w:rFonts w:ascii="Calibri" w:hAnsi="Calibri" w:cs="Calibri"/>
          <w:color w:val="4472C4" w:themeColor="accent1"/>
        </w:rPr>
        <w:t>is geen enkelvoudig, geïsoleerd systeem. Het bestaat uit twee onderdelen,</w:t>
      </w:r>
      <w:r w:rsidRPr="00842DB0">
        <w:t xml:space="preserve"> </w:t>
      </w:r>
      <w:r w:rsidRPr="00842DB0">
        <w:rPr>
          <w:rFonts w:ascii="Calibri" w:hAnsi="Calibri" w:cs="Calibri"/>
          <w:color w:val="4472C4" w:themeColor="accent1"/>
        </w:rPr>
        <w:t>elk met verschillende maar wel complementaire functie</w:t>
      </w:r>
      <w:r>
        <w:rPr>
          <w:rFonts w:ascii="Calibri" w:hAnsi="Calibri" w:cs="Calibri"/>
          <w:color w:val="4472C4" w:themeColor="accent1"/>
        </w:rPr>
        <w:t>s.</w:t>
      </w:r>
    </w:p>
    <w:p w14:paraId="2F744730" w14:textId="77777777" w:rsidR="008E44A4" w:rsidRDefault="008E44A4" w:rsidP="008E44A4">
      <w:pPr>
        <w:ind w:firstLine="0"/>
        <w:rPr>
          <w:rFonts w:ascii="Calibri" w:hAnsi="Calibri" w:cs="Calibri"/>
          <w:color w:val="4472C4" w:themeColor="accent1"/>
        </w:rPr>
      </w:pPr>
    </w:p>
    <w:p w14:paraId="1ADBC259" w14:textId="0ED0BF74" w:rsidR="008E44A4" w:rsidRDefault="008E44A4" w:rsidP="008E44A4">
      <w:pPr>
        <w:ind w:firstLine="0"/>
        <w:rPr>
          <w:rFonts w:ascii="Calibri" w:hAnsi="Calibri" w:cs="Calibri"/>
          <w:color w:val="4472C4" w:themeColor="accent1"/>
        </w:rPr>
      </w:pPr>
      <w:r>
        <w:rPr>
          <w:rFonts w:ascii="Calibri" w:hAnsi="Calibri" w:cs="Calibri"/>
          <w:color w:val="4472C4" w:themeColor="accent1"/>
        </w:rPr>
        <w:t>Stelling:</w:t>
      </w:r>
      <w:r>
        <w:rPr>
          <w:rFonts w:ascii="Calibri" w:hAnsi="Calibri" w:cs="Calibri"/>
          <w:color w:val="4472C4" w:themeColor="accent1"/>
        </w:rPr>
        <w:br/>
      </w:r>
      <w:commentRangeStart w:id="78"/>
      <w:r>
        <w:rPr>
          <w:rFonts w:ascii="Calibri" w:hAnsi="Calibri" w:cs="Calibri"/>
          <w:color w:val="4472C4" w:themeColor="accent1"/>
        </w:rPr>
        <w:t xml:space="preserve">Deze onderdelen heten het sympathische en </w:t>
      </w:r>
      <w:proofErr w:type="spellStart"/>
      <w:r>
        <w:rPr>
          <w:rFonts w:ascii="Calibri" w:hAnsi="Calibri" w:cs="Calibri"/>
          <w:color w:val="4472C4" w:themeColor="accent1"/>
        </w:rPr>
        <w:t>parasympathische</w:t>
      </w:r>
      <w:proofErr w:type="spellEnd"/>
      <w:r>
        <w:rPr>
          <w:rFonts w:ascii="Calibri" w:hAnsi="Calibri" w:cs="Calibri"/>
          <w:color w:val="4472C4" w:themeColor="accent1"/>
        </w:rPr>
        <w:t xml:space="preserve"> zenuwstelsel.</w:t>
      </w:r>
      <w:commentRangeEnd w:id="78"/>
      <w:r w:rsidR="0033126A">
        <w:rPr>
          <w:rStyle w:val="Verwijzingopmerking"/>
        </w:rPr>
        <w:commentReference w:id="78"/>
      </w:r>
    </w:p>
    <w:p w14:paraId="794D8D98" w14:textId="2F3DF2DC" w:rsidR="008E44A4" w:rsidRDefault="008E44A4" w:rsidP="008E44A4">
      <w:pPr>
        <w:ind w:firstLine="0"/>
        <w:rPr>
          <w:rFonts w:ascii="Calibri" w:hAnsi="Calibri" w:cs="Calibri"/>
          <w:color w:val="4472C4" w:themeColor="accent1"/>
        </w:rPr>
      </w:pPr>
    </w:p>
    <w:p w14:paraId="769AB876" w14:textId="2C2D48E6" w:rsidR="008E44A4" w:rsidRDefault="008E44A4" w:rsidP="008E44A4">
      <w:pPr>
        <w:ind w:firstLine="0"/>
        <w:rPr>
          <w:rFonts w:ascii="Calibri" w:hAnsi="Calibri" w:cs="Calibri"/>
          <w:b/>
          <w:bCs/>
          <w:color w:val="4472C4" w:themeColor="accent1"/>
        </w:rPr>
      </w:pPr>
      <w:r>
        <w:rPr>
          <w:rFonts w:ascii="Calibri" w:hAnsi="Calibri" w:cs="Calibri"/>
          <w:b/>
          <w:bCs/>
          <w:color w:val="4472C4" w:themeColor="accent1"/>
        </w:rPr>
        <w:t>Deze stelling is correct</w:t>
      </w:r>
    </w:p>
    <w:p w14:paraId="6052629D" w14:textId="1A1E1171" w:rsidR="008E44A4" w:rsidRDefault="008E44A4" w:rsidP="008E44A4">
      <w:pPr>
        <w:ind w:firstLine="0"/>
        <w:rPr>
          <w:rFonts w:ascii="Calibri" w:hAnsi="Calibri" w:cs="Calibri"/>
          <w:color w:val="4472C4" w:themeColor="accent1"/>
        </w:rPr>
      </w:pPr>
      <w:r>
        <w:rPr>
          <w:rFonts w:ascii="Calibri" w:hAnsi="Calibri" w:cs="Calibri"/>
          <w:color w:val="4472C4" w:themeColor="accent1"/>
        </w:rPr>
        <w:t>Deze stelling is niet correct</w:t>
      </w:r>
    </w:p>
    <w:p w14:paraId="0E8FD214" w14:textId="3E7AFB51" w:rsidR="008E44A4" w:rsidRDefault="008E44A4" w:rsidP="008E44A4">
      <w:pPr>
        <w:ind w:firstLine="0"/>
        <w:rPr>
          <w:rFonts w:ascii="Calibri" w:hAnsi="Calibri" w:cs="Calibri"/>
          <w:color w:val="4472C4" w:themeColor="accent1"/>
        </w:rPr>
      </w:pPr>
    </w:p>
    <w:p w14:paraId="14120CFA" w14:textId="77777777" w:rsidR="008E44A4" w:rsidRDefault="008E44A4" w:rsidP="008E44A4">
      <w:pPr>
        <w:ind w:firstLine="0"/>
        <w:rPr>
          <w:rFonts w:ascii="Calibri" w:hAnsi="Calibri" w:cs="Calibri"/>
          <w:color w:val="4472C4" w:themeColor="accent1"/>
        </w:rPr>
      </w:pPr>
      <w:r>
        <w:rPr>
          <w:rFonts w:ascii="Calibri" w:hAnsi="Calibri" w:cs="Calibri"/>
          <w:color w:val="4472C4" w:themeColor="accent1"/>
        </w:rPr>
        <w:t>Extra info:</w:t>
      </w:r>
    </w:p>
    <w:p w14:paraId="13888ACB" w14:textId="77777777" w:rsidR="008E44A4" w:rsidDel="0033126A" w:rsidRDefault="008E44A4" w:rsidP="008E44A4">
      <w:pPr>
        <w:ind w:firstLine="0"/>
        <w:rPr>
          <w:del w:id="79" w:author="Milou Buijk" w:date="2021-12-29T10:54:00Z"/>
          <w:rFonts w:ascii="Calibri" w:hAnsi="Calibri" w:cs="Calibri"/>
          <w:color w:val="4472C4" w:themeColor="accent1"/>
        </w:rPr>
      </w:pPr>
      <w:r w:rsidRPr="008E44A4">
        <w:rPr>
          <w:rFonts w:ascii="Calibri" w:hAnsi="Calibri" w:cs="Calibri"/>
          <w:color w:val="4472C4" w:themeColor="accent1"/>
        </w:rPr>
        <w:t>Meestal voeren deze twee zenuwstelsels precies tegenovergestelde taken uit, maar dit is niet altijd het geval. Soms wordt een doelorgaan door slechts een van beide stelsels geïnnerveerd en in enkele gevallen werken beide systemen zelfs samen.</w:t>
      </w:r>
    </w:p>
    <w:p w14:paraId="0F083928" w14:textId="49856821" w:rsidR="008E44A4" w:rsidRDefault="008E44A4" w:rsidP="008E44A4">
      <w:pPr>
        <w:ind w:firstLine="0"/>
        <w:rPr>
          <w:rFonts w:ascii="Calibri" w:hAnsi="Calibri" w:cs="Calibri"/>
          <w:color w:val="4472C4" w:themeColor="accent1"/>
        </w:rPr>
      </w:pPr>
    </w:p>
    <w:p w14:paraId="1DF8A776" w14:textId="673D1BCD" w:rsidR="008E44A4" w:rsidRDefault="008E44A4" w:rsidP="008E44A4">
      <w:pPr>
        <w:ind w:firstLine="0"/>
        <w:rPr>
          <w:rFonts w:ascii="Calibri" w:hAnsi="Calibri" w:cs="Calibri"/>
          <w:color w:val="4472C4" w:themeColor="accent1"/>
        </w:rPr>
      </w:pPr>
    </w:p>
    <w:p w14:paraId="7E69CD73" w14:textId="77777777" w:rsidR="008E44A4" w:rsidRDefault="008E44A4" w:rsidP="008E44A4">
      <w:pPr>
        <w:ind w:firstLine="0"/>
        <w:rPr>
          <w:rFonts w:ascii="Calibri" w:hAnsi="Calibri" w:cs="Calibri"/>
          <w:color w:val="4472C4" w:themeColor="accent1"/>
        </w:rPr>
      </w:pPr>
      <w:r>
        <w:rPr>
          <w:rFonts w:ascii="Calibri" w:hAnsi="Calibri" w:cs="Calibri"/>
          <w:color w:val="4472C4" w:themeColor="accent1"/>
        </w:rPr>
        <w:t xml:space="preserve">Theorie: </w:t>
      </w:r>
    </w:p>
    <w:p w14:paraId="3BFBC218" w14:textId="77777777" w:rsidR="008E44A4" w:rsidRDefault="008E44A4" w:rsidP="008E44A4">
      <w:pPr>
        <w:ind w:firstLine="0"/>
        <w:rPr>
          <w:rFonts w:ascii="Calibri" w:hAnsi="Calibri" w:cs="Calibri"/>
          <w:color w:val="4472C4" w:themeColor="accent1"/>
        </w:rPr>
      </w:pPr>
      <w:r w:rsidRPr="00842DB0">
        <w:rPr>
          <w:rFonts w:ascii="Calibri" w:hAnsi="Calibri" w:cs="Calibri"/>
          <w:color w:val="4472C4" w:themeColor="accent1"/>
        </w:rPr>
        <w:t>Het autonome zenuwstelsel</w:t>
      </w:r>
      <w:r>
        <w:rPr>
          <w:rFonts w:ascii="Calibri" w:hAnsi="Calibri" w:cs="Calibri"/>
          <w:color w:val="4472C4" w:themeColor="accent1"/>
        </w:rPr>
        <w:t xml:space="preserve"> </w:t>
      </w:r>
      <w:r w:rsidRPr="00842DB0">
        <w:rPr>
          <w:rFonts w:ascii="Calibri" w:hAnsi="Calibri" w:cs="Calibri"/>
          <w:color w:val="4472C4" w:themeColor="accent1"/>
        </w:rPr>
        <w:t>is geen enkelvoudig, geïsoleerd systeem. Het bestaat uit twee onderdelen,</w:t>
      </w:r>
      <w:r w:rsidRPr="00842DB0">
        <w:t xml:space="preserve"> </w:t>
      </w:r>
      <w:r w:rsidRPr="00842DB0">
        <w:rPr>
          <w:rFonts w:ascii="Calibri" w:hAnsi="Calibri" w:cs="Calibri"/>
          <w:color w:val="4472C4" w:themeColor="accent1"/>
        </w:rPr>
        <w:t>elk met verschillende maar wel complementaire functie</w:t>
      </w:r>
      <w:r>
        <w:rPr>
          <w:rFonts w:ascii="Calibri" w:hAnsi="Calibri" w:cs="Calibri"/>
          <w:color w:val="4472C4" w:themeColor="accent1"/>
        </w:rPr>
        <w:t>s.</w:t>
      </w:r>
    </w:p>
    <w:p w14:paraId="4451DC60" w14:textId="77777777" w:rsidR="008E44A4" w:rsidRDefault="008E44A4" w:rsidP="008E44A4">
      <w:pPr>
        <w:ind w:firstLine="0"/>
        <w:rPr>
          <w:rFonts w:ascii="Calibri" w:hAnsi="Calibri" w:cs="Calibri"/>
          <w:color w:val="4472C4" w:themeColor="accent1"/>
        </w:rPr>
      </w:pPr>
    </w:p>
    <w:p w14:paraId="1380178F" w14:textId="56AA1389" w:rsidR="008E44A4" w:rsidRDefault="008E44A4" w:rsidP="008E44A4">
      <w:pPr>
        <w:ind w:firstLine="0"/>
        <w:rPr>
          <w:rFonts w:ascii="Calibri" w:hAnsi="Calibri" w:cs="Calibri"/>
          <w:color w:val="4472C4" w:themeColor="accent1"/>
        </w:rPr>
      </w:pPr>
      <w:commentRangeStart w:id="80"/>
      <w:r>
        <w:rPr>
          <w:rFonts w:ascii="Calibri" w:hAnsi="Calibri" w:cs="Calibri"/>
          <w:color w:val="4472C4" w:themeColor="accent1"/>
        </w:rPr>
        <w:t>Stelling:</w:t>
      </w:r>
      <w:r>
        <w:rPr>
          <w:rFonts w:ascii="Calibri" w:hAnsi="Calibri" w:cs="Calibri"/>
          <w:color w:val="4472C4" w:themeColor="accent1"/>
        </w:rPr>
        <w:br/>
        <w:t>Deze onderdelen heten het centrale en perifere zenuwstelsel.</w:t>
      </w:r>
      <w:commentRangeEnd w:id="80"/>
      <w:r w:rsidR="0033126A">
        <w:rPr>
          <w:rStyle w:val="Verwijzingopmerking"/>
        </w:rPr>
        <w:commentReference w:id="80"/>
      </w:r>
    </w:p>
    <w:p w14:paraId="2F491183" w14:textId="77777777" w:rsidR="008E44A4" w:rsidRPr="008E44A4" w:rsidRDefault="008E44A4" w:rsidP="008E44A4">
      <w:pPr>
        <w:ind w:firstLine="0"/>
        <w:rPr>
          <w:rFonts w:ascii="Calibri" w:hAnsi="Calibri" w:cs="Calibri"/>
          <w:color w:val="4472C4" w:themeColor="accent1"/>
        </w:rPr>
      </w:pPr>
    </w:p>
    <w:p w14:paraId="52DC0A7C" w14:textId="77777777" w:rsidR="008E44A4" w:rsidRPr="008E44A4" w:rsidRDefault="008E44A4" w:rsidP="008E44A4">
      <w:pPr>
        <w:ind w:firstLine="0"/>
        <w:rPr>
          <w:rFonts w:ascii="Calibri" w:hAnsi="Calibri" w:cs="Calibri"/>
          <w:color w:val="4472C4" w:themeColor="accent1"/>
        </w:rPr>
      </w:pPr>
      <w:r w:rsidRPr="008E44A4">
        <w:rPr>
          <w:rFonts w:ascii="Calibri" w:hAnsi="Calibri" w:cs="Calibri"/>
          <w:color w:val="4472C4" w:themeColor="accent1"/>
        </w:rPr>
        <w:lastRenderedPageBreak/>
        <w:t>Deze stelling is correct</w:t>
      </w:r>
    </w:p>
    <w:p w14:paraId="5E8B0845" w14:textId="77777777" w:rsidR="008E44A4" w:rsidRPr="008E44A4" w:rsidRDefault="008E44A4" w:rsidP="008E44A4">
      <w:pPr>
        <w:ind w:firstLine="0"/>
        <w:rPr>
          <w:rFonts w:ascii="Calibri" w:hAnsi="Calibri" w:cs="Calibri"/>
          <w:b/>
          <w:bCs/>
          <w:color w:val="4472C4" w:themeColor="accent1"/>
        </w:rPr>
      </w:pPr>
      <w:r w:rsidRPr="008E44A4">
        <w:rPr>
          <w:rFonts w:ascii="Calibri" w:hAnsi="Calibri" w:cs="Calibri"/>
          <w:b/>
          <w:bCs/>
          <w:color w:val="4472C4" w:themeColor="accent1"/>
        </w:rPr>
        <w:t>Deze stelling is niet correct</w:t>
      </w:r>
    </w:p>
    <w:p w14:paraId="593A1B4F" w14:textId="16C91503" w:rsidR="008E44A4" w:rsidRDefault="008E44A4" w:rsidP="00842DB0">
      <w:pPr>
        <w:ind w:firstLine="0"/>
        <w:rPr>
          <w:rFonts w:ascii="Calibri" w:hAnsi="Calibri" w:cs="Calibri"/>
          <w:color w:val="4472C4" w:themeColor="accent1"/>
        </w:rPr>
      </w:pPr>
    </w:p>
    <w:p w14:paraId="3B37D4AE" w14:textId="139F6BFC" w:rsidR="008E44A4" w:rsidRDefault="008E44A4" w:rsidP="00842DB0">
      <w:pPr>
        <w:ind w:firstLine="0"/>
        <w:rPr>
          <w:rFonts w:ascii="Calibri" w:hAnsi="Calibri" w:cs="Calibri"/>
          <w:color w:val="4472C4" w:themeColor="accent1"/>
        </w:rPr>
      </w:pPr>
      <w:r>
        <w:rPr>
          <w:rFonts w:ascii="Calibri" w:hAnsi="Calibri" w:cs="Calibri"/>
          <w:color w:val="4472C4" w:themeColor="accent1"/>
        </w:rPr>
        <w:t xml:space="preserve">Extra info: </w:t>
      </w:r>
    </w:p>
    <w:p w14:paraId="00A58072" w14:textId="77777777" w:rsidR="008E44A4" w:rsidRDefault="008E44A4" w:rsidP="008E44A4">
      <w:pPr>
        <w:ind w:firstLine="0"/>
        <w:rPr>
          <w:rFonts w:ascii="Calibri" w:hAnsi="Calibri" w:cs="Calibri"/>
          <w:color w:val="4472C4" w:themeColor="accent1"/>
        </w:rPr>
      </w:pPr>
      <w:commentRangeStart w:id="81"/>
      <w:r>
        <w:rPr>
          <w:rFonts w:ascii="Calibri" w:hAnsi="Calibri" w:cs="Calibri"/>
          <w:color w:val="4472C4" w:themeColor="accent1"/>
        </w:rPr>
        <w:t xml:space="preserve">Deze onderdelen heten het sympathische en parasympathische zenuwstelsel. </w:t>
      </w:r>
      <w:commentRangeEnd w:id="81"/>
      <w:r w:rsidR="0033126A">
        <w:rPr>
          <w:rStyle w:val="Verwijzingopmerking"/>
        </w:rPr>
        <w:commentReference w:id="81"/>
      </w:r>
      <w:r w:rsidRPr="008E44A4">
        <w:rPr>
          <w:rFonts w:ascii="Calibri" w:hAnsi="Calibri" w:cs="Calibri"/>
          <w:color w:val="4472C4" w:themeColor="accent1"/>
        </w:rPr>
        <w:t>Meestal voeren deze twee zenuwstelsels precies tegenovergestelde taken uit, maar dit is niet altijd het geval. Soms wordt een doelorgaan door slechts een van beide stelsels geïnnerveerd en in enkele gevallen werken beide systemen zelfs samen.</w:t>
      </w:r>
    </w:p>
    <w:p w14:paraId="4DC81532" w14:textId="77777777" w:rsidR="008E44A4" w:rsidRPr="008E44A4" w:rsidRDefault="008E44A4" w:rsidP="00842DB0">
      <w:pPr>
        <w:ind w:firstLine="0"/>
        <w:rPr>
          <w:rFonts w:ascii="Calibri" w:hAnsi="Calibri" w:cs="Calibri"/>
          <w:color w:val="4472C4" w:themeColor="accent1"/>
        </w:rPr>
      </w:pPr>
    </w:p>
    <w:p w14:paraId="633FE3A4" w14:textId="250CE8B1" w:rsidR="00842DB0" w:rsidRPr="008E44A4" w:rsidRDefault="00842DB0" w:rsidP="00842DB0">
      <w:pPr>
        <w:ind w:firstLine="0"/>
        <w:rPr>
          <w:rFonts w:ascii="Calibri" w:hAnsi="Calibri" w:cs="Calibri"/>
          <w:b/>
          <w:bCs/>
        </w:rPr>
      </w:pPr>
    </w:p>
    <w:p w14:paraId="24ED2834" w14:textId="77777777" w:rsidR="00842DB0" w:rsidRDefault="00842DB0" w:rsidP="00842DB0">
      <w:pPr>
        <w:ind w:firstLine="0"/>
        <w:rPr>
          <w:rFonts w:ascii="Calibri" w:hAnsi="Calibri" w:cs="Calibri"/>
          <w:b/>
          <w:bCs/>
        </w:rPr>
      </w:pPr>
      <w:r>
        <w:rPr>
          <w:rFonts w:ascii="Calibri" w:hAnsi="Calibri" w:cs="Calibri"/>
          <w:b/>
          <w:bCs/>
        </w:rPr>
        <w:t>Subject: 15.2 Organisatie van het autonome zenuwstelsel</w:t>
      </w:r>
    </w:p>
    <w:p w14:paraId="392C1AF9" w14:textId="555F9021" w:rsidR="00842DB0" w:rsidRDefault="00842DB0" w:rsidP="00842DB0">
      <w:pPr>
        <w:ind w:firstLine="0"/>
        <w:rPr>
          <w:rFonts w:ascii="Calibri" w:hAnsi="Calibri" w:cs="Calibri"/>
          <w:b/>
          <w:bCs/>
        </w:rPr>
      </w:pPr>
      <w:r>
        <w:rPr>
          <w:rFonts w:ascii="Calibri" w:hAnsi="Calibri" w:cs="Calibri"/>
          <w:b/>
          <w:bCs/>
        </w:rPr>
        <w:t>HTML:</w:t>
      </w:r>
      <w:r w:rsidRPr="000B2A4F">
        <w:rPr>
          <w:rFonts w:ascii="Calibri" w:hAnsi="Calibri" w:cs="Calibri"/>
          <w:b/>
          <w:bCs/>
        </w:rPr>
        <w:t xml:space="preserve"> </w:t>
      </w:r>
      <w:r>
        <w:rPr>
          <w:rFonts w:ascii="Calibri" w:hAnsi="Calibri" w:cs="Calibri"/>
          <w:b/>
          <w:bCs/>
        </w:rPr>
        <w:t>15.2.1 Functionele verschillen</w:t>
      </w:r>
    </w:p>
    <w:p w14:paraId="45DEB29C" w14:textId="56472C51" w:rsidR="00842DB0" w:rsidRDefault="00842DB0" w:rsidP="00842DB0">
      <w:pPr>
        <w:ind w:firstLine="0"/>
        <w:rPr>
          <w:rFonts w:ascii="Calibri" w:hAnsi="Calibri" w:cs="Calibri"/>
        </w:rPr>
      </w:pPr>
      <w:r>
        <w:rPr>
          <w:rFonts w:ascii="Calibri" w:hAnsi="Calibri" w:cs="Calibri"/>
          <w:b/>
          <w:bCs/>
        </w:rPr>
        <w:t>15.2.1 Functionele verschillen</w:t>
      </w:r>
      <w:r w:rsidRPr="00842DB0">
        <w:rPr>
          <w:rFonts w:ascii="Calibri" w:hAnsi="Calibri" w:cs="Calibri"/>
          <w:highlight w:val="yellow"/>
        </w:rPr>
        <w:t xml:space="preserve"> </w:t>
      </w:r>
      <w:r>
        <w:rPr>
          <w:rFonts w:ascii="Calibri" w:hAnsi="Calibri" w:cs="Calibri"/>
          <w:highlight w:val="yellow"/>
        </w:rPr>
        <w:br/>
      </w:r>
      <w:r w:rsidRPr="00842DB0">
        <w:rPr>
          <w:rFonts w:ascii="Calibri" w:hAnsi="Calibri" w:cs="Calibri"/>
          <w:highlight w:val="yellow"/>
        </w:rPr>
        <w:t>Image ID:</w:t>
      </w:r>
      <w:r>
        <w:rPr>
          <w:rFonts w:ascii="Calibri" w:hAnsi="Calibri" w:cs="Calibri"/>
        </w:rPr>
        <w:t xml:space="preserve"> </w:t>
      </w:r>
      <w:r w:rsidR="00BB10AE" w:rsidRPr="00BB10AE">
        <w:rPr>
          <w:rFonts w:ascii="Calibri" w:hAnsi="Calibri" w:cs="Calibri"/>
        </w:rPr>
        <w:t>1401139691</w:t>
      </w:r>
    </w:p>
    <w:p w14:paraId="779F9858" w14:textId="40A47150" w:rsidR="00842DB0" w:rsidRDefault="00842DB0" w:rsidP="00842DB0">
      <w:pPr>
        <w:ind w:firstLine="0"/>
        <w:rPr>
          <w:rFonts w:ascii="Calibri" w:hAnsi="Calibri" w:cs="Calibri"/>
        </w:rPr>
      </w:pPr>
    </w:p>
    <w:p w14:paraId="0B599FA5" w14:textId="77777777" w:rsidR="00842DB0" w:rsidRPr="00842DB0" w:rsidRDefault="00842DB0" w:rsidP="00842DB0">
      <w:pPr>
        <w:ind w:firstLine="0"/>
        <w:rPr>
          <w:rFonts w:ascii="Calibri" w:hAnsi="Calibri" w:cs="Calibri"/>
        </w:rPr>
      </w:pPr>
      <w:r w:rsidRPr="00842DB0">
        <w:rPr>
          <w:rFonts w:ascii="Calibri" w:hAnsi="Calibri" w:cs="Calibri"/>
        </w:rPr>
        <w:t>Het parasympathische zenuwstelsel is vooral actief als we net hebben gegeten of aan het rusten zijn. Dit aspect van het zenuwstelsel is dan ook verantwoordelijk voor het lichamelijk herstel, voor het verteren van voedsel en voor het opnemen en verwerken van voedingsstoffen.</w:t>
      </w:r>
    </w:p>
    <w:p w14:paraId="06EC389F" w14:textId="77777777" w:rsidR="00842DB0" w:rsidRDefault="00842DB0" w:rsidP="00842DB0">
      <w:pPr>
        <w:ind w:firstLine="0"/>
        <w:rPr>
          <w:rFonts w:ascii="Calibri" w:hAnsi="Calibri" w:cs="Calibri"/>
        </w:rPr>
      </w:pPr>
    </w:p>
    <w:p w14:paraId="7F9BE1F3" w14:textId="140ACE85" w:rsidR="00842DB0" w:rsidRDefault="00842DB0" w:rsidP="00842DB0">
      <w:pPr>
        <w:ind w:firstLine="0"/>
        <w:rPr>
          <w:rFonts w:ascii="Calibri" w:hAnsi="Calibri" w:cs="Calibri"/>
        </w:rPr>
      </w:pPr>
      <w:r w:rsidRPr="00842DB0">
        <w:rPr>
          <w:rFonts w:ascii="Calibri" w:hAnsi="Calibri" w:cs="Calibri"/>
        </w:rPr>
        <w:t>Het sympathische zenuwstelsel staat ook wel bekend als het gedeelte van het AZS dat voor vecht-of-vluchtreacties verantwoordelijk is. Het sympathische zenuwstelsel is het meest actief bij fysieke activiteit, in het geval van lichamelijke uitputting of bij gevaarlijke situaties. Het doel van het sympathische zenuwstelsel is het tot stand brengen van een energetische respons van het hele lichaam op waargenomen gevaren of uitdagingen. Hierbij gaat het bijvoorbeeld om het vrijmaken van opgeslagen glucose voor de energievoorziening, het verhogen van de hartslag of bloeddruk en het omleiden van voedingsstoffen naar systemen die noodzakelijk zijn voor overleving.</w:t>
      </w:r>
    </w:p>
    <w:p w14:paraId="6748A5EC" w14:textId="77777777" w:rsidR="008E44A4" w:rsidRDefault="008E44A4" w:rsidP="008E44A4">
      <w:pPr>
        <w:ind w:firstLine="0"/>
        <w:rPr>
          <w:rFonts w:ascii="Calibri" w:hAnsi="Calibri" w:cs="Calibri"/>
        </w:rPr>
      </w:pPr>
    </w:p>
    <w:p w14:paraId="0D02FD77" w14:textId="6C4FBA3D" w:rsidR="008E44A4" w:rsidRDefault="008E44A4" w:rsidP="008E44A4">
      <w:pPr>
        <w:ind w:firstLine="0"/>
        <w:rPr>
          <w:rFonts w:ascii="Calibri" w:hAnsi="Calibri" w:cs="Calibri"/>
          <w:color w:val="FF0000"/>
        </w:rPr>
      </w:pPr>
      <w:r>
        <w:rPr>
          <w:rFonts w:ascii="Calibri" w:hAnsi="Calibri" w:cs="Calibri"/>
          <w:color w:val="FF0000"/>
        </w:rPr>
        <w:t xml:space="preserve">Leerdoel: de student weet dat het parasympathische zenuwstelsel vooral actief is </w:t>
      </w:r>
      <w:commentRangeStart w:id="82"/>
      <w:r>
        <w:rPr>
          <w:rFonts w:ascii="Calibri" w:hAnsi="Calibri" w:cs="Calibri"/>
          <w:color w:val="FF0000"/>
        </w:rPr>
        <w:t>als</w:t>
      </w:r>
      <w:r w:rsidR="00E65E9C">
        <w:rPr>
          <w:rFonts w:ascii="Calibri" w:hAnsi="Calibri" w:cs="Calibri"/>
          <w:color w:val="FF0000"/>
        </w:rPr>
        <w:t xml:space="preserve"> de mens</w:t>
      </w:r>
      <w:r>
        <w:rPr>
          <w:rFonts w:ascii="Calibri" w:hAnsi="Calibri" w:cs="Calibri"/>
          <w:color w:val="FF0000"/>
        </w:rPr>
        <w:t xml:space="preserve"> </w:t>
      </w:r>
      <w:commentRangeEnd w:id="82"/>
      <w:r w:rsidR="005107C2">
        <w:rPr>
          <w:rStyle w:val="Verwijzingopmerking"/>
        </w:rPr>
        <w:commentReference w:id="82"/>
      </w:r>
      <w:r>
        <w:rPr>
          <w:rFonts w:ascii="Calibri" w:hAnsi="Calibri" w:cs="Calibri"/>
          <w:color w:val="FF0000"/>
        </w:rPr>
        <w:t>in rust is.</w:t>
      </w:r>
    </w:p>
    <w:p w14:paraId="49A8B790" w14:textId="6896DD76" w:rsidR="00E65E9C" w:rsidRDefault="00E65E9C" w:rsidP="008E44A4">
      <w:pPr>
        <w:ind w:firstLine="0"/>
        <w:rPr>
          <w:rFonts w:ascii="Calibri" w:hAnsi="Calibri" w:cs="Calibri"/>
          <w:color w:val="FF0000"/>
        </w:rPr>
      </w:pPr>
    </w:p>
    <w:p w14:paraId="66704337" w14:textId="733294A3" w:rsidR="00E65E9C" w:rsidRDefault="00E65E9C" w:rsidP="00E65E9C">
      <w:pPr>
        <w:ind w:firstLine="0"/>
        <w:rPr>
          <w:rFonts w:ascii="Calibri" w:hAnsi="Calibri" w:cs="Calibri"/>
          <w:color w:val="4472C4" w:themeColor="accent1"/>
        </w:rPr>
      </w:pPr>
      <w:r>
        <w:rPr>
          <w:rFonts w:ascii="Calibri" w:hAnsi="Calibri" w:cs="Calibri"/>
          <w:color w:val="4472C4" w:themeColor="accent1"/>
        </w:rPr>
        <w:t>Fluster</w:t>
      </w:r>
    </w:p>
    <w:p w14:paraId="767D36BC" w14:textId="3CA9BE83" w:rsidR="00E65E9C" w:rsidRDefault="00E65E9C" w:rsidP="00E65E9C">
      <w:pPr>
        <w:ind w:firstLine="0"/>
        <w:rPr>
          <w:rFonts w:ascii="Calibri" w:hAnsi="Calibri" w:cs="Calibri"/>
          <w:color w:val="4472C4" w:themeColor="accent1"/>
        </w:rPr>
      </w:pPr>
    </w:p>
    <w:p w14:paraId="56FE76F0" w14:textId="32FF77F0" w:rsidR="00E65E9C" w:rsidRDefault="00E65E9C" w:rsidP="00E65E9C">
      <w:pPr>
        <w:ind w:firstLine="0"/>
        <w:rPr>
          <w:rFonts w:ascii="Calibri" w:hAnsi="Calibri" w:cs="Calibri"/>
          <w:color w:val="4472C4" w:themeColor="accent1"/>
        </w:rPr>
      </w:pPr>
      <w:commentRangeStart w:id="83"/>
      <w:r>
        <w:rPr>
          <w:rFonts w:ascii="Calibri" w:hAnsi="Calibri" w:cs="Calibri"/>
          <w:color w:val="4472C4" w:themeColor="accent1"/>
        </w:rPr>
        <w:t xml:space="preserve">Theorie: </w:t>
      </w:r>
    </w:p>
    <w:p w14:paraId="27C3CB4A" w14:textId="1A8E67F5" w:rsidR="00E65E9C" w:rsidRDefault="00E65E9C" w:rsidP="00E65E9C">
      <w:pPr>
        <w:ind w:firstLine="0"/>
        <w:rPr>
          <w:rFonts w:ascii="Calibri" w:hAnsi="Calibri" w:cs="Calibri"/>
          <w:color w:val="4472C4" w:themeColor="accent1"/>
        </w:rPr>
      </w:pPr>
      <w:r w:rsidRPr="00842DB0">
        <w:rPr>
          <w:rFonts w:ascii="Calibri" w:hAnsi="Calibri" w:cs="Calibri"/>
          <w:color w:val="4472C4" w:themeColor="accent1"/>
        </w:rPr>
        <w:t>Het autonome zenuwstelsel</w:t>
      </w:r>
      <w:r>
        <w:rPr>
          <w:rFonts w:ascii="Calibri" w:hAnsi="Calibri" w:cs="Calibri"/>
          <w:color w:val="4472C4" w:themeColor="accent1"/>
        </w:rPr>
        <w:t xml:space="preserve"> </w:t>
      </w:r>
      <w:r w:rsidRPr="00842DB0">
        <w:rPr>
          <w:rFonts w:ascii="Calibri" w:hAnsi="Calibri" w:cs="Calibri"/>
          <w:color w:val="4472C4" w:themeColor="accent1"/>
        </w:rPr>
        <w:t>is geen enkelvoudig, geïsoleerd systeem. Het bestaat uit twee onderdelen</w:t>
      </w:r>
      <w:r>
        <w:rPr>
          <w:rFonts w:ascii="Calibri" w:hAnsi="Calibri" w:cs="Calibri"/>
          <w:color w:val="4472C4" w:themeColor="accent1"/>
        </w:rPr>
        <w:t xml:space="preserve">: het sympathische en </w:t>
      </w:r>
      <w:proofErr w:type="spellStart"/>
      <w:r>
        <w:rPr>
          <w:rFonts w:ascii="Calibri" w:hAnsi="Calibri" w:cs="Calibri"/>
          <w:color w:val="4472C4" w:themeColor="accent1"/>
        </w:rPr>
        <w:t>parasympathische</w:t>
      </w:r>
      <w:proofErr w:type="spellEnd"/>
      <w:r>
        <w:rPr>
          <w:rFonts w:ascii="Calibri" w:hAnsi="Calibri" w:cs="Calibri"/>
          <w:color w:val="4472C4" w:themeColor="accent1"/>
        </w:rPr>
        <w:t xml:space="preserve"> zenuwstelsel.</w:t>
      </w:r>
      <w:commentRangeEnd w:id="83"/>
      <w:r w:rsidR="005107C2">
        <w:rPr>
          <w:rStyle w:val="Verwijzingopmerking"/>
        </w:rPr>
        <w:commentReference w:id="83"/>
      </w:r>
    </w:p>
    <w:p w14:paraId="6436E9B5" w14:textId="29B0BE70" w:rsidR="00E65E9C" w:rsidRDefault="00E65E9C" w:rsidP="00E65E9C">
      <w:pPr>
        <w:ind w:firstLine="0"/>
        <w:rPr>
          <w:rFonts w:ascii="Calibri" w:hAnsi="Calibri" w:cs="Calibri"/>
          <w:color w:val="4472C4" w:themeColor="accent1"/>
        </w:rPr>
      </w:pPr>
    </w:p>
    <w:p w14:paraId="7C86A7EC" w14:textId="40471310" w:rsidR="00E65E9C" w:rsidRDefault="00E65E9C" w:rsidP="00E65E9C">
      <w:pPr>
        <w:ind w:firstLine="0"/>
        <w:rPr>
          <w:rFonts w:ascii="Calibri" w:hAnsi="Calibri" w:cs="Calibri"/>
          <w:color w:val="4472C4" w:themeColor="accent1"/>
        </w:rPr>
      </w:pPr>
      <w:r>
        <w:rPr>
          <w:rFonts w:ascii="Calibri" w:hAnsi="Calibri" w:cs="Calibri"/>
          <w:color w:val="4472C4" w:themeColor="accent1"/>
        </w:rPr>
        <w:t>Stelling:</w:t>
      </w:r>
    </w:p>
    <w:p w14:paraId="01B32C20" w14:textId="1AC6E476" w:rsidR="00E65E9C" w:rsidRDefault="00E65E9C" w:rsidP="00E65E9C">
      <w:pPr>
        <w:ind w:firstLine="0"/>
        <w:rPr>
          <w:rFonts w:ascii="Calibri" w:hAnsi="Calibri" w:cs="Calibri"/>
          <w:color w:val="4472C4" w:themeColor="accent1"/>
        </w:rPr>
      </w:pPr>
      <w:r>
        <w:rPr>
          <w:rFonts w:ascii="Calibri" w:hAnsi="Calibri" w:cs="Calibri"/>
          <w:color w:val="4472C4" w:themeColor="accent1"/>
        </w:rPr>
        <w:t>Het parasympathische zenuwstelsel is vooral actief …..</w:t>
      </w:r>
    </w:p>
    <w:p w14:paraId="5B374DDF" w14:textId="285E4FA9" w:rsidR="00E65E9C" w:rsidRDefault="00E65E9C" w:rsidP="00E65E9C">
      <w:pPr>
        <w:ind w:firstLine="0"/>
        <w:rPr>
          <w:rFonts w:ascii="Calibri" w:hAnsi="Calibri" w:cs="Calibri"/>
          <w:color w:val="4472C4" w:themeColor="accent1"/>
        </w:rPr>
      </w:pPr>
    </w:p>
    <w:p w14:paraId="4522CEDA" w14:textId="1B6BDD01" w:rsidR="00E65E9C" w:rsidRDefault="00E65E9C" w:rsidP="00E65E9C">
      <w:pPr>
        <w:ind w:firstLine="0"/>
        <w:rPr>
          <w:rFonts w:ascii="Calibri" w:hAnsi="Calibri" w:cs="Calibri"/>
          <w:color w:val="4472C4" w:themeColor="accent1"/>
        </w:rPr>
      </w:pPr>
      <w:r>
        <w:rPr>
          <w:rFonts w:ascii="Calibri" w:hAnsi="Calibri" w:cs="Calibri"/>
          <w:color w:val="4472C4" w:themeColor="accent1"/>
        </w:rPr>
        <w:t xml:space="preserve">Bij </w:t>
      </w:r>
      <w:r w:rsidR="001E4B1A">
        <w:rPr>
          <w:rFonts w:ascii="Calibri" w:hAnsi="Calibri" w:cs="Calibri"/>
          <w:color w:val="4472C4" w:themeColor="accent1"/>
        </w:rPr>
        <w:t>fysieke activiteit</w:t>
      </w:r>
    </w:p>
    <w:p w14:paraId="77609317" w14:textId="4EF7DCC7" w:rsidR="00E65E9C" w:rsidRDefault="00E65E9C" w:rsidP="00E65E9C">
      <w:pPr>
        <w:ind w:firstLine="0"/>
        <w:rPr>
          <w:rFonts w:ascii="Calibri" w:hAnsi="Calibri" w:cs="Calibri"/>
          <w:color w:val="4472C4" w:themeColor="accent1"/>
        </w:rPr>
      </w:pPr>
      <w:r>
        <w:rPr>
          <w:rFonts w:ascii="Calibri" w:hAnsi="Calibri" w:cs="Calibri"/>
          <w:color w:val="4472C4" w:themeColor="accent1"/>
        </w:rPr>
        <w:t>In gevaarlijke situaties</w:t>
      </w:r>
    </w:p>
    <w:p w14:paraId="3F0C4DBF" w14:textId="15DDAF36" w:rsidR="00E65E9C" w:rsidRDefault="00E65E9C" w:rsidP="00E65E9C">
      <w:pPr>
        <w:ind w:firstLine="0"/>
        <w:rPr>
          <w:rFonts w:ascii="Calibri" w:hAnsi="Calibri" w:cs="Calibri"/>
          <w:b/>
          <w:bCs/>
          <w:color w:val="4472C4" w:themeColor="accent1"/>
        </w:rPr>
      </w:pPr>
      <w:commentRangeStart w:id="84"/>
      <w:r w:rsidRPr="00E65E9C">
        <w:rPr>
          <w:rFonts w:ascii="Calibri" w:hAnsi="Calibri" w:cs="Calibri"/>
          <w:b/>
          <w:bCs/>
          <w:color w:val="4472C4" w:themeColor="accent1"/>
        </w:rPr>
        <w:t>Als de mens in rust is</w:t>
      </w:r>
      <w:commentRangeEnd w:id="84"/>
      <w:r w:rsidR="005107C2">
        <w:rPr>
          <w:rStyle w:val="Verwijzingopmerking"/>
        </w:rPr>
        <w:commentReference w:id="84"/>
      </w:r>
    </w:p>
    <w:p w14:paraId="34C69BFE" w14:textId="423A4CD9" w:rsidR="001E4B1A" w:rsidRDefault="001E4B1A" w:rsidP="001E4B1A">
      <w:pPr>
        <w:ind w:firstLine="0"/>
        <w:rPr>
          <w:rFonts w:ascii="Calibri" w:hAnsi="Calibri" w:cs="Calibri"/>
          <w:color w:val="4472C4" w:themeColor="accent1"/>
        </w:rPr>
      </w:pPr>
      <w:r>
        <w:rPr>
          <w:rFonts w:ascii="Calibri" w:hAnsi="Calibri" w:cs="Calibri"/>
          <w:color w:val="4472C4" w:themeColor="accent1"/>
        </w:rPr>
        <w:t>In het donker</w:t>
      </w:r>
    </w:p>
    <w:p w14:paraId="51A30682" w14:textId="763D95B8" w:rsidR="001E4B1A" w:rsidRDefault="001E4B1A" w:rsidP="001E4B1A">
      <w:pPr>
        <w:ind w:firstLine="0"/>
        <w:rPr>
          <w:rFonts w:ascii="Calibri" w:hAnsi="Calibri" w:cs="Calibri"/>
          <w:color w:val="4472C4" w:themeColor="accent1"/>
        </w:rPr>
      </w:pPr>
    </w:p>
    <w:p w14:paraId="3C05F54B" w14:textId="5BAF0C27" w:rsidR="001E4B1A" w:rsidRDefault="001E4B1A" w:rsidP="001E4B1A">
      <w:pPr>
        <w:ind w:firstLine="0"/>
        <w:rPr>
          <w:rFonts w:ascii="Calibri" w:hAnsi="Calibri" w:cs="Calibri"/>
          <w:color w:val="4472C4" w:themeColor="accent1"/>
        </w:rPr>
      </w:pPr>
      <w:r>
        <w:rPr>
          <w:rFonts w:ascii="Calibri" w:hAnsi="Calibri" w:cs="Calibri"/>
          <w:color w:val="4472C4" w:themeColor="accent1"/>
        </w:rPr>
        <w:t>Extra info:</w:t>
      </w:r>
    </w:p>
    <w:p w14:paraId="65721A4B" w14:textId="6A2855F4" w:rsidR="001E4B1A" w:rsidRDefault="001E4B1A" w:rsidP="001E4B1A">
      <w:pPr>
        <w:ind w:firstLine="0"/>
        <w:rPr>
          <w:rFonts w:ascii="Calibri" w:hAnsi="Calibri" w:cs="Calibri"/>
          <w:color w:val="4472C4" w:themeColor="accent1"/>
        </w:rPr>
      </w:pPr>
      <w:r w:rsidRPr="001E4B1A">
        <w:rPr>
          <w:rFonts w:ascii="Calibri" w:hAnsi="Calibri" w:cs="Calibri"/>
          <w:color w:val="4472C4" w:themeColor="accent1"/>
        </w:rPr>
        <w:t xml:space="preserve">Het parasympathische zenuwstelsel is vooral actief </w:t>
      </w:r>
      <w:commentRangeStart w:id="85"/>
      <w:r w:rsidRPr="001E4B1A">
        <w:rPr>
          <w:rFonts w:ascii="Calibri" w:hAnsi="Calibri" w:cs="Calibri"/>
          <w:color w:val="4472C4" w:themeColor="accent1"/>
        </w:rPr>
        <w:t xml:space="preserve">als we net hebben gegeten of aan het rusten zijn. </w:t>
      </w:r>
      <w:commentRangeEnd w:id="85"/>
      <w:r w:rsidR="005107C2">
        <w:rPr>
          <w:rStyle w:val="Verwijzingopmerking"/>
        </w:rPr>
        <w:commentReference w:id="85"/>
      </w:r>
      <w:commentRangeStart w:id="86"/>
      <w:r w:rsidRPr="001E4B1A">
        <w:rPr>
          <w:rFonts w:ascii="Calibri" w:hAnsi="Calibri" w:cs="Calibri"/>
          <w:color w:val="4472C4" w:themeColor="accent1"/>
        </w:rPr>
        <w:t>Dit aspect van het zenuwstelsel is dan ook verantwoordelijk voor het lichamelijk herstel, voor het verteren van voedsel en voor het opnemen en verwerken van voedingsstoffen.</w:t>
      </w:r>
      <w:commentRangeEnd w:id="86"/>
      <w:r w:rsidR="005107C2">
        <w:rPr>
          <w:rStyle w:val="Verwijzingopmerking"/>
        </w:rPr>
        <w:commentReference w:id="86"/>
      </w:r>
    </w:p>
    <w:p w14:paraId="287656DF" w14:textId="5EEF6BB2" w:rsidR="001E4B1A" w:rsidDel="005107C2" w:rsidRDefault="001E4B1A" w:rsidP="001E4B1A">
      <w:pPr>
        <w:ind w:firstLine="0"/>
        <w:rPr>
          <w:del w:id="87" w:author="Milou Buijk" w:date="2021-12-29T11:04:00Z"/>
          <w:rFonts w:ascii="Calibri" w:hAnsi="Calibri" w:cs="Calibri"/>
          <w:color w:val="4472C4" w:themeColor="accent1"/>
        </w:rPr>
      </w:pPr>
    </w:p>
    <w:p w14:paraId="22037ED5" w14:textId="7B256BD2" w:rsidR="001E4B1A" w:rsidRDefault="001E4B1A" w:rsidP="001E4B1A">
      <w:pPr>
        <w:ind w:firstLine="0"/>
        <w:rPr>
          <w:rFonts w:ascii="Calibri" w:hAnsi="Calibri" w:cs="Calibri"/>
          <w:color w:val="4472C4" w:themeColor="accent1"/>
        </w:rPr>
      </w:pPr>
    </w:p>
    <w:p w14:paraId="032198FE" w14:textId="77777777" w:rsidR="001E4B1A" w:rsidRDefault="001E4B1A" w:rsidP="001E4B1A">
      <w:pPr>
        <w:ind w:firstLine="0"/>
        <w:rPr>
          <w:rFonts w:ascii="Calibri" w:hAnsi="Calibri" w:cs="Calibri"/>
          <w:color w:val="4472C4" w:themeColor="accent1"/>
        </w:rPr>
      </w:pPr>
      <w:r>
        <w:rPr>
          <w:rFonts w:ascii="Calibri" w:hAnsi="Calibri" w:cs="Calibri"/>
          <w:color w:val="4472C4" w:themeColor="accent1"/>
        </w:rPr>
        <w:t xml:space="preserve">Theorie: </w:t>
      </w:r>
    </w:p>
    <w:p w14:paraId="3AF6FFDF" w14:textId="77777777" w:rsidR="001E4B1A" w:rsidRDefault="001E4B1A" w:rsidP="001E4B1A">
      <w:pPr>
        <w:ind w:firstLine="0"/>
        <w:rPr>
          <w:rFonts w:ascii="Calibri" w:hAnsi="Calibri" w:cs="Calibri"/>
          <w:color w:val="4472C4" w:themeColor="accent1"/>
        </w:rPr>
      </w:pPr>
      <w:r w:rsidRPr="00842DB0">
        <w:rPr>
          <w:rFonts w:ascii="Calibri" w:hAnsi="Calibri" w:cs="Calibri"/>
          <w:color w:val="4472C4" w:themeColor="accent1"/>
        </w:rPr>
        <w:t>Het autonome zenuwstelsel</w:t>
      </w:r>
      <w:r>
        <w:rPr>
          <w:rFonts w:ascii="Calibri" w:hAnsi="Calibri" w:cs="Calibri"/>
          <w:color w:val="4472C4" w:themeColor="accent1"/>
        </w:rPr>
        <w:t xml:space="preserve"> </w:t>
      </w:r>
      <w:r w:rsidRPr="00842DB0">
        <w:rPr>
          <w:rFonts w:ascii="Calibri" w:hAnsi="Calibri" w:cs="Calibri"/>
          <w:color w:val="4472C4" w:themeColor="accent1"/>
        </w:rPr>
        <w:t>is geen enkelvoudig, geïsoleerd systeem. Het bestaat uit twee onderdelen</w:t>
      </w:r>
      <w:r>
        <w:rPr>
          <w:rFonts w:ascii="Calibri" w:hAnsi="Calibri" w:cs="Calibri"/>
          <w:color w:val="4472C4" w:themeColor="accent1"/>
        </w:rPr>
        <w:t>: het sympathische en parasympathische zenuwstelsel.</w:t>
      </w:r>
    </w:p>
    <w:p w14:paraId="30C2DF50" w14:textId="77777777" w:rsidR="001E4B1A" w:rsidRDefault="001E4B1A" w:rsidP="001E4B1A">
      <w:pPr>
        <w:ind w:firstLine="0"/>
        <w:rPr>
          <w:rFonts w:ascii="Calibri" w:hAnsi="Calibri" w:cs="Calibri"/>
          <w:color w:val="4472C4" w:themeColor="accent1"/>
        </w:rPr>
      </w:pPr>
    </w:p>
    <w:p w14:paraId="3EFDCD9D" w14:textId="77777777" w:rsidR="001E4B1A" w:rsidRDefault="001E4B1A" w:rsidP="001E4B1A">
      <w:pPr>
        <w:ind w:firstLine="0"/>
        <w:rPr>
          <w:rFonts w:ascii="Calibri" w:hAnsi="Calibri" w:cs="Calibri"/>
          <w:color w:val="4472C4" w:themeColor="accent1"/>
        </w:rPr>
      </w:pPr>
      <w:r>
        <w:rPr>
          <w:rFonts w:ascii="Calibri" w:hAnsi="Calibri" w:cs="Calibri"/>
          <w:color w:val="4472C4" w:themeColor="accent1"/>
        </w:rPr>
        <w:t>Stelling:</w:t>
      </w:r>
    </w:p>
    <w:p w14:paraId="29C5D9CD" w14:textId="7BAA9B6B" w:rsidR="001E4B1A" w:rsidRDefault="001E4B1A" w:rsidP="001E4B1A">
      <w:pPr>
        <w:ind w:firstLine="0"/>
        <w:rPr>
          <w:rFonts w:ascii="Calibri" w:hAnsi="Calibri" w:cs="Calibri"/>
          <w:color w:val="4472C4" w:themeColor="accent1"/>
        </w:rPr>
      </w:pPr>
      <w:r>
        <w:rPr>
          <w:rFonts w:ascii="Calibri" w:hAnsi="Calibri" w:cs="Calibri"/>
          <w:color w:val="4472C4" w:themeColor="accent1"/>
        </w:rPr>
        <w:t>Het parasympathische zenuwstelsel is vooral actief tijdens het sporten.</w:t>
      </w:r>
    </w:p>
    <w:p w14:paraId="5B19462A" w14:textId="73A5A17B" w:rsidR="001E4B1A" w:rsidRDefault="001E4B1A" w:rsidP="001E4B1A">
      <w:pPr>
        <w:ind w:firstLine="0"/>
        <w:rPr>
          <w:rFonts w:ascii="Calibri" w:hAnsi="Calibri" w:cs="Calibri"/>
          <w:color w:val="4472C4" w:themeColor="accent1"/>
        </w:rPr>
      </w:pPr>
    </w:p>
    <w:p w14:paraId="51E4EBA9" w14:textId="77777777" w:rsidR="001E4B1A" w:rsidRPr="008E44A4" w:rsidRDefault="001E4B1A" w:rsidP="001E4B1A">
      <w:pPr>
        <w:ind w:firstLine="0"/>
        <w:rPr>
          <w:rFonts w:ascii="Calibri" w:hAnsi="Calibri" w:cs="Calibri"/>
          <w:color w:val="4472C4" w:themeColor="accent1"/>
        </w:rPr>
      </w:pPr>
      <w:r w:rsidRPr="008E44A4">
        <w:rPr>
          <w:rFonts w:ascii="Calibri" w:hAnsi="Calibri" w:cs="Calibri"/>
          <w:color w:val="4472C4" w:themeColor="accent1"/>
        </w:rPr>
        <w:t>Deze stelling is correct</w:t>
      </w:r>
    </w:p>
    <w:p w14:paraId="563189C3" w14:textId="77777777" w:rsidR="001E4B1A" w:rsidRPr="008E44A4" w:rsidRDefault="001E4B1A" w:rsidP="001E4B1A">
      <w:pPr>
        <w:ind w:firstLine="0"/>
        <w:rPr>
          <w:rFonts w:ascii="Calibri" w:hAnsi="Calibri" w:cs="Calibri"/>
          <w:b/>
          <w:bCs/>
          <w:color w:val="4472C4" w:themeColor="accent1"/>
        </w:rPr>
      </w:pPr>
      <w:r w:rsidRPr="008E44A4">
        <w:rPr>
          <w:rFonts w:ascii="Calibri" w:hAnsi="Calibri" w:cs="Calibri"/>
          <w:b/>
          <w:bCs/>
          <w:color w:val="4472C4" w:themeColor="accent1"/>
        </w:rPr>
        <w:t>Deze stelling is niet correct</w:t>
      </w:r>
    </w:p>
    <w:p w14:paraId="457ECFBD" w14:textId="77777777" w:rsidR="001E4B1A" w:rsidRDefault="001E4B1A" w:rsidP="001E4B1A">
      <w:pPr>
        <w:ind w:firstLine="0"/>
        <w:rPr>
          <w:rFonts w:ascii="Calibri" w:hAnsi="Calibri" w:cs="Calibri"/>
          <w:color w:val="4472C4" w:themeColor="accent1"/>
        </w:rPr>
      </w:pPr>
    </w:p>
    <w:p w14:paraId="2CF44D98" w14:textId="58F82C81" w:rsidR="001E4B1A" w:rsidRDefault="001E4B1A" w:rsidP="001E4B1A">
      <w:pPr>
        <w:ind w:firstLine="0"/>
        <w:rPr>
          <w:rFonts w:ascii="Calibri" w:hAnsi="Calibri" w:cs="Calibri"/>
          <w:color w:val="4472C4" w:themeColor="accent1"/>
        </w:rPr>
      </w:pPr>
      <w:r>
        <w:rPr>
          <w:rFonts w:ascii="Calibri" w:hAnsi="Calibri" w:cs="Calibri"/>
          <w:color w:val="4472C4" w:themeColor="accent1"/>
        </w:rPr>
        <w:t xml:space="preserve">Extra info: </w:t>
      </w:r>
    </w:p>
    <w:p w14:paraId="5268F6D4" w14:textId="77777777" w:rsidR="001E4B1A" w:rsidRDefault="001E4B1A" w:rsidP="001E4B1A">
      <w:pPr>
        <w:ind w:firstLine="0"/>
        <w:rPr>
          <w:rFonts w:ascii="Calibri" w:hAnsi="Calibri" w:cs="Calibri"/>
          <w:color w:val="4472C4" w:themeColor="accent1"/>
        </w:rPr>
      </w:pPr>
      <w:r w:rsidRPr="001E4B1A">
        <w:rPr>
          <w:rFonts w:ascii="Calibri" w:hAnsi="Calibri" w:cs="Calibri"/>
          <w:color w:val="4472C4" w:themeColor="accent1"/>
        </w:rPr>
        <w:t xml:space="preserve">Het parasympathische zenuwstelsel is vooral actief </w:t>
      </w:r>
      <w:commentRangeStart w:id="88"/>
      <w:r w:rsidRPr="001E4B1A">
        <w:rPr>
          <w:rFonts w:ascii="Calibri" w:hAnsi="Calibri" w:cs="Calibri"/>
          <w:color w:val="4472C4" w:themeColor="accent1"/>
        </w:rPr>
        <w:t>als we net hebben gegeten of aan het rusten zijn</w:t>
      </w:r>
      <w:commentRangeEnd w:id="88"/>
      <w:r w:rsidR="0076085F">
        <w:rPr>
          <w:rStyle w:val="Verwijzingopmerking"/>
        </w:rPr>
        <w:commentReference w:id="88"/>
      </w:r>
      <w:r w:rsidRPr="001E4B1A">
        <w:rPr>
          <w:rFonts w:ascii="Calibri" w:hAnsi="Calibri" w:cs="Calibri"/>
          <w:color w:val="4472C4" w:themeColor="accent1"/>
        </w:rPr>
        <w:t>. Dit aspect van het zenuwstelsel is dan ook verantwoordelijk voor het lichamelijk herstel, voor het verteren van voedsel en voor het opnemen en verwerken van voedingsstoffen.</w:t>
      </w:r>
    </w:p>
    <w:p w14:paraId="4341E7DE" w14:textId="1FD21249" w:rsidR="001E4B1A" w:rsidDel="0076085F" w:rsidRDefault="001E4B1A" w:rsidP="001E4B1A">
      <w:pPr>
        <w:ind w:firstLine="0"/>
        <w:rPr>
          <w:del w:id="89" w:author="Milou Buijk" w:date="2021-12-29T11:04:00Z"/>
          <w:rFonts w:ascii="Calibri" w:hAnsi="Calibri" w:cs="Calibri"/>
          <w:color w:val="4472C4" w:themeColor="accent1"/>
        </w:rPr>
      </w:pPr>
    </w:p>
    <w:p w14:paraId="2D56D1BA" w14:textId="77777777" w:rsidR="001E4B1A" w:rsidRDefault="001E4B1A" w:rsidP="001E4B1A">
      <w:pPr>
        <w:ind w:firstLine="0"/>
        <w:rPr>
          <w:rFonts w:ascii="Calibri" w:hAnsi="Calibri" w:cs="Calibri"/>
          <w:color w:val="4472C4" w:themeColor="accent1"/>
        </w:rPr>
      </w:pPr>
    </w:p>
    <w:p w14:paraId="76B8A296" w14:textId="77777777" w:rsidR="001E4B1A" w:rsidRDefault="001E4B1A" w:rsidP="001E4B1A">
      <w:pPr>
        <w:ind w:firstLine="0"/>
        <w:rPr>
          <w:rFonts w:ascii="Calibri" w:hAnsi="Calibri" w:cs="Calibri"/>
          <w:color w:val="4472C4" w:themeColor="accent1"/>
        </w:rPr>
      </w:pPr>
      <w:r>
        <w:rPr>
          <w:rFonts w:ascii="Calibri" w:hAnsi="Calibri" w:cs="Calibri"/>
          <w:color w:val="4472C4" w:themeColor="accent1"/>
        </w:rPr>
        <w:t xml:space="preserve">Theorie: </w:t>
      </w:r>
    </w:p>
    <w:p w14:paraId="2442426A" w14:textId="77777777" w:rsidR="001E4B1A" w:rsidRDefault="001E4B1A" w:rsidP="001E4B1A">
      <w:pPr>
        <w:ind w:firstLine="0"/>
        <w:rPr>
          <w:rFonts w:ascii="Calibri" w:hAnsi="Calibri" w:cs="Calibri"/>
          <w:color w:val="4472C4" w:themeColor="accent1"/>
        </w:rPr>
      </w:pPr>
      <w:r w:rsidRPr="00842DB0">
        <w:rPr>
          <w:rFonts w:ascii="Calibri" w:hAnsi="Calibri" w:cs="Calibri"/>
          <w:color w:val="4472C4" w:themeColor="accent1"/>
        </w:rPr>
        <w:t>Het autonome zenuwstelsel</w:t>
      </w:r>
      <w:r>
        <w:rPr>
          <w:rFonts w:ascii="Calibri" w:hAnsi="Calibri" w:cs="Calibri"/>
          <w:color w:val="4472C4" w:themeColor="accent1"/>
        </w:rPr>
        <w:t xml:space="preserve"> </w:t>
      </w:r>
      <w:r w:rsidRPr="00842DB0">
        <w:rPr>
          <w:rFonts w:ascii="Calibri" w:hAnsi="Calibri" w:cs="Calibri"/>
          <w:color w:val="4472C4" w:themeColor="accent1"/>
        </w:rPr>
        <w:t>is geen enkelvoudig, geïsoleerd systeem. Het bestaat uit twee onderdelen</w:t>
      </w:r>
      <w:r>
        <w:rPr>
          <w:rFonts w:ascii="Calibri" w:hAnsi="Calibri" w:cs="Calibri"/>
          <w:color w:val="4472C4" w:themeColor="accent1"/>
        </w:rPr>
        <w:t>: het sympathische en parasympathische zenuwstelsel.</w:t>
      </w:r>
    </w:p>
    <w:p w14:paraId="1CFAA1F8" w14:textId="77777777" w:rsidR="001E4B1A" w:rsidRDefault="001E4B1A" w:rsidP="001E4B1A">
      <w:pPr>
        <w:ind w:firstLine="0"/>
        <w:rPr>
          <w:rFonts w:ascii="Calibri" w:hAnsi="Calibri" w:cs="Calibri"/>
          <w:color w:val="4472C4" w:themeColor="accent1"/>
        </w:rPr>
      </w:pPr>
    </w:p>
    <w:p w14:paraId="5624692E" w14:textId="77777777" w:rsidR="001E4B1A" w:rsidRDefault="001E4B1A" w:rsidP="001E4B1A">
      <w:pPr>
        <w:ind w:firstLine="0"/>
        <w:rPr>
          <w:rFonts w:ascii="Calibri" w:hAnsi="Calibri" w:cs="Calibri"/>
          <w:color w:val="4472C4" w:themeColor="accent1"/>
        </w:rPr>
      </w:pPr>
      <w:r>
        <w:rPr>
          <w:rFonts w:ascii="Calibri" w:hAnsi="Calibri" w:cs="Calibri"/>
          <w:color w:val="4472C4" w:themeColor="accent1"/>
        </w:rPr>
        <w:t>Stelling:</w:t>
      </w:r>
    </w:p>
    <w:p w14:paraId="698CDE7A" w14:textId="3B662901" w:rsidR="001E4B1A" w:rsidRDefault="001E4B1A" w:rsidP="001E4B1A">
      <w:pPr>
        <w:ind w:firstLine="0"/>
        <w:rPr>
          <w:rFonts w:ascii="Calibri" w:hAnsi="Calibri" w:cs="Calibri"/>
          <w:color w:val="4472C4" w:themeColor="accent1"/>
        </w:rPr>
      </w:pPr>
      <w:r>
        <w:rPr>
          <w:rFonts w:ascii="Calibri" w:hAnsi="Calibri" w:cs="Calibri"/>
          <w:color w:val="4472C4" w:themeColor="accent1"/>
        </w:rPr>
        <w:t>Het parasympathische zenuwstelsel is vooral actief tijdens het rusten of na het eten.</w:t>
      </w:r>
    </w:p>
    <w:p w14:paraId="2BF340B3" w14:textId="77777777" w:rsidR="001E4B1A" w:rsidRDefault="001E4B1A" w:rsidP="001E4B1A">
      <w:pPr>
        <w:ind w:firstLine="0"/>
        <w:rPr>
          <w:rFonts w:ascii="Calibri" w:hAnsi="Calibri" w:cs="Calibri"/>
          <w:color w:val="4472C4" w:themeColor="accent1"/>
        </w:rPr>
      </w:pPr>
    </w:p>
    <w:p w14:paraId="2E05CE39" w14:textId="77777777" w:rsidR="001E4B1A" w:rsidRDefault="001E4B1A" w:rsidP="001E4B1A">
      <w:pPr>
        <w:ind w:firstLine="0"/>
        <w:rPr>
          <w:rFonts w:ascii="Calibri" w:hAnsi="Calibri" w:cs="Calibri"/>
          <w:b/>
          <w:bCs/>
          <w:color w:val="4472C4" w:themeColor="accent1"/>
        </w:rPr>
      </w:pPr>
      <w:r>
        <w:rPr>
          <w:rFonts w:ascii="Calibri" w:hAnsi="Calibri" w:cs="Calibri"/>
          <w:b/>
          <w:bCs/>
          <w:color w:val="4472C4" w:themeColor="accent1"/>
        </w:rPr>
        <w:t>Deze stelling is correct</w:t>
      </w:r>
    </w:p>
    <w:p w14:paraId="2FC52737" w14:textId="77777777" w:rsidR="001E4B1A" w:rsidRDefault="001E4B1A" w:rsidP="001E4B1A">
      <w:pPr>
        <w:ind w:firstLine="0"/>
        <w:rPr>
          <w:rFonts w:ascii="Calibri" w:hAnsi="Calibri" w:cs="Calibri"/>
          <w:color w:val="4472C4" w:themeColor="accent1"/>
        </w:rPr>
      </w:pPr>
      <w:r>
        <w:rPr>
          <w:rFonts w:ascii="Calibri" w:hAnsi="Calibri" w:cs="Calibri"/>
          <w:color w:val="4472C4" w:themeColor="accent1"/>
        </w:rPr>
        <w:t>Deze stelling is niet correct</w:t>
      </w:r>
    </w:p>
    <w:p w14:paraId="5E94DDDE" w14:textId="77777777" w:rsidR="001E4B1A" w:rsidRDefault="001E4B1A" w:rsidP="001E4B1A">
      <w:pPr>
        <w:ind w:firstLine="0"/>
        <w:rPr>
          <w:rFonts w:ascii="Calibri" w:hAnsi="Calibri" w:cs="Calibri"/>
          <w:color w:val="4472C4" w:themeColor="accent1"/>
        </w:rPr>
      </w:pPr>
    </w:p>
    <w:p w14:paraId="4E0A8AC0" w14:textId="77777777" w:rsidR="001E4B1A" w:rsidRDefault="001E4B1A" w:rsidP="001E4B1A">
      <w:pPr>
        <w:ind w:firstLine="0"/>
        <w:rPr>
          <w:rFonts w:ascii="Calibri" w:hAnsi="Calibri" w:cs="Calibri"/>
          <w:color w:val="4472C4" w:themeColor="accent1"/>
        </w:rPr>
      </w:pPr>
      <w:r>
        <w:rPr>
          <w:rFonts w:ascii="Calibri" w:hAnsi="Calibri" w:cs="Calibri"/>
          <w:color w:val="4472C4" w:themeColor="accent1"/>
        </w:rPr>
        <w:t xml:space="preserve">Extra info: </w:t>
      </w:r>
    </w:p>
    <w:p w14:paraId="0579D812" w14:textId="2E62E8BB" w:rsidR="001E4B1A" w:rsidRDefault="001E4B1A" w:rsidP="001E4B1A">
      <w:pPr>
        <w:ind w:firstLine="0"/>
        <w:rPr>
          <w:rFonts w:ascii="Calibri" w:hAnsi="Calibri" w:cs="Calibri"/>
          <w:color w:val="4472C4" w:themeColor="accent1"/>
        </w:rPr>
      </w:pPr>
      <w:r w:rsidRPr="001E4B1A">
        <w:rPr>
          <w:rFonts w:ascii="Calibri" w:hAnsi="Calibri" w:cs="Calibri"/>
          <w:color w:val="4472C4" w:themeColor="accent1"/>
        </w:rPr>
        <w:t>Dit aspect van het zenuwstelsel is dan ook verantwoordelijk voor het lichamelijk herstel, voor het verteren van voedsel en voor het opnemen en verwerken van voedingsstoffen.</w:t>
      </w:r>
    </w:p>
    <w:p w14:paraId="011D8CF6" w14:textId="77777777" w:rsidR="00E65E9C" w:rsidRPr="00E65E9C" w:rsidDel="0076085F" w:rsidRDefault="00E65E9C" w:rsidP="00E65E9C">
      <w:pPr>
        <w:ind w:firstLine="0"/>
        <w:rPr>
          <w:del w:id="90" w:author="Milou Buijk" w:date="2021-12-29T11:06:00Z"/>
          <w:rFonts w:ascii="Calibri" w:hAnsi="Calibri" w:cs="Calibri"/>
          <w:color w:val="4472C4" w:themeColor="accent1"/>
        </w:rPr>
      </w:pPr>
    </w:p>
    <w:p w14:paraId="24E030D4" w14:textId="77777777" w:rsidR="008E44A4" w:rsidRPr="008E44A4" w:rsidRDefault="008E44A4" w:rsidP="008E44A4">
      <w:pPr>
        <w:ind w:firstLine="0"/>
        <w:rPr>
          <w:rFonts w:ascii="Calibri" w:hAnsi="Calibri" w:cs="Calibri"/>
          <w:color w:val="FF0000"/>
        </w:rPr>
      </w:pPr>
    </w:p>
    <w:p w14:paraId="684017B8" w14:textId="4FE01714" w:rsidR="0003244D" w:rsidRPr="0003244D" w:rsidRDefault="008E44A4" w:rsidP="0003244D">
      <w:pPr>
        <w:ind w:firstLine="0"/>
        <w:rPr>
          <w:rFonts w:ascii="Calibri" w:hAnsi="Calibri" w:cs="Calibri"/>
          <w:color w:val="FF0000"/>
        </w:rPr>
      </w:pPr>
      <w:r>
        <w:rPr>
          <w:rFonts w:ascii="Calibri" w:hAnsi="Calibri" w:cs="Calibri"/>
          <w:color w:val="FF0000"/>
        </w:rPr>
        <w:t xml:space="preserve">Leerdoel: de student weet dat het sympathische zenuwstelsel vooral </w:t>
      </w:r>
      <w:r w:rsidR="0003244D">
        <w:rPr>
          <w:rFonts w:ascii="Calibri" w:hAnsi="Calibri" w:cs="Calibri"/>
          <w:color w:val="FF0000"/>
        </w:rPr>
        <w:t>actief is bij fysieke activiteit</w:t>
      </w:r>
    </w:p>
    <w:p w14:paraId="2E77ED9F" w14:textId="77777777" w:rsidR="008E44A4" w:rsidRDefault="008E44A4" w:rsidP="008E44A4">
      <w:pPr>
        <w:ind w:firstLine="0"/>
        <w:rPr>
          <w:rFonts w:ascii="Calibri" w:hAnsi="Calibri" w:cs="Calibri"/>
          <w:color w:val="FF0000"/>
        </w:rPr>
      </w:pPr>
    </w:p>
    <w:p w14:paraId="11AEF862" w14:textId="2F640BFA" w:rsidR="001E4B1A" w:rsidRDefault="001E4B1A" w:rsidP="008E44A4">
      <w:pPr>
        <w:ind w:firstLine="0"/>
        <w:rPr>
          <w:rFonts w:ascii="Calibri" w:hAnsi="Calibri" w:cs="Calibri"/>
          <w:color w:val="4472C4" w:themeColor="accent1"/>
        </w:rPr>
      </w:pPr>
      <w:r>
        <w:rPr>
          <w:rFonts w:ascii="Calibri" w:hAnsi="Calibri" w:cs="Calibri"/>
          <w:color w:val="4472C4" w:themeColor="accent1"/>
        </w:rPr>
        <w:t>Fluster</w:t>
      </w:r>
    </w:p>
    <w:p w14:paraId="2C2C439A" w14:textId="455202CE" w:rsidR="001E4B1A" w:rsidRDefault="001E4B1A" w:rsidP="008E44A4">
      <w:pPr>
        <w:ind w:firstLine="0"/>
        <w:rPr>
          <w:rFonts w:ascii="Calibri" w:hAnsi="Calibri" w:cs="Calibri"/>
          <w:color w:val="4472C4" w:themeColor="accent1"/>
        </w:rPr>
      </w:pPr>
    </w:p>
    <w:p w14:paraId="70AE8C11" w14:textId="77777777" w:rsidR="001E4B1A" w:rsidRDefault="001E4B1A" w:rsidP="001E4B1A">
      <w:pPr>
        <w:ind w:firstLine="0"/>
        <w:rPr>
          <w:rFonts w:ascii="Calibri" w:hAnsi="Calibri" w:cs="Calibri"/>
          <w:color w:val="4472C4" w:themeColor="accent1"/>
        </w:rPr>
      </w:pPr>
      <w:commentRangeStart w:id="91"/>
      <w:r>
        <w:rPr>
          <w:rFonts w:ascii="Calibri" w:hAnsi="Calibri" w:cs="Calibri"/>
          <w:color w:val="4472C4" w:themeColor="accent1"/>
        </w:rPr>
        <w:t xml:space="preserve">Theorie: </w:t>
      </w:r>
    </w:p>
    <w:p w14:paraId="73404FCC" w14:textId="77777777" w:rsidR="001E4B1A" w:rsidRDefault="001E4B1A" w:rsidP="001E4B1A">
      <w:pPr>
        <w:ind w:firstLine="0"/>
        <w:rPr>
          <w:rFonts w:ascii="Calibri" w:hAnsi="Calibri" w:cs="Calibri"/>
          <w:color w:val="4472C4" w:themeColor="accent1"/>
        </w:rPr>
      </w:pPr>
      <w:r w:rsidRPr="00842DB0">
        <w:rPr>
          <w:rFonts w:ascii="Calibri" w:hAnsi="Calibri" w:cs="Calibri"/>
          <w:color w:val="4472C4" w:themeColor="accent1"/>
        </w:rPr>
        <w:t>Het autonome zenuwstelsel</w:t>
      </w:r>
      <w:r>
        <w:rPr>
          <w:rFonts w:ascii="Calibri" w:hAnsi="Calibri" w:cs="Calibri"/>
          <w:color w:val="4472C4" w:themeColor="accent1"/>
        </w:rPr>
        <w:t xml:space="preserve"> </w:t>
      </w:r>
      <w:r w:rsidRPr="00842DB0">
        <w:rPr>
          <w:rFonts w:ascii="Calibri" w:hAnsi="Calibri" w:cs="Calibri"/>
          <w:color w:val="4472C4" w:themeColor="accent1"/>
        </w:rPr>
        <w:t>is geen enkelvoudig, geïsoleerd systeem. Het bestaat uit twee onderdelen</w:t>
      </w:r>
      <w:r>
        <w:rPr>
          <w:rFonts w:ascii="Calibri" w:hAnsi="Calibri" w:cs="Calibri"/>
          <w:color w:val="4472C4" w:themeColor="accent1"/>
        </w:rPr>
        <w:t xml:space="preserve">: het sympathische en </w:t>
      </w:r>
      <w:proofErr w:type="spellStart"/>
      <w:r>
        <w:rPr>
          <w:rFonts w:ascii="Calibri" w:hAnsi="Calibri" w:cs="Calibri"/>
          <w:color w:val="4472C4" w:themeColor="accent1"/>
        </w:rPr>
        <w:t>parasympathische</w:t>
      </w:r>
      <w:proofErr w:type="spellEnd"/>
      <w:r>
        <w:rPr>
          <w:rFonts w:ascii="Calibri" w:hAnsi="Calibri" w:cs="Calibri"/>
          <w:color w:val="4472C4" w:themeColor="accent1"/>
        </w:rPr>
        <w:t xml:space="preserve"> zenuwstelsel.</w:t>
      </w:r>
      <w:commentRangeEnd w:id="91"/>
      <w:r w:rsidR="0076085F">
        <w:rPr>
          <w:rStyle w:val="Verwijzingopmerking"/>
        </w:rPr>
        <w:commentReference w:id="91"/>
      </w:r>
    </w:p>
    <w:p w14:paraId="76428328" w14:textId="05424D68" w:rsidR="001E4B1A" w:rsidRDefault="001E4B1A" w:rsidP="008E44A4">
      <w:pPr>
        <w:ind w:firstLine="0"/>
        <w:rPr>
          <w:rFonts w:ascii="Calibri" w:hAnsi="Calibri" w:cs="Calibri"/>
          <w:color w:val="4472C4" w:themeColor="accent1"/>
        </w:rPr>
      </w:pPr>
    </w:p>
    <w:p w14:paraId="5BA051D7" w14:textId="6A8D6B08" w:rsidR="001E4B1A" w:rsidRDefault="001E4B1A" w:rsidP="008E44A4">
      <w:pPr>
        <w:ind w:firstLine="0"/>
        <w:rPr>
          <w:rFonts w:ascii="Calibri" w:hAnsi="Calibri" w:cs="Calibri"/>
          <w:color w:val="4472C4" w:themeColor="accent1"/>
        </w:rPr>
      </w:pPr>
      <w:commentRangeStart w:id="92"/>
      <w:r>
        <w:rPr>
          <w:rFonts w:ascii="Calibri" w:hAnsi="Calibri" w:cs="Calibri"/>
          <w:color w:val="4472C4" w:themeColor="accent1"/>
        </w:rPr>
        <w:t>Stelling:</w:t>
      </w:r>
      <w:commentRangeEnd w:id="92"/>
      <w:r w:rsidR="00084F70">
        <w:rPr>
          <w:rStyle w:val="Verwijzingopmerking"/>
        </w:rPr>
        <w:commentReference w:id="92"/>
      </w:r>
    </w:p>
    <w:p w14:paraId="4E4FFC3B" w14:textId="6A229850" w:rsidR="001E4B1A" w:rsidRDefault="001E4B1A" w:rsidP="008E44A4">
      <w:pPr>
        <w:ind w:firstLine="0"/>
        <w:rPr>
          <w:rFonts w:ascii="Calibri" w:hAnsi="Calibri" w:cs="Calibri"/>
          <w:color w:val="4472C4" w:themeColor="accent1"/>
        </w:rPr>
      </w:pPr>
      <w:r>
        <w:rPr>
          <w:rFonts w:ascii="Calibri" w:hAnsi="Calibri" w:cs="Calibri"/>
          <w:color w:val="4472C4" w:themeColor="accent1"/>
        </w:rPr>
        <w:t>Het sympathische zenuwstelsels is vooral actief …..</w:t>
      </w:r>
    </w:p>
    <w:p w14:paraId="4C3A1A5D" w14:textId="6C1251CD" w:rsidR="001E4B1A" w:rsidRDefault="001E4B1A" w:rsidP="008E44A4">
      <w:pPr>
        <w:ind w:firstLine="0"/>
        <w:rPr>
          <w:rFonts w:ascii="Calibri" w:hAnsi="Calibri" w:cs="Calibri"/>
          <w:color w:val="4472C4" w:themeColor="accent1"/>
        </w:rPr>
      </w:pPr>
    </w:p>
    <w:p w14:paraId="15D91485" w14:textId="1851FB16" w:rsidR="001E4B1A" w:rsidRDefault="001E4B1A" w:rsidP="008E44A4">
      <w:pPr>
        <w:ind w:firstLine="0"/>
        <w:rPr>
          <w:rFonts w:ascii="Calibri" w:hAnsi="Calibri" w:cs="Calibri"/>
          <w:color w:val="4472C4" w:themeColor="accent1"/>
        </w:rPr>
      </w:pPr>
      <w:r>
        <w:rPr>
          <w:rFonts w:ascii="Calibri" w:hAnsi="Calibri" w:cs="Calibri"/>
          <w:b/>
          <w:bCs/>
          <w:color w:val="4472C4" w:themeColor="accent1"/>
        </w:rPr>
        <w:t>Bij fysieke activiteit</w:t>
      </w:r>
    </w:p>
    <w:p w14:paraId="1C1A4313" w14:textId="63F7654C" w:rsidR="001E4B1A" w:rsidRDefault="001E4B1A" w:rsidP="008E44A4">
      <w:pPr>
        <w:ind w:firstLine="0"/>
        <w:rPr>
          <w:rFonts w:ascii="Calibri" w:hAnsi="Calibri" w:cs="Calibri"/>
          <w:color w:val="4472C4" w:themeColor="accent1"/>
        </w:rPr>
      </w:pPr>
      <w:r>
        <w:rPr>
          <w:rFonts w:ascii="Calibri" w:hAnsi="Calibri" w:cs="Calibri"/>
          <w:color w:val="4472C4" w:themeColor="accent1"/>
        </w:rPr>
        <w:t>Na het eten</w:t>
      </w:r>
    </w:p>
    <w:p w14:paraId="24F5F618" w14:textId="5F346F54" w:rsidR="001E4B1A" w:rsidRDefault="001E4B1A" w:rsidP="008E44A4">
      <w:pPr>
        <w:ind w:firstLine="0"/>
        <w:rPr>
          <w:rFonts w:ascii="Calibri" w:hAnsi="Calibri" w:cs="Calibri"/>
          <w:color w:val="4472C4" w:themeColor="accent1"/>
        </w:rPr>
      </w:pPr>
      <w:r>
        <w:rPr>
          <w:rFonts w:ascii="Calibri" w:hAnsi="Calibri" w:cs="Calibri"/>
          <w:color w:val="4472C4" w:themeColor="accent1"/>
        </w:rPr>
        <w:t>Tijdens het slapen</w:t>
      </w:r>
    </w:p>
    <w:p w14:paraId="799FC693" w14:textId="4658860A" w:rsidR="001E4B1A" w:rsidRDefault="00BF5F86" w:rsidP="008E44A4">
      <w:pPr>
        <w:ind w:firstLine="0"/>
        <w:rPr>
          <w:rFonts w:ascii="Calibri" w:hAnsi="Calibri" w:cs="Calibri"/>
          <w:color w:val="4472C4" w:themeColor="accent1"/>
        </w:rPr>
      </w:pPr>
      <w:r>
        <w:rPr>
          <w:rFonts w:ascii="Calibri" w:hAnsi="Calibri" w:cs="Calibri"/>
          <w:color w:val="4472C4" w:themeColor="accent1"/>
        </w:rPr>
        <w:t>In het donker</w:t>
      </w:r>
    </w:p>
    <w:p w14:paraId="4D1B02E7" w14:textId="204B2685" w:rsidR="00BF5F86" w:rsidRDefault="00BF5F86" w:rsidP="008E44A4">
      <w:pPr>
        <w:ind w:firstLine="0"/>
        <w:rPr>
          <w:rFonts w:ascii="Calibri" w:hAnsi="Calibri" w:cs="Calibri"/>
          <w:color w:val="4472C4" w:themeColor="accent1"/>
        </w:rPr>
      </w:pPr>
    </w:p>
    <w:p w14:paraId="6EEE245D" w14:textId="0AA4E3E0" w:rsidR="00BF5F86" w:rsidRDefault="00BF5F86" w:rsidP="00BF5F86">
      <w:pPr>
        <w:ind w:firstLine="0"/>
        <w:rPr>
          <w:rFonts w:ascii="Calibri" w:hAnsi="Calibri" w:cs="Calibri"/>
          <w:color w:val="4472C4" w:themeColor="accent1"/>
        </w:rPr>
      </w:pPr>
      <w:r>
        <w:rPr>
          <w:rFonts w:ascii="Calibri" w:hAnsi="Calibri" w:cs="Calibri"/>
          <w:color w:val="4472C4" w:themeColor="accent1"/>
        </w:rPr>
        <w:t>Extra info:</w:t>
      </w:r>
    </w:p>
    <w:p w14:paraId="72C6B0FC" w14:textId="4F5675BE" w:rsidR="00BF5F86" w:rsidRDefault="00BF5F86" w:rsidP="00BF5F86">
      <w:pPr>
        <w:ind w:firstLine="0"/>
        <w:rPr>
          <w:rFonts w:ascii="Calibri" w:hAnsi="Calibri" w:cs="Calibri"/>
          <w:color w:val="4472C4" w:themeColor="accent1"/>
        </w:rPr>
      </w:pPr>
      <w:r w:rsidRPr="00BF5F86">
        <w:rPr>
          <w:rFonts w:ascii="Calibri" w:hAnsi="Calibri" w:cs="Calibri"/>
          <w:color w:val="4472C4" w:themeColor="accent1"/>
        </w:rPr>
        <w:t>Het sympathische zenuwstelsel is het meest actief bij fysieke activiteit, in het geval van lichamelijke uitputting of bij gevaarlijke situaties.</w:t>
      </w:r>
    </w:p>
    <w:p w14:paraId="2ED0C2BA" w14:textId="19CB3044" w:rsidR="00BF5F86" w:rsidDel="0076085F" w:rsidRDefault="00BF5F86" w:rsidP="00BF5F86">
      <w:pPr>
        <w:ind w:firstLine="0"/>
        <w:rPr>
          <w:del w:id="93" w:author="Milou Buijk" w:date="2021-12-29T11:07:00Z"/>
          <w:rFonts w:ascii="Calibri" w:hAnsi="Calibri" w:cs="Calibri"/>
          <w:color w:val="4472C4" w:themeColor="accent1"/>
        </w:rPr>
      </w:pPr>
    </w:p>
    <w:p w14:paraId="23075A40" w14:textId="77777777" w:rsidR="00BF5F86" w:rsidRDefault="00BF5F86" w:rsidP="00BF5F86">
      <w:pPr>
        <w:ind w:firstLine="0"/>
        <w:rPr>
          <w:rFonts w:ascii="Calibri" w:hAnsi="Calibri" w:cs="Calibri"/>
          <w:color w:val="4472C4" w:themeColor="accent1"/>
        </w:rPr>
      </w:pPr>
    </w:p>
    <w:p w14:paraId="40DCC0CB" w14:textId="77777777" w:rsidR="00BF5F86" w:rsidRDefault="00BF5F86" w:rsidP="00BF5F86">
      <w:pPr>
        <w:ind w:firstLine="0"/>
        <w:rPr>
          <w:rFonts w:ascii="Calibri" w:hAnsi="Calibri" w:cs="Calibri"/>
          <w:color w:val="4472C4" w:themeColor="accent1"/>
        </w:rPr>
      </w:pPr>
      <w:r>
        <w:rPr>
          <w:rFonts w:ascii="Calibri" w:hAnsi="Calibri" w:cs="Calibri"/>
          <w:color w:val="4472C4" w:themeColor="accent1"/>
        </w:rPr>
        <w:t xml:space="preserve">Theorie: </w:t>
      </w:r>
    </w:p>
    <w:p w14:paraId="6FDCF1F4" w14:textId="77777777" w:rsidR="00BF5F86" w:rsidRDefault="00BF5F86" w:rsidP="00BF5F86">
      <w:pPr>
        <w:ind w:firstLine="0"/>
        <w:rPr>
          <w:rFonts w:ascii="Calibri" w:hAnsi="Calibri" w:cs="Calibri"/>
          <w:color w:val="4472C4" w:themeColor="accent1"/>
        </w:rPr>
      </w:pPr>
      <w:r w:rsidRPr="00842DB0">
        <w:rPr>
          <w:rFonts w:ascii="Calibri" w:hAnsi="Calibri" w:cs="Calibri"/>
          <w:color w:val="4472C4" w:themeColor="accent1"/>
        </w:rPr>
        <w:t>Het autonome zenuwstelsel</w:t>
      </w:r>
      <w:r>
        <w:rPr>
          <w:rFonts w:ascii="Calibri" w:hAnsi="Calibri" w:cs="Calibri"/>
          <w:color w:val="4472C4" w:themeColor="accent1"/>
        </w:rPr>
        <w:t xml:space="preserve"> </w:t>
      </w:r>
      <w:r w:rsidRPr="00842DB0">
        <w:rPr>
          <w:rFonts w:ascii="Calibri" w:hAnsi="Calibri" w:cs="Calibri"/>
          <w:color w:val="4472C4" w:themeColor="accent1"/>
        </w:rPr>
        <w:t>is geen enkelvoudig, geïsoleerd systeem. Het bestaat uit twee onderdelen</w:t>
      </w:r>
      <w:r>
        <w:rPr>
          <w:rFonts w:ascii="Calibri" w:hAnsi="Calibri" w:cs="Calibri"/>
          <w:color w:val="4472C4" w:themeColor="accent1"/>
        </w:rPr>
        <w:t>: het sympathische en parasympathische zenuwstelsel.</w:t>
      </w:r>
    </w:p>
    <w:p w14:paraId="0A3AFF0D" w14:textId="77777777" w:rsidR="00BF5F86" w:rsidRDefault="00BF5F86" w:rsidP="00BF5F86">
      <w:pPr>
        <w:ind w:firstLine="0"/>
        <w:rPr>
          <w:rFonts w:ascii="Calibri" w:hAnsi="Calibri" w:cs="Calibri"/>
          <w:color w:val="4472C4" w:themeColor="accent1"/>
        </w:rPr>
      </w:pPr>
    </w:p>
    <w:p w14:paraId="14574E4C" w14:textId="77777777" w:rsidR="00BF5F86" w:rsidRDefault="00BF5F86" w:rsidP="00BF5F86">
      <w:pPr>
        <w:ind w:firstLine="0"/>
        <w:rPr>
          <w:rFonts w:ascii="Calibri" w:hAnsi="Calibri" w:cs="Calibri"/>
          <w:color w:val="4472C4" w:themeColor="accent1"/>
        </w:rPr>
      </w:pPr>
      <w:r>
        <w:rPr>
          <w:rFonts w:ascii="Calibri" w:hAnsi="Calibri" w:cs="Calibri"/>
          <w:color w:val="4472C4" w:themeColor="accent1"/>
        </w:rPr>
        <w:t>Stelling:</w:t>
      </w:r>
    </w:p>
    <w:p w14:paraId="74637267" w14:textId="3B406EF4" w:rsidR="00BF5F86" w:rsidRDefault="00BF5F86" w:rsidP="00BF5F86">
      <w:pPr>
        <w:ind w:firstLine="0"/>
        <w:rPr>
          <w:rFonts w:ascii="Calibri" w:hAnsi="Calibri" w:cs="Calibri"/>
          <w:color w:val="4472C4" w:themeColor="accent1"/>
        </w:rPr>
      </w:pPr>
      <w:r>
        <w:rPr>
          <w:rFonts w:ascii="Calibri" w:hAnsi="Calibri" w:cs="Calibri"/>
          <w:color w:val="4472C4" w:themeColor="accent1"/>
        </w:rPr>
        <w:t>Het sympathische zenuwstelsels is vooral actief bij fysieke activiteit of gevaar.</w:t>
      </w:r>
    </w:p>
    <w:p w14:paraId="1A4087FB" w14:textId="77777777" w:rsidR="00BF5F86" w:rsidRDefault="00BF5F86" w:rsidP="00BF5F86">
      <w:pPr>
        <w:ind w:firstLine="0"/>
        <w:rPr>
          <w:rFonts w:ascii="Calibri" w:hAnsi="Calibri" w:cs="Calibri"/>
          <w:color w:val="4472C4" w:themeColor="accent1"/>
        </w:rPr>
      </w:pPr>
    </w:p>
    <w:p w14:paraId="38AD5A03" w14:textId="77777777" w:rsidR="00BF5F86" w:rsidRDefault="00BF5F86" w:rsidP="00BF5F86">
      <w:pPr>
        <w:ind w:firstLine="0"/>
        <w:rPr>
          <w:rFonts w:ascii="Calibri" w:hAnsi="Calibri" w:cs="Calibri"/>
          <w:b/>
          <w:bCs/>
          <w:color w:val="4472C4" w:themeColor="accent1"/>
        </w:rPr>
      </w:pPr>
      <w:r>
        <w:rPr>
          <w:rFonts w:ascii="Calibri" w:hAnsi="Calibri" w:cs="Calibri"/>
          <w:b/>
          <w:bCs/>
          <w:color w:val="4472C4" w:themeColor="accent1"/>
        </w:rPr>
        <w:t>Deze stelling is correct</w:t>
      </w:r>
    </w:p>
    <w:p w14:paraId="6D62F6E9" w14:textId="77777777" w:rsidR="00BF5F86" w:rsidRDefault="00BF5F86" w:rsidP="00BF5F86">
      <w:pPr>
        <w:ind w:firstLine="0"/>
        <w:rPr>
          <w:rFonts w:ascii="Calibri" w:hAnsi="Calibri" w:cs="Calibri"/>
          <w:color w:val="4472C4" w:themeColor="accent1"/>
        </w:rPr>
      </w:pPr>
      <w:r>
        <w:rPr>
          <w:rFonts w:ascii="Calibri" w:hAnsi="Calibri" w:cs="Calibri"/>
          <w:color w:val="4472C4" w:themeColor="accent1"/>
        </w:rPr>
        <w:t>Deze stelling is niet correct</w:t>
      </w:r>
    </w:p>
    <w:p w14:paraId="31ED4AE7" w14:textId="08A72FF9" w:rsidR="00BF5F86" w:rsidDel="0076085F" w:rsidRDefault="00BF5F86" w:rsidP="00BF5F86">
      <w:pPr>
        <w:ind w:firstLine="0"/>
        <w:rPr>
          <w:del w:id="94" w:author="Milou Buijk" w:date="2021-12-29T11:08:00Z"/>
          <w:rFonts w:ascii="Calibri" w:hAnsi="Calibri" w:cs="Calibri"/>
          <w:color w:val="4472C4" w:themeColor="accent1"/>
        </w:rPr>
      </w:pPr>
    </w:p>
    <w:p w14:paraId="1084966A" w14:textId="498B188E" w:rsidR="00BF5F86" w:rsidRDefault="00BF5F86" w:rsidP="00BF5F86">
      <w:pPr>
        <w:ind w:firstLine="0"/>
        <w:rPr>
          <w:rFonts w:ascii="Calibri" w:hAnsi="Calibri" w:cs="Calibri"/>
          <w:color w:val="4472C4" w:themeColor="accent1"/>
        </w:rPr>
      </w:pPr>
    </w:p>
    <w:p w14:paraId="51C314AE" w14:textId="77777777" w:rsidR="00BF5F86" w:rsidRDefault="00BF5F86" w:rsidP="00BF5F86">
      <w:pPr>
        <w:ind w:firstLine="0"/>
        <w:rPr>
          <w:rFonts w:ascii="Calibri" w:hAnsi="Calibri" w:cs="Calibri"/>
          <w:color w:val="4472C4" w:themeColor="accent1"/>
        </w:rPr>
      </w:pPr>
      <w:r>
        <w:rPr>
          <w:rFonts w:ascii="Calibri" w:hAnsi="Calibri" w:cs="Calibri"/>
          <w:color w:val="4472C4" w:themeColor="accent1"/>
        </w:rPr>
        <w:t xml:space="preserve">Theorie: </w:t>
      </w:r>
    </w:p>
    <w:p w14:paraId="43FD4A87" w14:textId="77777777" w:rsidR="00BF5F86" w:rsidRDefault="00BF5F86" w:rsidP="00BF5F86">
      <w:pPr>
        <w:ind w:firstLine="0"/>
        <w:rPr>
          <w:rFonts w:ascii="Calibri" w:hAnsi="Calibri" w:cs="Calibri"/>
          <w:color w:val="4472C4" w:themeColor="accent1"/>
        </w:rPr>
      </w:pPr>
      <w:r w:rsidRPr="00842DB0">
        <w:rPr>
          <w:rFonts w:ascii="Calibri" w:hAnsi="Calibri" w:cs="Calibri"/>
          <w:color w:val="4472C4" w:themeColor="accent1"/>
        </w:rPr>
        <w:t>Het autonome zenuwstelsel</w:t>
      </w:r>
      <w:r>
        <w:rPr>
          <w:rFonts w:ascii="Calibri" w:hAnsi="Calibri" w:cs="Calibri"/>
          <w:color w:val="4472C4" w:themeColor="accent1"/>
        </w:rPr>
        <w:t xml:space="preserve"> </w:t>
      </w:r>
      <w:r w:rsidRPr="00842DB0">
        <w:rPr>
          <w:rFonts w:ascii="Calibri" w:hAnsi="Calibri" w:cs="Calibri"/>
          <w:color w:val="4472C4" w:themeColor="accent1"/>
        </w:rPr>
        <w:t>is geen enkelvoudig, geïsoleerd systeem. Het bestaat uit twee onderdelen</w:t>
      </w:r>
      <w:r>
        <w:rPr>
          <w:rFonts w:ascii="Calibri" w:hAnsi="Calibri" w:cs="Calibri"/>
          <w:color w:val="4472C4" w:themeColor="accent1"/>
        </w:rPr>
        <w:t>: het sympathische en parasympathische zenuwstelsel.</w:t>
      </w:r>
    </w:p>
    <w:p w14:paraId="7839D454" w14:textId="77777777" w:rsidR="00BF5F86" w:rsidRDefault="00BF5F86" w:rsidP="00BF5F86">
      <w:pPr>
        <w:ind w:firstLine="0"/>
        <w:rPr>
          <w:rFonts w:ascii="Calibri" w:hAnsi="Calibri" w:cs="Calibri"/>
          <w:color w:val="4472C4" w:themeColor="accent1"/>
        </w:rPr>
      </w:pPr>
    </w:p>
    <w:p w14:paraId="6382DDCB" w14:textId="77777777" w:rsidR="00BF5F86" w:rsidRDefault="00BF5F86" w:rsidP="00BF5F86">
      <w:pPr>
        <w:ind w:firstLine="0"/>
        <w:rPr>
          <w:rFonts w:ascii="Calibri" w:hAnsi="Calibri" w:cs="Calibri"/>
          <w:color w:val="4472C4" w:themeColor="accent1"/>
        </w:rPr>
      </w:pPr>
      <w:r>
        <w:rPr>
          <w:rFonts w:ascii="Calibri" w:hAnsi="Calibri" w:cs="Calibri"/>
          <w:color w:val="4472C4" w:themeColor="accent1"/>
        </w:rPr>
        <w:t>Stelling:</w:t>
      </w:r>
    </w:p>
    <w:p w14:paraId="2E839EC5" w14:textId="3B2CABFE" w:rsidR="00BF5F86" w:rsidRDefault="00BF5F86" w:rsidP="00BF5F86">
      <w:pPr>
        <w:ind w:firstLine="0"/>
        <w:rPr>
          <w:rFonts w:ascii="Calibri" w:hAnsi="Calibri" w:cs="Calibri"/>
          <w:color w:val="4472C4" w:themeColor="accent1"/>
        </w:rPr>
      </w:pPr>
      <w:r>
        <w:rPr>
          <w:rFonts w:ascii="Calibri" w:hAnsi="Calibri" w:cs="Calibri"/>
          <w:color w:val="4472C4" w:themeColor="accent1"/>
        </w:rPr>
        <w:t>Het sympathische zenuwstelsels is vooral actief tijdens rust.</w:t>
      </w:r>
    </w:p>
    <w:p w14:paraId="3BCF1121" w14:textId="11D1015F" w:rsidR="00BF5F86" w:rsidRDefault="00BF5F86" w:rsidP="00BF5F86">
      <w:pPr>
        <w:ind w:firstLine="0"/>
        <w:rPr>
          <w:rFonts w:ascii="Calibri" w:hAnsi="Calibri" w:cs="Calibri"/>
          <w:color w:val="4472C4" w:themeColor="accent1"/>
        </w:rPr>
      </w:pPr>
    </w:p>
    <w:p w14:paraId="3AF3ED99" w14:textId="77777777" w:rsidR="00BF5F86" w:rsidRPr="008E44A4" w:rsidRDefault="00BF5F86" w:rsidP="00BF5F86">
      <w:pPr>
        <w:ind w:firstLine="0"/>
        <w:rPr>
          <w:rFonts w:ascii="Calibri" w:hAnsi="Calibri" w:cs="Calibri"/>
          <w:color w:val="4472C4" w:themeColor="accent1"/>
        </w:rPr>
      </w:pPr>
      <w:r w:rsidRPr="008E44A4">
        <w:rPr>
          <w:rFonts w:ascii="Calibri" w:hAnsi="Calibri" w:cs="Calibri"/>
          <w:color w:val="4472C4" w:themeColor="accent1"/>
        </w:rPr>
        <w:t>Deze stelling is correct</w:t>
      </w:r>
    </w:p>
    <w:p w14:paraId="3AEED8EE" w14:textId="77777777" w:rsidR="00BF5F86" w:rsidRPr="008E44A4" w:rsidRDefault="00BF5F86" w:rsidP="00BF5F86">
      <w:pPr>
        <w:ind w:firstLine="0"/>
        <w:rPr>
          <w:rFonts w:ascii="Calibri" w:hAnsi="Calibri" w:cs="Calibri"/>
          <w:b/>
          <w:bCs/>
          <w:color w:val="4472C4" w:themeColor="accent1"/>
        </w:rPr>
      </w:pPr>
      <w:r w:rsidRPr="008E44A4">
        <w:rPr>
          <w:rFonts w:ascii="Calibri" w:hAnsi="Calibri" w:cs="Calibri"/>
          <w:b/>
          <w:bCs/>
          <w:color w:val="4472C4" w:themeColor="accent1"/>
        </w:rPr>
        <w:t>Deze stelling is niet correct</w:t>
      </w:r>
    </w:p>
    <w:p w14:paraId="7804EDD6" w14:textId="77777777" w:rsidR="00BF5F86" w:rsidRDefault="00BF5F86" w:rsidP="00BF5F86">
      <w:pPr>
        <w:ind w:firstLine="0"/>
        <w:rPr>
          <w:rFonts w:ascii="Calibri" w:hAnsi="Calibri" w:cs="Calibri"/>
          <w:color w:val="4472C4" w:themeColor="accent1"/>
        </w:rPr>
      </w:pPr>
    </w:p>
    <w:p w14:paraId="7025209A" w14:textId="77777777" w:rsidR="00BF5F86" w:rsidRDefault="00BF5F86" w:rsidP="00BF5F86">
      <w:pPr>
        <w:ind w:firstLine="0"/>
        <w:rPr>
          <w:rFonts w:ascii="Calibri" w:hAnsi="Calibri" w:cs="Calibri"/>
          <w:color w:val="4472C4" w:themeColor="accent1"/>
        </w:rPr>
      </w:pPr>
      <w:r>
        <w:rPr>
          <w:rFonts w:ascii="Calibri" w:hAnsi="Calibri" w:cs="Calibri"/>
          <w:color w:val="4472C4" w:themeColor="accent1"/>
        </w:rPr>
        <w:t xml:space="preserve">Extra info: </w:t>
      </w:r>
    </w:p>
    <w:p w14:paraId="2653B9EB" w14:textId="77777777" w:rsidR="00BF5F86" w:rsidRDefault="00BF5F86" w:rsidP="00BF5F86">
      <w:pPr>
        <w:ind w:firstLine="0"/>
        <w:rPr>
          <w:rFonts w:ascii="Calibri" w:hAnsi="Calibri" w:cs="Calibri"/>
          <w:color w:val="4472C4" w:themeColor="accent1"/>
        </w:rPr>
      </w:pPr>
      <w:r w:rsidRPr="00BF5F86">
        <w:rPr>
          <w:rFonts w:ascii="Calibri" w:hAnsi="Calibri" w:cs="Calibri"/>
          <w:color w:val="4472C4" w:themeColor="accent1"/>
        </w:rPr>
        <w:t>Het sympathische zenuwstelsel is het meest actief bij fysieke activiteit, in het geval van lichamelijke uitputting of bij gevaarlijke situaties.</w:t>
      </w:r>
    </w:p>
    <w:p w14:paraId="1CB779BB" w14:textId="6FED3EB5" w:rsidR="001E4B1A" w:rsidDel="0076085F" w:rsidRDefault="001E4B1A" w:rsidP="008E44A4">
      <w:pPr>
        <w:ind w:firstLine="0"/>
        <w:rPr>
          <w:del w:id="95" w:author="Milou Buijk" w:date="2021-12-29T11:08:00Z"/>
          <w:rFonts w:ascii="Calibri" w:hAnsi="Calibri" w:cs="Calibri"/>
          <w:color w:val="FF0000"/>
        </w:rPr>
      </w:pPr>
    </w:p>
    <w:p w14:paraId="50895839" w14:textId="77777777" w:rsidR="001E4B1A" w:rsidRDefault="001E4B1A" w:rsidP="008E44A4">
      <w:pPr>
        <w:ind w:firstLine="0"/>
        <w:rPr>
          <w:rFonts w:ascii="Calibri" w:hAnsi="Calibri" w:cs="Calibri"/>
          <w:color w:val="FF0000"/>
        </w:rPr>
      </w:pPr>
    </w:p>
    <w:p w14:paraId="02C11C2F" w14:textId="7BF9D995" w:rsidR="008E44A4" w:rsidRDefault="008E44A4" w:rsidP="008E44A4">
      <w:pPr>
        <w:ind w:firstLine="0"/>
        <w:rPr>
          <w:rFonts w:ascii="Calibri" w:hAnsi="Calibri" w:cs="Calibri"/>
        </w:rPr>
      </w:pPr>
      <w:r>
        <w:rPr>
          <w:rFonts w:ascii="Calibri" w:hAnsi="Calibri" w:cs="Calibri"/>
          <w:color w:val="FF0000"/>
        </w:rPr>
        <w:t>Leerdoel: de student weet dat</w:t>
      </w:r>
      <w:r w:rsidR="0003244D">
        <w:rPr>
          <w:rFonts w:ascii="Calibri" w:hAnsi="Calibri" w:cs="Calibri"/>
          <w:color w:val="FF0000"/>
        </w:rPr>
        <w:t xml:space="preserve"> het sympathische zenuwstelsel verantwoordelijk is voor vecht-of-vluchtreacties.</w:t>
      </w:r>
    </w:p>
    <w:p w14:paraId="1B8B3AC2" w14:textId="77777777" w:rsidR="0003244D" w:rsidRDefault="0003244D" w:rsidP="008E44A4">
      <w:pPr>
        <w:ind w:firstLine="0"/>
        <w:rPr>
          <w:rFonts w:ascii="Calibri" w:hAnsi="Calibri" w:cs="Calibri"/>
          <w:color w:val="FF0000"/>
        </w:rPr>
      </w:pPr>
    </w:p>
    <w:p w14:paraId="5840A81E" w14:textId="108CD7B6" w:rsidR="00BF5F86" w:rsidRDefault="00BF5F86" w:rsidP="00BF5F86">
      <w:pPr>
        <w:ind w:firstLine="0"/>
        <w:rPr>
          <w:rFonts w:ascii="Calibri" w:hAnsi="Calibri" w:cs="Calibri"/>
          <w:color w:val="4472C4" w:themeColor="accent1"/>
        </w:rPr>
      </w:pPr>
      <w:r>
        <w:rPr>
          <w:rFonts w:ascii="Calibri" w:hAnsi="Calibri" w:cs="Calibri"/>
          <w:color w:val="4472C4" w:themeColor="accent1"/>
        </w:rPr>
        <w:t>Fluster</w:t>
      </w:r>
    </w:p>
    <w:p w14:paraId="063C2172" w14:textId="4BDBD6B6" w:rsidR="00BF5F86" w:rsidRDefault="00BF5F86" w:rsidP="00BF5F86">
      <w:pPr>
        <w:ind w:firstLine="0"/>
        <w:rPr>
          <w:rFonts w:ascii="Calibri" w:hAnsi="Calibri" w:cs="Calibri"/>
          <w:color w:val="4472C4" w:themeColor="accent1"/>
        </w:rPr>
      </w:pPr>
    </w:p>
    <w:p w14:paraId="4BC8E077" w14:textId="72BEE1CD" w:rsidR="00BF5F86" w:rsidRDefault="00BF5F86" w:rsidP="00BF5F86">
      <w:pPr>
        <w:ind w:firstLine="0"/>
        <w:rPr>
          <w:rFonts w:ascii="Calibri" w:hAnsi="Calibri" w:cs="Calibri"/>
          <w:color w:val="4472C4" w:themeColor="accent1"/>
        </w:rPr>
      </w:pPr>
      <w:r>
        <w:rPr>
          <w:rFonts w:ascii="Calibri" w:hAnsi="Calibri" w:cs="Calibri"/>
          <w:color w:val="4472C4" w:themeColor="accent1"/>
        </w:rPr>
        <w:t>Stelling:</w:t>
      </w:r>
      <w:r>
        <w:rPr>
          <w:rFonts w:ascii="Calibri" w:hAnsi="Calibri" w:cs="Calibri"/>
          <w:color w:val="4472C4" w:themeColor="accent1"/>
        </w:rPr>
        <w:br/>
        <w:t>Het ….. zenuwstelsel is verantwoordelijk voor vecht-of-vluchtreacties.</w:t>
      </w:r>
    </w:p>
    <w:p w14:paraId="1FE96D6F" w14:textId="59180DD2" w:rsidR="00BF5F86" w:rsidRDefault="00BF5F86" w:rsidP="00BF5F86">
      <w:pPr>
        <w:ind w:firstLine="0"/>
        <w:rPr>
          <w:rFonts w:ascii="Calibri" w:hAnsi="Calibri" w:cs="Calibri"/>
          <w:color w:val="4472C4" w:themeColor="accent1"/>
        </w:rPr>
      </w:pPr>
    </w:p>
    <w:p w14:paraId="24BCD8FE" w14:textId="409D38C6" w:rsidR="00BF5F86" w:rsidRDefault="00BF5F86" w:rsidP="00BF5F86">
      <w:pPr>
        <w:ind w:firstLine="0"/>
        <w:rPr>
          <w:rFonts w:ascii="Calibri" w:hAnsi="Calibri" w:cs="Calibri"/>
          <w:color w:val="4472C4" w:themeColor="accent1"/>
        </w:rPr>
      </w:pPr>
      <w:r>
        <w:rPr>
          <w:rFonts w:ascii="Calibri" w:hAnsi="Calibri" w:cs="Calibri"/>
          <w:color w:val="4472C4" w:themeColor="accent1"/>
        </w:rPr>
        <w:t>Somatische</w:t>
      </w:r>
    </w:p>
    <w:p w14:paraId="6A97CACF" w14:textId="6576357F" w:rsidR="00BF5F86" w:rsidRDefault="00BF5F86" w:rsidP="00BF5F86">
      <w:pPr>
        <w:ind w:firstLine="0"/>
        <w:rPr>
          <w:rFonts w:ascii="Calibri" w:hAnsi="Calibri" w:cs="Calibri"/>
          <w:color w:val="4472C4" w:themeColor="accent1"/>
        </w:rPr>
      </w:pPr>
      <w:r>
        <w:rPr>
          <w:rFonts w:ascii="Calibri" w:hAnsi="Calibri" w:cs="Calibri"/>
          <w:color w:val="4472C4" w:themeColor="accent1"/>
        </w:rPr>
        <w:t>Animale</w:t>
      </w:r>
    </w:p>
    <w:p w14:paraId="0BF56972" w14:textId="5ED0C97E" w:rsidR="00BF5F86" w:rsidRDefault="00BF5F86" w:rsidP="00BF5F86">
      <w:pPr>
        <w:ind w:firstLine="0"/>
        <w:rPr>
          <w:rFonts w:ascii="Calibri" w:hAnsi="Calibri" w:cs="Calibri"/>
          <w:color w:val="4472C4" w:themeColor="accent1"/>
        </w:rPr>
      </w:pPr>
      <w:r>
        <w:rPr>
          <w:rFonts w:ascii="Calibri" w:hAnsi="Calibri" w:cs="Calibri"/>
          <w:color w:val="4472C4" w:themeColor="accent1"/>
        </w:rPr>
        <w:t>Parasympathische</w:t>
      </w:r>
    </w:p>
    <w:p w14:paraId="2D400846" w14:textId="07A02193" w:rsidR="00BF5F86" w:rsidRPr="00BF5F86" w:rsidRDefault="00BF5F86" w:rsidP="00BF5F86">
      <w:pPr>
        <w:ind w:firstLine="0"/>
        <w:rPr>
          <w:rFonts w:ascii="Calibri" w:hAnsi="Calibri" w:cs="Calibri"/>
          <w:b/>
          <w:bCs/>
          <w:color w:val="4472C4" w:themeColor="accent1"/>
        </w:rPr>
      </w:pPr>
      <w:r w:rsidRPr="00BF5F86">
        <w:rPr>
          <w:rFonts w:ascii="Calibri" w:hAnsi="Calibri" w:cs="Calibri"/>
          <w:b/>
          <w:bCs/>
          <w:color w:val="4472C4" w:themeColor="accent1"/>
        </w:rPr>
        <w:t>Sympathische</w:t>
      </w:r>
    </w:p>
    <w:p w14:paraId="2534CA8A" w14:textId="02EF2D78" w:rsidR="00BF5F86" w:rsidRDefault="00BF5F86" w:rsidP="00BF5F86">
      <w:pPr>
        <w:ind w:firstLine="0"/>
        <w:rPr>
          <w:rFonts w:ascii="Calibri" w:hAnsi="Calibri" w:cs="Calibri"/>
          <w:color w:val="4472C4" w:themeColor="accent1"/>
        </w:rPr>
      </w:pPr>
    </w:p>
    <w:p w14:paraId="2CB01063" w14:textId="01AAE1DE" w:rsidR="00BF5F86" w:rsidRDefault="00BF5F86" w:rsidP="00BF5F86">
      <w:pPr>
        <w:ind w:firstLine="0"/>
        <w:rPr>
          <w:rFonts w:ascii="Calibri" w:hAnsi="Calibri" w:cs="Calibri"/>
          <w:color w:val="4472C4" w:themeColor="accent1"/>
        </w:rPr>
      </w:pPr>
      <w:commentRangeStart w:id="96"/>
      <w:r>
        <w:rPr>
          <w:rFonts w:ascii="Calibri" w:hAnsi="Calibri" w:cs="Calibri"/>
          <w:color w:val="4472C4" w:themeColor="accent1"/>
        </w:rPr>
        <w:t xml:space="preserve">Extra info: </w:t>
      </w:r>
    </w:p>
    <w:p w14:paraId="13A7B9FF" w14:textId="30FCB8EE" w:rsidR="00BF5F86" w:rsidDel="002C66F7" w:rsidRDefault="00BF5F86" w:rsidP="00BF5F86">
      <w:pPr>
        <w:ind w:firstLine="0"/>
        <w:rPr>
          <w:del w:id="97" w:author="Milou Buijk" w:date="2021-12-29T11:14:00Z"/>
          <w:rFonts w:ascii="Calibri" w:hAnsi="Calibri" w:cs="Calibri"/>
          <w:color w:val="4472C4" w:themeColor="accent1"/>
        </w:rPr>
      </w:pPr>
      <w:commentRangeStart w:id="98"/>
      <w:r w:rsidRPr="00BF5F86">
        <w:rPr>
          <w:rFonts w:ascii="Calibri" w:hAnsi="Calibri" w:cs="Calibri"/>
          <w:color w:val="4472C4" w:themeColor="accent1"/>
        </w:rPr>
        <w:t>Het doel van het sympathische zenuwstelsel is het tot stand brengen van een energetische respons van het hele lichaam op waargenomen gevaren of uitdagingen</w:t>
      </w:r>
      <w:commentRangeEnd w:id="98"/>
      <w:r w:rsidR="00237409">
        <w:rPr>
          <w:rStyle w:val="Verwijzingopmerking"/>
        </w:rPr>
        <w:commentReference w:id="98"/>
      </w:r>
      <w:r w:rsidRPr="00BF5F86">
        <w:rPr>
          <w:rFonts w:ascii="Calibri" w:hAnsi="Calibri" w:cs="Calibri"/>
          <w:color w:val="4472C4" w:themeColor="accent1"/>
        </w:rPr>
        <w:t>. Hierbij gaat het bijvoorbeeld om het vrijmaken van opgeslagen glucose voor de energievoorziening, het verhogen van de hartslag of bloeddruk en het omleiden van voedingsstoffen naar systemen die noodzakelijk zijn voor overleving</w:t>
      </w:r>
      <w:commentRangeEnd w:id="96"/>
      <w:r w:rsidR="00237409">
        <w:rPr>
          <w:rStyle w:val="Verwijzingopmerking"/>
        </w:rPr>
        <w:commentReference w:id="96"/>
      </w:r>
      <w:r w:rsidRPr="00BF5F86">
        <w:rPr>
          <w:rFonts w:ascii="Calibri" w:hAnsi="Calibri" w:cs="Calibri"/>
          <w:color w:val="4472C4" w:themeColor="accent1"/>
        </w:rPr>
        <w:t>.</w:t>
      </w:r>
    </w:p>
    <w:p w14:paraId="6A4F4B5D" w14:textId="7F0B24DE" w:rsidR="00BF5F86" w:rsidRDefault="00BF5F86" w:rsidP="00BF5F86">
      <w:pPr>
        <w:ind w:firstLine="0"/>
        <w:rPr>
          <w:rFonts w:ascii="Calibri" w:hAnsi="Calibri" w:cs="Calibri"/>
          <w:color w:val="4472C4" w:themeColor="accent1"/>
        </w:rPr>
      </w:pPr>
    </w:p>
    <w:p w14:paraId="6992630A" w14:textId="2FEE635B" w:rsidR="00BF5F86" w:rsidRDefault="00BF5F86" w:rsidP="00BF5F86">
      <w:pPr>
        <w:ind w:firstLine="0"/>
        <w:rPr>
          <w:rFonts w:ascii="Calibri" w:hAnsi="Calibri" w:cs="Calibri"/>
          <w:color w:val="4472C4" w:themeColor="accent1"/>
        </w:rPr>
      </w:pPr>
    </w:p>
    <w:p w14:paraId="67666309" w14:textId="52BBC329" w:rsidR="00BF5F86" w:rsidRDefault="00BF5F86" w:rsidP="00BF5F86">
      <w:pPr>
        <w:ind w:firstLine="0"/>
        <w:rPr>
          <w:rFonts w:ascii="Calibri" w:hAnsi="Calibri" w:cs="Calibri"/>
          <w:color w:val="4472C4" w:themeColor="accent1"/>
        </w:rPr>
      </w:pPr>
      <w:r>
        <w:rPr>
          <w:rFonts w:ascii="Calibri" w:hAnsi="Calibri" w:cs="Calibri"/>
          <w:color w:val="4472C4" w:themeColor="accent1"/>
        </w:rPr>
        <w:t>Stelling:</w:t>
      </w:r>
    </w:p>
    <w:p w14:paraId="083AD01E" w14:textId="69A8B400" w:rsidR="00BF5F86" w:rsidRDefault="00BF5F86" w:rsidP="00BF5F86">
      <w:pPr>
        <w:ind w:firstLine="0"/>
        <w:rPr>
          <w:rFonts w:ascii="Calibri" w:hAnsi="Calibri" w:cs="Calibri"/>
          <w:color w:val="4472C4" w:themeColor="accent1"/>
        </w:rPr>
      </w:pPr>
      <w:r>
        <w:rPr>
          <w:rFonts w:ascii="Calibri" w:hAnsi="Calibri" w:cs="Calibri"/>
          <w:color w:val="4472C4" w:themeColor="accent1"/>
        </w:rPr>
        <w:t>Het parasympathische zenuwstelsel is verantwoordelijk voor vecht-of-vluchtreacties.</w:t>
      </w:r>
    </w:p>
    <w:p w14:paraId="5056084F" w14:textId="3A2D7597" w:rsidR="00BF5F86" w:rsidRDefault="00BF5F86" w:rsidP="00BF5F86">
      <w:pPr>
        <w:ind w:firstLine="0"/>
        <w:rPr>
          <w:rFonts w:ascii="Calibri" w:hAnsi="Calibri" w:cs="Calibri"/>
          <w:color w:val="4472C4" w:themeColor="accent1"/>
        </w:rPr>
      </w:pPr>
    </w:p>
    <w:p w14:paraId="3F6D190C" w14:textId="77777777" w:rsidR="00BF5F86" w:rsidRPr="008E44A4" w:rsidRDefault="00BF5F86" w:rsidP="00BF5F86">
      <w:pPr>
        <w:ind w:firstLine="0"/>
        <w:rPr>
          <w:rFonts w:ascii="Calibri" w:hAnsi="Calibri" w:cs="Calibri"/>
          <w:color w:val="4472C4" w:themeColor="accent1"/>
        </w:rPr>
      </w:pPr>
      <w:r w:rsidRPr="008E44A4">
        <w:rPr>
          <w:rFonts w:ascii="Calibri" w:hAnsi="Calibri" w:cs="Calibri"/>
          <w:color w:val="4472C4" w:themeColor="accent1"/>
        </w:rPr>
        <w:t>Deze stelling is correct</w:t>
      </w:r>
    </w:p>
    <w:p w14:paraId="5766C696" w14:textId="77777777" w:rsidR="00BF5F86" w:rsidRPr="008E44A4" w:rsidRDefault="00BF5F86" w:rsidP="00BF5F86">
      <w:pPr>
        <w:ind w:firstLine="0"/>
        <w:rPr>
          <w:rFonts w:ascii="Calibri" w:hAnsi="Calibri" w:cs="Calibri"/>
          <w:b/>
          <w:bCs/>
          <w:color w:val="4472C4" w:themeColor="accent1"/>
        </w:rPr>
      </w:pPr>
      <w:r w:rsidRPr="008E44A4">
        <w:rPr>
          <w:rFonts w:ascii="Calibri" w:hAnsi="Calibri" w:cs="Calibri"/>
          <w:b/>
          <w:bCs/>
          <w:color w:val="4472C4" w:themeColor="accent1"/>
        </w:rPr>
        <w:t>Deze stelling is niet correct</w:t>
      </w:r>
    </w:p>
    <w:p w14:paraId="1CDD518B" w14:textId="77777777" w:rsidR="00BF5F86" w:rsidRDefault="00BF5F86" w:rsidP="00BF5F86">
      <w:pPr>
        <w:ind w:firstLine="0"/>
        <w:rPr>
          <w:rFonts w:ascii="Calibri" w:hAnsi="Calibri" w:cs="Calibri"/>
          <w:color w:val="4472C4" w:themeColor="accent1"/>
        </w:rPr>
      </w:pPr>
    </w:p>
    <w:p w14:paraId="718E0E4B" w14:textId="77777777" w:rsidR="00BF5F86" w:rsidRDefault="00BF5F86" w:rsidP="00BF5F86">
      <w:pPr>
        <w:ind w:firstLine="0"/>
        <w:rPr>
          <w:rFonts w:ascii="Calibri" w:hAnsi="Calibri" w:cs="Calibri"/>
          <w:color w:val="4472C4" w:themeColor="accent1"/>
        </w:rPr>
      </w:pPr>
      <w:r>
        <w:rPr>
          <w:rFonts w:ascii="Calibri" w:hAnsi="Calibri" w:cs="Calibri"/>
          <w:color w:val="4472C4" w:themeColor="accent1"/>
        </w:rPr>
        <w:t xml:space="preserve">Extra info: </w:t>
      </w:r>
    </w:p>
    <w:p w14:paraId="07E4886D" w14:textId="2F73BD4E" w:rsidR="00BF5F86" w:rsidDel="00237409" w:rsidRDefault="00BF5F86" w:rsidP="00BF5F86">
      <w:pPr>
        <w:ind w:firstLine="0"/>
        <w:rPr>
          <w:del w:id="99" w:author="Milou Buijk" w:date="2021-12-29T11:17:00Z"/>
          <w:rFonts w:ascii="Calibri" w:hAnsi="Calibri" w:cs="Calibri"/>
          <w:color w:val="4472C4" w:themeColor="accent1"/>
        </w:rPr>
      </w:pPr>
      <w:r>
        <w:rPr>
          <w:rFonts w:ascii="Calibri" w:hAnsi="Calibri" w:cs="Calibri"/>
          <w:color w:val="4472C4" w:themeColor="accent1"/>
        </w:rPr>
        <w:t xml:space="preserve">Het sympathische zenuwstelsel is verantwoordelijk voor vecht-of-vluchtreacties. </w:t>
      </w:r>
      <w:r w:rsidRPr="00BF5F86">
        <w:rPr>
          <w:rFonts w:ascii="Calibri" w:hAnsi="Calibri" w:cs="Calibri"/>
          <w:color w:val="4472C4" w:themeColor="accent1"/>
        </w:rPr>
        <w:t>Het doel van het sympathische zenuwstelsel is het tot stand brengen van een energetische respons van het hele lichaam op waargenomen gevaren of uitdagingen. Hierbij gaat het bijvoorbeeld om het vrijmaken van opgeslagen glucose voor de energievoorziening, het verhogen van de hartslag of bloeddruk en het omleiden van voedingsstoffen naar systemen die noodzakelijk zijn voor overleving</w:t>
      </w:r>
      <w:r>
        <w:rPr>
          <w:rFonts w:ascii="Calibri" w:hAnsi="Calibri" w:cs="Calibri"/>
          <w:color w:val="4472C4" w:themeColor="accent1"/>
        </w:rPr>
        <w:t>.</w:t>
      </w:r>
    </w:p>
    <w:p w14:paraId="0632331B" w14:textId="4EDF3726" w:rsidR="00BF5F86" w:rsidRDefault="00BF5F86" w:rsidP="00BF5F86">
      <w:pPr>
        <w:ind w:firstLine="0"/>
        <w:rPr>
          <w:rFonts w:ascii="Calibri" w:hAnsi="Calibri" w:cs="Calibri"/>
          <w:color w:val="4472C4" w:themeColor="accent1"/>
        </w:rPr>
      </w:pPr>
    </w:p>
    <w:p w14:paraId="64538A50" w14:textId="73EE1346" w:rsidR="00BF5F86" w:rsidRDefault="00BF5F86" w:rsidP="00BF5F86">
      <w:pPr>
        <w:ind w:firstLine="0"/>
        <w:rPr>
          <w:rFonts w:ascii="Calibri" w:hAnsi="Calibri" w:cs="Calibri"/>
          <w:color w:val="4472C4" w:themeColor="accent1"/>
        </w:rPr>
      </w:pPr>
    </w:p>
    <w:p w14:paraId="0F665A12" w14:textId="1DC7EA5E" w:rsidR="00BF5F86" w:rsidRDefault="00BF5F86" w:rsidP="00BF5F86">
      <w:pPr>
        <w:ind w:firstLine="0"/>
        <w:rPr>
          <w:rFonts w:ascii="Calibri" w:hAnsi="Calibri" w:cs="Calibri"/>
          <w:color w:val="4472C4" w:themeColor="accent1"/>
        </w:rPr>
      </w:pPr>
      <w:r>
        <w:rPr>
          <w:rFonts w:ascii="Calibri" w:hAnsi="Calibri" w:cs="Calibri"/>
          <w:color w:val="4472C4" w:themeColor="accent1"/>
        </w:rPr>
        <w:t>Stelling:</w:t>
      </w:r>
    </w:p>
    <w:p w14:paraId="3CEA742A" w14:textId="6FDA4D94" w:rsidR="00BF5F86" w:rsidRDefault="00BF5F86" w:rsidP="00BF5F86">
      <w:pPr>
        <w:ind w:firstLine="0"/>
        <w:rPr>
          <w:rFonts w:ascii="Calibri" w:hAnsi="Calibri" w:cs="Calibri"/>
          <w:color w:val="4472C4" w:themeColor="accent1"/>
        </w:rPr>
      </w:pPr>
      <w:r>
        <w:rPr>
          <w:rFonts w:ascii="Calibri" w:hAnsi="Calibri" w:cs="Calibri"/>
          <w:color w:val="4472C4" w:themeColor="accent1"/>
        </w:rPr>
        <w:t>Het sympathische zenuwstelsel is verantwoordelijk voor vecht-of-vluchtreacties.</w:t>
      </w:r>
    </w:p>
    <w:p w14:paraId="5988CAD6" w14:textId="77777777" w:rsidR="00BF5F86" w:rsidRDefault="00BF5F86" w:rsidP="00BF5F86">
      <w:pPr>
        <w:ind w:firstLine="0"/>
        <w:rPr>
          <w:rFonts w:ascii="Calibri" w:hAnsi="Calibri" w:cs="Calibri"/>
          <w:color w:val="4472C4" w:themeColor="accent1"/>
        </w:rPr>
      </w:pPr>
    </w:p>
    <w:p w14:paraId="3518AC5F" w14:textId="77777777" w:rsidR="00BF5F86" w:rsidRDefault="00BF5F86" w:rsidP="00BF5F86">
      <w:pPr>
        <w:ind w:firstLine="0"/>
        <w:rPr>
          <w:rFonts w:ascii="Calibri" w:hAnsi="Calibri" w:cs="Calibri"/>
          <w:b/>
          <w:bCs/>
          <w:color w:val="4472C4" w:themeColor="accent1"/>
        </w:rPr>
      </w:pPr>
      <w:r>
        <w:rPr>
          <w:rFonts w:ascii="Calibri" w:hAnsi="Calibri" w:cs="Calibri"/>
          <w:b/>
          <w:bCs/>
          <w:color w:val="4472C4" w:themeColor="accent1"/>
        </w:rPr>
        <w:t>Deze stelling is correct</w:t>
      </w:r>
    </w:p>
    <w:p w14:paraId="0E99888A" w14:textId="24DF1ECE" w:rsidR="00BF5F86" w:rsidRDefault="00BF5F86" w:rsidP="00BF5F86">
      <w:pPr>
        <w:ind w:firstLine="0"/>
        <w:rPr>
          <w:rFonts w:ascii="Calibri" w:hAnsi="Calibri" w:cs="Calibri"/>
          <w:color w:val="4472C4" w:themeColor="accent1"/>
        </w:rPr>
      </w:pPr>
      <w:r>
        <w:rPr>
          <w:rFonts w:ascii="Calibri" w:hAnsi="Calibri" w:cs="Calibri"/>
          <w:color w:val="4472C4" w:themeColor="accent1"/>
        </w:rPr>
        <w:t>Deze stelling is niet correct</w:t>
      </w:r>
    </w:p>
    <w:p w14:paraId="1EAD7804" w14:textId="7FE1E740" w:rsidR="00BF5F86" w:rsidRDefault="00BF5F86" w:rsidP="00BF5F86">
      <w:pPr>
        <w:ind w:firstLine="0"/>
        <w:rPr>
          <w:rFonts w:ascii="Calibri" w:hAnsi="Calibri" w:cs="Calibri"/>
          <w:color w:val="4472C4" w:themeColor="accent1"/>
        </w:rPr>
      </w:pPr>
    </w:p>
    <w:p w14:paraId="2A5DAF31" w14:textId="6716A47E" w:rsidR="00BF5F86" w:rsidRDefault="00BF5F86" w:rsidP="00BF5F86">
      <w:pPr>
        <w:ind w:firstLine="0"/>
        <w:rPr>
          <w:rFonts w:ascii="Calibri" w:hAnsi="Calibri" w:cs="Calibri"/>
          <w:color w:val="4472C4" w:themeColor="accent1"/>
        </w:rPr>
      </w:pPr>
      <w:r>
        <w:rPr>
          <w:rFonts w:ascii="Calibri" w:hAnsi="Calibri" w:cs="Calibri"/>
          <w:color w:val="4472C4" w:themeColor="accent1"/>
        </w:rPr>
        <w:t>Extra info:</w:t>
      </w:r>
      <w:r>
        <w:rPr>
          <w:rFonts w:ascii="Calibri" w:hAnsi="Calibri" w:cs="Calibri"/>
          <w:color w:val="4472C4" w:themeColor="accent1"/>
        </w:rPr>
        <w:br/>
      </w:r>
      <w:r w:rsidRPr="00BF5F86">
        <w:rPr>
          <w:rFonts w:ascii="Calibri" w:hAnsi="Calibri" w:cs="Calibri"/>
          <w:color w:val="4472C4" w:themeColor="accent1"/>
        </w:rPr>
        <w:t>Het doel van het sympathische zenuwstelsel is het tot stand brengen van een energetische respons van het hele lichaam op waargenomen gevaren of uitdagingen. Hierbij gaat het bijvoorbeeld om het vrijmaken van opgeslagen glucose voor de energievoorziening, het verhogen van de hartslag of bloeddruk en het omleiden van voedingsstoffen naar systemen die noodzakelijk zijn voor overleving</w:t>
      </w:r>
      <w:r>
        <w:rPr>
          <w:rFonts w:ascii="Calibri" w:hAnsi="Calibri" w:cs="Calibri"/>
          <w:color w:val="4472C4" w:themeColor="accent1"/>
        </w:rPr>
        <w:t>.</w:t>
      </w:r>
    </w:p>
    <w:p w14:paraId="2E37B669" w14:textId="77777777" w:rsidR="00BF5F86" w:rsidRDefault="00BF5F86" w:rsidP="00BF5F86">
      <w:pPr>
        <w:ind w:firstLine="0"/>
        <w:rPr>
          <w:rFonts w:ascii="Calibri" w:hAnsi="Calibri" w:cs="Calibri"/>
          <w:color w:val="4472C4" w:themeColor="accent1"/>
        </w:rPr>
      </w:pPr>
    </w:p>
    <w:p w14:paraId="3DFD2F9F" w14:textId="77777777" w:rsidR="00BF5F86" w:rsidRDefault="00BF5F86" w:rsidP="00BF5F86">
      <w:pPr>
        <w:ind w:firstLine="0"/>
        <w:rPr>
          <w:rFonts w:ascii="Calibri" w:hAnsi="Calibri" w:cs="Calibri"/>
          <w:color w:val="4472C4" w:themeColor="accent1"/>
        </w:rPr>
      </w:pPr>
    </w:p>
    <w:p w14:paraId="1DFFEB4B" w14:textId="77777777" w:rsidR="00BF5F86" w:rsidRDefault="00BF5F86" w:rsidP="00BF5F86">
      <w:pPr>
        <w:ind w:firstLine="0"/>
        <w:rPr>
          <w:rFonts w:ascii="Calibri" w:hAnsi="Calibri" w:cs="Calibri"/>
          <w:b/>
          <w:bCs/>
        </w:rPr>
      </w:pPr>
      <w:r>
        <w:rPr>
          <w:rFonts w:ascii="Calibri" w:hAnsi="Calibri" w:cs="Calibri"/>
          <w:b/>
          <w:bCs/>
        </w:rPr>
        <w:t>Subject: 15.2 Organisatie van het autonome zenuwstelsel</w:t>
      </w:r>
    </w:p>
    <w:p w14:paraId="7DF251F7" w14:textId="430F144D" w:rsidR="00BF5F86" w:rsidRDefault="00BF5F86" w:rsidP="00BF5F86">
      <w:pPr>
        <w:ind w:firstLine="0"/>
        <w:rPr>
          <w:rFonts w:ascii="Calibri" w:hAnsi="Calibri" w:cs="Calibri"/>
          <w:b/>
          <w:bCs/>
        </w:rPr>
      </w:pPr>
      <w:r>
        <w:rPr>
          <w:rFonts w:ascii="Calibri" w:hAnsi="Calibri" w:cs="Calibri"/>
          <w:b/>
          <w:bCs/>
        </w:rPr>
        <w:t>HTML:</w:t>
      </w:r>
      <w:r w:rsidRPr="000B2A4F">
        <w:rPr>
          <w:rFonts w:ascii="Calibri" w:hAnsi="Calibri" w:cs="Calibri"/>
          <w:b/>
          <w:bCs/>
        </w:rPr>
        <w:t xml:space="preserve"> </w:t>
      </w:r>
      <w:r>
        <w:rPr>
          <w:rFonts w:ascii="Calibri" w:hAnsi="Calibri" w:cs="Calibri"/>
          <w:b/>
          <w:bCs/>
        </w:rPr>
        <w:t>15.2.2 Structurele verschillen</w:t>
      </w:r>
    </w:p>
    <w:p w14:paraId="77E5AEFB" w14:textId="77777777" w:rsidR="00BB10AE" w:rsidRPr="00BB10AE" w:rsidRDefault="00BF5F86" w:rsidP="00BB10AE">
      <w:pPr>
        <w:ind w:firstLine="0"/>
        <w:rPr>
          <w:rFonts w:ascii="Calibri" w:hAnsi="Calibri" w:cs="Calibri"/>
        </w:rPr>
      </w:pPr>
      <w:r>
        <w:rPr>
          <w:rFonts w:ascii="Calibri" w:hAnsi="Calibri" w:cs="Calibri"/>
          <w:b/>
          <w:bCs/>
        </w:rPr>
        <w:t>15.2.2 Structurele verschillen</w:t>
      </w:r>
      <w:r w:rsidRPr="00842DB0">
        <w:rPr>
          <w:rFonts w:ascii="Calibri" w:hAnsi="Calibri" w:cs="Calibri"/>
          <w:highlight w:val="yellow"/>
        </w:rPr>
        <w:t xml:space="preserve"> </w:t>
      </w:r>
      <w:r>
        <w:rPr>
          <w:rFonts w:ascii="Calibri" w:hAnsi="Calibri" w:cs="Calibri"/>
          <w:highlight w:val="yellow"/>
        </w:rPr>
        <w:br/>
      </w:r>
      <w:r w:rsidRPr="00842DB0">
        <w:rPr>
          <w:rFonts w:ascii="Calibri" w:hAnsi="Calibri" w:cs="Calibri"/>
          <w:highlight w:val="yellow"/>
        </w:rPr>
        <w:t>Image ID:</w:t>
      </w:r>
      <w:r>
        <w:rPr>
          <w:rFonts w:ascii="Calibri" w:hAnsi="Calibri" w:cs="Calibri"/>
        </w:rPr>
        <w:t xml:space="preserve"> </w:t>
      </w:r>
      <w:r w:rsidR="00BB10AE" w:rsidRPr="00BB10AE">
        <w:rPr>
          <w:rFonts w:ascii="Calibri" w:hAnsi="Calibri" w:cs="Calibri"/>
        </w:rPr>
        <w:t>1453635524</w:t>
      </w:r>
    </w:p>
    <w:p w14:paraId="543F7A00" w14:textId="4176CD3E" w:rsidR="00BF5F86" w:rsidRDefault="00BF5F86" w:rsidP="00BF5F86">
      <w:pPr>
        <w:ind w:firstLine="0"/>
        <w:rPr>
          <w:rFonts w:ascii="Calibri" w:hAnsi="Calibri" w:cs="Calibri"/>
        </w:rPr>
      </w:pPr>
    </w:p>
    <w:p w14:paraId="41065AB0" w14:textId="2BD1EF00" w:rsidR="00021433" w:rsidRDefault="00021433" w:rsidP="00BF5F86">
      <w:pPr>
        <w:ind w:firstLine="0"/>
        <w:rPr>
          <w:rFonts w:ascii="Calibri" w:hAnsi="Calibri" w:cs="Calibri"/>
        </w:rPr>
      </w:pPr>
    </w:p>
    <w:p w14:paraId="6690E7A9" w14:textId="77777777" w:rsidR="00021433" w:rsidRPr="00021433" w:rsidRDefault="00021433" w:rsidP="00021433">
      <w:pPr>
        <w:ind w:firstLine="0"/>
        <w:rPr>
          <w:rFonts w:ascii="Calibri" w:hAnsi="Calibri" w:cs="Calibri"/>
        </w:rPr>
      </w:pPr>
      <w:r w:rsidRPr="00021433">
        <w:rPr>
          <w:rFonts w:ascii="Calibri" w:hAnsi="Calibri" w:cs="Calibri"/>
        </w:rPr>
        <w:t>Het sympathische en parasympathische gedeelte van het AZS hebben een aantal eigenschappen gemeen. Beide bestaan uit een preganglionair en een postganglionair neuron. In tegenstelling tot het somatische zenuwstelsel beschikken beide gedeelten van het autonome zenuwstelsel over autonome ganglia, structuren waar buiten het CZS extra neuronale verbindingen aanwezig zijn. Een aantal belangrijke structurele verschillen tussen het parasympathische en het sympathische zenuwstelsel zijn:</w:t>
      </w:r>
    </w:p>
    <w:p w14:paraId="6303A8C5" w14:textId="77777777" w:rsidR="00021433" w:rsidRDefault="00021433" w:rsidP="00021433">
      <w:pPr>
        <w:numPr>
          <w:ilvl w:val="0"/>
          <w:numId w:val="1"/>
        </w:numPr>
        <w:rPr>
          <w:rFonts w:ascii="Calibri" w:hAnsi="Calibri" w:cs="Calibri"/>
        </w:rPr>
      </w:pPr>
      <w:r w:rsidRPr="00021433">
        <w:rPr>
          <w:rFonts w:ascii="Calibri" w:hAnsi="Calibri" w:cs="Calibri"/>
        </w:rPr>
        <w:t>ligging van het preganglionaire cellichaam</w:t>
      </w:r>
      <w:r w:rsidRPr="00021433">
        <w:rPr>
          <w:rFonts w:ascii="Calibri" w:hAnsi="Calibri" w:cs="Calibri"/>
          <w:i/>
        </w:rPr>
        <w:t>.</w:t>
      </w:r>
      <w:r w:rsidRPr="00021433">
        <w:rPr>
          <w:rFonts w:ascii="Calibri" w:hAnsi="Calibri" w:cs="Calibri"/>
        </w:rPr>
        <w:t xml:space="preserve"> Hoewel zowel het parasympathische als he</w:t>
      </w:r>
      <w:r>
        <w:rPr>
          <w:rFonts w:ascii="Calibri" w:hAnsi="Calibri" w:cs="Calibri"/>
        </w:rPr>
        <w:t>t</w:t>
      </w:r>
    </w:p>
    <w:p w14:paraId="60142438" w14:textId="30B320F2" w:rsidR="00021433" w:rsidRPr="00021433" w:rsidRDefault="00021433" w:rsidP="00021433">
      <w:pPr>
        <w:ind w:left="360" w:firstLine="0"/>
        <w:rPr>
          <w:rFonts w:ascii="Calibri" w:hAnsi="Calibri" w:cs="Calibri"/>
        </w:rPr>
      </w:pPr>
      <w:r w:rsidRPr="00021433">
        <w:rPr>
          <w:rFonts w:ascii="Calibri" w:hAnsi="Calibri" w:cs="Calibri"/>
        </w:rPr>
        <w:t>sympathische zenuwstelsel uit een preganglionair en een postganglionair neuron bestaat, liggen deze neuronen op verschillende locaties. Bij het parasympathische zenuwstelsel liggen de cellichamen van de preganglionaire neuronen ofwel in de hersenstam, ofwel in het sacrale gedeelte van het ruggenmerg. Om deze reden wordt het parasympathische zenuwstelsel het craniosacrale gedeelte van het AZS genoemd. De preganglionaire cellichamen van het sympathische zenuwstelsel daarentegen liggen in de grijze stof van de zijhoorns van het thoracolumbale ruggenmerg (T1-L2);</w:t>
      </w:r>
    </w:p>
    <w:p w14:paraId="0819FF99" w14:textId="77777777" w:rsidR="00021433" w:rsidRDefault="00021433" w:rsidP="00021433">
      <w:pPr>
        <w:numPr>
          <w:ilvl w:val="0"/>
          <w:numId w:val="1"/>
        </w:numPr>
        <w:rPr>
          <w:rFonts w:ascii="Calibri" w:hAnsi="Calibri" w:cs="Calibri"/>
        </w:rPr>
      </w:pPr>
      <w:r w:rsidRPr="00021433">
        <w:rPr>
          <w:rFonts w:ascii="Calibri" w:hAnsi="Calibri" w:cs="Calibri"/>
        </w:rPr>
        <w:t>ligging van de autonome ganglia. Een van de belangrijkste verschillen tussen het</w:t>
      </w:r>
    </w:p>
    <w:p w14:paraId="7FBE72C6" w14:textId="11D73507" w:rsidR="00021433" w:rsidRPr="00021433" w:rsidRDefault="00021433" w:rsidP="00021433">
      <w:pPr>
        <w:ind w:left="360" w:firstLine="0"/>
        <w:rPr>
          <w:rFonts w:ascii="Calibri" w:hAnsi="Calibri" w:cs="Calibri"/>
        </w:rPr>
      </w:pPr>
      <w:r w:rsidRPr="00021433">
        <w:rPr>
          <w:rFonts w:ascii="Calibri" w:hAnsi="Calibri" w:cs="Calibri"/>
        </w:rPr>
        <w:t>parasympathische en het sympathische zenuwstelsel is de ligging van de autonome ganglia die hiermee samenhangen. Sympathische ganglia liggen aan beide kanten van de wervellichamen, waarbij het collectief van deze ganglia bekend staat als de truncus sympathicus (sympathische stam, grensstreng), ofwel als de prevertebrale ganglia. De ganglia die samenhangen met het parasympathische zenuwstelsel daarentegen liggen in de buurt van het eindorgaan dat zij innerveren of zelfs binnenin dit eindorgaan zelf;</w:t>
      </w:r>
    </w:p>
    <w:p w14:paraId="23F034D9" w14:textId="77777777" w:rsidR="00021433" w:rsidRDefault="00021433" w:rsidP="00021433">
      <w:pPr>
        <w:numPr>
          <w:ilvl w:val="0"/>
          <w:numId w:val="1"/>
        </w:numPr>
        <w:rPr>
          <w:rFonts w:ascii="Calibri" w:hAnsi="Calibri" w:cs="Calibri"/>
        </w:rPr>
      </w:pPr>
      <w:r w:rsidRPr="00021433">
        <w:rPr>
          <w:rFonts w:ascii="Calibri" w:hAnsi="Calibri" w:cs="Calibri"/>
        </w:rPr>
        <w:t>lengte van de pre- en postganglionaire axonen</w:t>
      </w:r>
      <w:r w:rsidRPr="00021433">
        <w:rPr>
          <w:rFonts w:ascii="Calibri" w:hAnsi="Calibri" w:cs="Calibri"/>
          <w:i/>
        </w:rPr>
        <w:t>.</w:t>
      </w:r>
      <w:r w:rsidRPr="00021433">
        <w:rPr>
          <w:rFonts w:ascii="Calibri" w:hAnsi="Calibri" w:cs="Calibri"/>
        </w:rPr>
        <w:t xml:space="preserve"> De afstand die een preganglionair of</w:t>
      </w:r>
    </w:p>
    <w:p w14:paraId="48460E7D" w14:textId="6F857184" w:rsidR="00021433" w:rsidRPr="00021433" w:rsidRDefault="00021433" w:rsidP="00021433">
      <w:pPr>
        <w:ind w:left="360" w:firstLine="0"/>
        <w:rPr>
          <w:rFonts w:ascii="Calibri" w:hAnsi="Calibri" w:cs="Calibri"/>
        </w:rPr>
      </w:pPr>
      <w:r w:rsidRPr="00021433">
        <w:rPr>
          <w:rFonts w:ascii="Calibri" w:hAnsi="Calibri" w:cs="Calibri"/>
        </w:rPr>
        <w:t xml:space="preserve">postganglionair neuron aflegt, hangt af van de locatie van het autonome ganglion. Aangezien het ganglion binnen het parasympathische zenuwstelsel in of </w:t>
      </w:r>
      <w:r w:rsidR="00BB10AE" w:rsidRPr="00021433">
        <w:rPr>
          <w:rFonts w:ascii="Calibri" w:hAnsi="Calibri" w:cs="Calibri"/>
        </w:rPr>
        <w:t>vlak bij</w:t>
      </w:r>
      <w:r w:rsidRPr="00021433">
        <w:rPr>
          <w:rFonts w:ascii="Calibri" w:hAnsi="Calibri" w:cs="Calibri"/>
        </w:rPr>
        <w:t xml:space="preserve"> het doelorgaan ligt, is het preganglionaire neuron langer dan het postganglionaire neuron. Binnen het sympathische zenuwstelsel liggen de ganglia daarentegen in de buurt van de benige wervels, waardoor de preganglionaire neuronen veel korter zijn dan de postganglionaire neuronen;</w:t>
      </w:r>
    </w:p>
    <w:p w14:paraId="783FEECC" w14:textId="77777777" w:rsidR="00021433" w:rsidRDefault="00021433" w:rsidP="00021433">
      <w:pPr>
        <w:numPr>
          <w:ilvl w:val="0"/>
          <w:numId w:val="1"/>
        </w:numPr>
        <w:rPr>
          <w:rFonts w:ascii="Calibri" w:hAnsi="Calibri" w:cs="Calibri"/>
        </w:rPr>
      </w:pPr>
      <w:r w:rsidRPr="00021433">
        <w:rPr>
          <w:rFonts w:ascii="Calibri" w:hAnsi="Calibri" w:cs="Calibri"/>
        </w:rPr>
        <w:t>neuronale divergentie. Binnen het sympathische zenuwstelsel hebben preganglionaire</w:t>
      </w:r>
    </w:p>
    <w:p w14:paraId="42A6B54A" w14:textId="0CFD9B6A" w:rsidR="00021433" w:rsidRPr="00021433" w:rsidRDefault="00021433" w:rsidP="00021433">
      <w:pPr>
        <w:ind w:left="360" w:firstLine="0"/>
        <w:rPr>
          <w:rFonts w:ascii="Calibri" w:hAnsi="Calibri" w:cs="Calibri"/>
        </w:rPr>
      </w:pPr>
      <w:r w:rsidRPr="00021433">
        <w:rPr>
          <w:rFonts w:ascii="Calibri" w:hAnsi="Calibri" w:cs="Calibri"/>
        </w:rPr>
        <w:t>neuronen doorgaans uitlopers naar tientallen sympathische ganglia, terwijl de preganglionaire neuronen binnen het parasympathische zenuwstelsel uitlopers hebben naar slechts enkele (drie à vier) parasympathische ganglia.</w:t>
      </w:r>
    </w:p>
    <w:p w14:paraId="314B9944" w14:textId="47B8F847" w:rsidR="00842DB0" w:rsidRDefault="00842DB0" w:rsidP="00842DB0">
      <w:pPr>
        <w:ind w:firstLine="0"/>
        <w:rPr>
          <w:rFonts w:ascii="Calibri" w:hAnsi="Calibri" w:cs="Calibri"/>
        </w:rPr>
      </w:pPr>
    </w:p>
    <w:p w14:paraId="11B443AA" w14:textId="677349F4" w:rsidR="00021433" w:rsidRDefault="00021433" w:rsidP="00842DB0">
      <w:pPr>
        <w:ind w:firstLine="0"/>
        <w:rPr>
          <w:rFonts w:ascii="Calibri" w:hAnsi="Calibri" w:cs="Calibri"/>
          <w:color w:val="FF0000"/>
        </w:rPr>
      </w:pPr>
      <w:r>
        <w:rPr>
          <w:rFonts w:ascii="Calibri" w:hAnsi="Calibri" w:cs="Calibri"/>
          <w:color w:val="FF0000"/>
        </w:rPr>
        <w:t xml:space="preserve">Leerdoel: de student weet </w:t>
      </w:r>
      <w:r w:rsidR="00384B50">
        <w:rPr>
          <w:rFonts w:ascii="Calibri" w:hAnsi="Calibri" w:cs="Calibri"/>
          <w:color w:val="FF0000"/>
        </w:rPr>
        <w:t xml:space="preserve">dat </w:t>
      </w:r>
      <w:r>
        <w:rPr>
          <w:rFonts w:ascii="Calibri" w:hAnsi="Calibri" w:cs="Calibri"/>
          <w:color w:val="FF0000"/>
        </w:rPr>
        <w:t xml:space="preserve">het </w:t>
      </w:r>
      <w:r w:rsidR="00384B50">
        <w:rPr>
          <w:rFonts w:ascii="Calibri" w:hAnsi="Calibri" w:cs="Calibri"/>
          <w:color w:val="FF0000"/>
        </w:rPr>
        <w:t xml:space="preserve">parasympathische en sympathische zenuwstelsel beiden gebruik maken van </w:t>
      </w:r>
      <w:commentRangeStart w:id="100"/>
      <w:r w:rsidR="00384B50">
        <w:rPr>
          <w:rFonts w:ascii="Calibri" w:hAnsi="Calibri" w:cs="Calibri"/>
          <w:color w:val="FF0000"/>
        </w:rPr>
        <w:t xml:space="preserve">autonome ganglia en pre- en </w:t>
      </w:r>
      <w:proofErr w:type="spellStart"/>
      <w:r w:rsidR="00384B50">
        <w:rPr>
          <w:rFonts w:ascii="Calibri" w:hAnsi="Calibri" w:cs="Calibri"/>
          <w:color w:val="FF0000"/>
        </w:rPr>
        <w:t>postganglionaire</w:t>
      </w:r>
      <w:proofErr w:type="spellEnd"/>
      <w:r w:rsidR="00384B50">
        <w:rPr>
          <w:rFonts w:ascii="Calibri" w:hAnsi="Calibri" w:cs="Calibri"/>
          <w:color w:val="FF0000"/>
        </w:rPr>
        <w:t xml:space="preserve"> neuronen</w:t>
      </w:r>
      <w:commentRangeEnd w:id="100"/>
      <w:r w:rsidR="000A47F6">
        <w:rPr>
          <w:rStyle w:val="Verwijzingopmerking"/>
        </w:rPr>
        <w:commentReference w:id="100"/>
      </w:r>
      <w:r w:rsidR="00157895">
        <w:rPr>
          <w:rFonts w:ascii="Calibri" w:hAnsi="Calibri" w:cs="Calibri"/>
          <w:color w:val="FF0000"/>
        </w:rPr>
        <w:t>.</w:t>
      </w:r>
    </w:p>
    <w:p w14:paraId="4CE91611" w14:textId="250070C1" w:rsidR="00157895" w:rsidRDefault="00157895" w:rsidP="00842DB0">
      <w:pPr>
        <w:ind w:firstLine="0"/>
        <w:rPr>
          <w:rFonts w:ascii="Calibri" w:hAnsi="Calibri" w:cs="Calibri"/>
          <w:color w:val="FF0000"/>
        </w:rPr>
      </w:pPr>
    </w:p>
    <w:p w14:paraId="1CF26924" w14:textId="7722EDC4" w:rsidR="00157895" w:rsidRDefault="00157895" w:rsidP="00842DB0">
      <w:pPr>
        <w:ind w:firstLine="0"/>
        <w:rPr>
          <w:rFonts w:ascii="Calibri" w:hAnsi="Calibri" w:cs="Calibri"/>
          <w:color w:val="4472C4" w:themeColor="accent1"/>
        </w:rPr>
      </w:pPr>
      <w:r>
        <w:rPr>
          <w:rFonts w:ascii="Calibri" w:hAnsi="Calibri" w:cs="Calibri"/>
          <w:color w:val="4472C4" w:themeColor="accent1"/>
        </w:rPr>
        <w:lastRenderedPageBreak/>
        <w:t>Fluster</w:t>
      </w:r>
    </w:p>
    <w:p w14:paraId="12087304" w14:textId="3F922987" w:rsidR="00157895" w:rsidRDefault="00157895" w:rsidP="00842DB0">
      <w:pPr>
        <w:ind w:firstLine="0"/>
        <w:rPr>
          <w:rFonts w:ascii="Calibri" w:hAnsi="Calibri" w:cs="Calibri"/>
          <w:color w:val="4472C4" w:themeColor="accent1"/>
        </w:rPr>
      </w:pPr>
      <w:r>
        <w:rPr>
          <w:rFonts w:ascii="Calibri" w:hAnsi="Calibri" w:cs="Calibri"/>
          <w:color w:val="4472C4" w:themeColor="accent1"/>
        </w:rPr>
        <w:br/>
      </w:r>
      <w:commentRangeStart w:id="101"/>
      <w:r>
        <w:rPr>
          <w:rFonts w:ascii="Calibri" w:hAnsi="Calibri" w:cs="Calibri"/>
          <w:color w:val="4472C4" w:themeColor="accent1"/>
        </w:rPr>
        <w:t>Theorie:</w:t>
      </w:r>
    </w:p>
    <w:p w14:paraId="654FEC8B" w14:textId="69EE5136" w:rsidR="00157895" w:rsidRDefault="00157895" w:rsidP="00842DB0">
      <w:pPr>
        <w:ind w:firstLine="0"/>
        <w:rPr>
          <w:rFonts w:ascii="Calibri" w:hAnsi="Calibri" w:cs="Calibri"/>
          <w:color w:val="4472C4" w:themeColor="accent1"/>
        </w:rPr>
      </w:pPr>
      <w:r w:rsidRPr="00157895">
        <w:rPr>
          <w:rFonts w:ascii="Calibri" w:hAnsi="Calibri" w:cs="Calibri"/>
          <w:color w:val="4472C4" w:themeColor="accent1"/>
        </w:rPr>
        <w:t xml:space="preserve">Het sympathische en parasympathische gedeelte van het </w:t>
      </w:r>
      <w:r w:rsidR="00733E1E">
        <w:rPr>
          <w:rFonts w:ascii="Calibri" w:hAnsi="Calibri" w:cs="Calibri"/>
          <w:color w:val="4472C4" w:themeColor="accent1"/>
        </w:rPr>
        <w:t>autonome zenuwstelsel</w:t>
      </w:r>
      <w:r w:rsidRPr="00157895">
        <w:rPr>
          <w:rFonts w:ascii="Calibri" w:hAnsi="Calibri" w:cs="Calibri"/>
          <w:color w:val="4472C4" w:themeColor="accent1"/>
        </w:rPr>
        <w:t xml:space="preserve"> hebben een aantal eigenschappen gemeen.</w:t>
      </w:r>
      <w:commentRangeEnd w:id="101"/>
      <w:r w:rsidR="000A47F6">
        <w:rPr>
          <w:rStyle w:val="Verwijzingopmerking"/>
        </w:rPr>
        <w:commentReference w:id="101"/>
      </w:r>
    </w:p>
    <w:p w14:paraId="01016A4E" w14:textId="2E57F0E7" w:rsidR="00157895" w:rsidRDefault="00157895" w:rsidP="00842DB0">
      <w:pPr>
        <w:ind w:firstLine="0"/>
        <w:rPr>
          <w:rFonts w:ascii="Calibri" w:hAnsi="Calibri" w:cs="Calibri"/>
          <w:color w:val="4472C4" w:themeColor="accent1"/>
        </w:rPr>
      </w:pPr>
    </w:p>
    <w:p w14:paraId="64C90DE7" w14:textId="578BECF9" w:rsidR="00157895" w:rsidRDefault="00157895" w:rsidP="00157895">
      <w:pPr>
        <w:ind w:firstLine="0"/>
        <w:rPr>
          <w:rFonts w:ascii="Calibri" w:hAnsi="Calibri" w:cs="Calibri"/>
          <w:color w:val="4472C4" w:themeColor="accent1"/>
        </w:rPr>
      </w:pPr>
      <w:commentRangeStart w:id="102"/>
      <w:r>
        <w:rPr>
          <w:rFonts w:ascii="Calibri" w:hAnsi="Calibri" w:cs="Calibri"/>
          <w:color w:val="4472C4" w:themeColor="accent1"/>
        </w:rPr>
        <w:t>Vraag:</w:t>
      </w:r>
      <w:commentRangeEnd w:id="102"/>
      <w:r w:rsidR="000A47F6">
        <w:rPr>
          <w:rStyle w:val="Verwijzingopmerking"/>
        </w:rPr>
        <w:commentReference w:id="102"/>
      </w:r>
      <w:r>
        <w:rPr>
          <w:rFonts w:ascii="Calibri" w:hAnsi="Calibri" w:cs="Calibri"/>
          <w:color w:val="4472C4" w:themeColor="accent1"/>
        </w:rPr>
        <w:br/>
        <w:t>Eén van deze gemeenschappelijke eigenschappen is dat</w:t>
      </w:r>
      <w:proofErr w:type="gramStart"/>
      <w:r>
        <w:rPr>
          <w:rFonts w:ascii="Calibri" w:hAnsi="Calibri" w:cs="Calibri"/>
          <w:color w:val="4472C4" w:themeColor="accent1"/>
        </w:rPr>
        <w:t xml:space="preserve"> ….</w:t>
      </w:r>
      <w:proofErr w:type="gramEnd"/>
      <w:r>
        <w:rPr>
          <w:rFonts w:ascii="Calibri" w:hAnsi="Calibri" w:cs="Calibri"/>
          <w:color w:val="4472C4" w:themeColor="accent1"/>
        </w:rPr>
        <w:t>.</w:t>
      </w:r>
    </w:p>
    <w:p w14:paraId="2E0F01A5" w14:textId="794C9BDB" w:rsidR="00157895" w:rsidRDefault="00157895" w:rsidP="00157895">
      <w:pPr>
        <w:ind w:firstLine="0"/>
        <w:rPr>
          <w:rFonts w:ascii="Calibri" w:hAnsi="Calibri" w:cs="Calibri"/>
          <w:color w:val="4472C4" w:themeColor="accent1"/>
        </w:rPr>
      </w:pPr>
    </w:p>
    <w:p w14:paraId="0B040E1B" w14:textId="14B0DB27" w:rsidR="00157895" w:rsidRDefault="00157895" w:rsidP="00157895">
      <w:pPr>
        <w:ind w:firstLine="0"/>
        <w:rPr>
          <w:rFonts w:ascii="Calibri" w:hAnsi="Calibri" w:cs="Calibri"/>
          <w:color w:val="4472C4" w:themeColor="accent1"/>
        </w:rPr>
      </w:pPr>
      <w:r>
        <w:rPr>
          <w:rFonts w:ascii="Calibri" w:hAnsi="Calibri" w:cs="Calibri"/>
          <w:color w:val="4472C4" w:themeColor="accent1"/>
        </w:rPr>
        <w:t>Ze synapteren in dezelfde autonome ganglia</w:t>
      </w:r>
    </w:p>
    <w:p w14:paraId="20C80001" w14:textId="44160FD5" w:rsidR="00157895" w:rsidRPr="00437D8A" w:rsidRDefault="00157895" w:rsidP="00157895">
      <w:pPr>
        <w:ind w:firstLine="0"/>
        <w:rPr>
          <w:rFonts w:ascii="Calibri" w:hAnsi="Calibri" w:cs="Calibri"/>
          <w:b/>
          <w:bCs/>
          <w:color w:val="4472C4" w:themeColor="accent1"/>
        </w:rPr>
      </w:pPr>
      <w:r w:rsidRPr="00437D8A">
        <w:rPr>
          <w:rFonts w:ascii="Calibri" w:hAnsi="Calibri" w:cs="Calibri"/>
          <w:b/>
          <w:bCs/>
          <w:color w:val="4472C4" w:themeColor="accent1"/>
        </w:rPr>
        <w:t>Ze</w:t>
      </w:r>
      <w:del w:id="103" w:author="Milou Buijk" w:date="2021-12-29T11:29:00Z">
        <w:r w:rsidRPr="00437D8A" w:rsidDel="000B7009">
          <w:rPr>
            <w:rFonts w:ascii="Calibri" w:hAnsi="Calibri" w:cs="Calibri"/>
            <w:b/>
            <w:bCs/>
            <w:color w:val="4472C4" w:themeColor="accent1"/>
          </w:rPr>
          <w:delText xml:space="preserve"> beide</w:delText>
        </w:r>
      </w:del>
      <w:del w:id="104" w:author="Milou Buijk" w:date="2021-12-29T11:28:00Z">
        <w:r w:rsidRPr="00437D8A" w:rsidDel="000B7009">
          <w:rPr>
            <w:rFonts w:ascii="Calibri" w:hAnsi="Calibri" w:cs="Calibri"/>
            <w:b/>
            <w:bCs/>
            <w:color w:val="4472C4" w:themeColor="accent1"/>
          </w:rPr>
          <w:delText>n</w:delText>
        </w:r>
      </w:del>
      <w:r w:rsidRPr="00437D8A">
        <w:rPr>
          <w:rFonts w:ascii="Calibri" w:hAnsi="Calibri" w:cs="Calibri"/>
          <w:b/>
          <w:bCs/>
          <w:color w:val="4472C4" w:themeColor="accent1"/>
        </w:rPr>
        <w:t xml:space="preserve"> gebruik maken van pre- en postganglionaire neuronen</w:t>
      </w:r>
    </w:p>
    <w:p w14:paraId="68537E05" w14:textId="430F8690" w:rsidR="00157895" w:rsidRDefault="00157895" w:rsidP="00157895">
      <w:pPr>
        <w:ind w:firstLine="0"/>
        <w:rPr>
          <w:rFonts w:ascii="Calibri" w:hAnsi="Calibri" w:cs="Calibri"/>
          <w:color w:val="4472C4" w:themeColor="accent1"/>
        </w:rPr>
      </w:pPr>
      <w:r>
        <w:rPr>
          <w:rFonts w:ascii="Calibri" w:hAnsi="Calibri" w:cs="Calibri"/>
          <w:color w:val="4472C4" w:themeColor="accent1"/>
        </w:rPr>
        <w:t>De cellichamen van de preganglionaire neuronen zich op dezelfde</w:t>
      </w:r>
      <w:r w:rsidR="00437D8A">
        <w:rPr>
          <w:rFonts w:ascii="Calibri" w:hAnsi="Calibri" w:cs="Calibri"/>
          <w:color w:val="4472C4" w:themeColor="accent1"/>
        </w:rPr>
        <w:t xml:space="preserve"> plek</w:t>
      </w:r>
      <w:r>
        <w:rPr>
          <w:rFonts w:ascii="Calibri" w:hAnsi="Calibri" w:cs="Calibri"/>
          <w:color w:val="4472C4" w:themeColor="accent1"/>
        </w:rPr>
        <w:t xml:space="preserve"> bevinden</w:t>
      </w:r>
    </w:p>
    <w:p w14:paraId="0A791D8C" w14:textId="636F36A9" w:rsidR="00437D8A" w:rsidRDefault="00437D8A" w:rsidP="00157895">
      <w:pPr>
        <w:ind w:firstLine="0"/>
        <w:rPr>
          <w:rFonts w:ascii="Calibri" w:hAnsi="Calibri" w:cs="Calibri"/>
          <w:color w:val="4472C4" w:themeColor="accent1"/>
        </w:rPr>
      </w:pPr>
      <w:r>
        <w:rPr>
          <w:rFonts w:ascii="Calibri" w:hAnsi="Calibri" w:cs="Calibri"/>
          <w:color w:val="4472C4" w:themeColor="accent1"/>
        </w:rPr>
        <w:t>Ze even veel gebruik maken van neuronale divergentie</w:t>
      </w:r>
    </w:p>
    <w:p w14:paraId="3C90D114" w14:textId="7F14F318" w:rsidR="00437D8A" w:rsidRDefault="00437D8A" w:rsidP="00157895">
      <w:pPr>
        <w:ind w:firstLine="0"/>
        <w:rPr>
          <w:rFonts w:ascii="Calibri" w:hAnsi="Calibri" w:cs="Calibri"/>
          <w:color w:val="4472C4" w:themeColor="accent1"/>
        </w:rPr>
      </w:pPr>
      <w:r>
        <w:rPr>
          <w:rFonts w:ascii="Calibri" w:hAnsi="Calibri" w:cs="Calibri"/>
          <w:color w:val="4472C4" w:themeColor="accent1"/>
        </w:rPr>
        <w:br/>
        <w:t>Extra info:</w:t>
      </w:r>
    </w:p>
    <w:p w14:paraId="2703645A" w14:textId="1BC1B20F" w:rsidR="00437D8A" w:rsidDel="007C063F" w:rsidRDefault="00437D8A" w:rsidP="00437D8A">
      <w:pPr>
        <w:ind w:firstLine="0"/>
        <w:rPr>
          <w:del w:id="105" w:author="Milou Buijk" w:date="2021-12-29T11:29:00Z"/>
          <w:rFonts w:ascii="Calibri" w:hAnsi="Calibri" w:cs="Calibri"/>
          <w:color w:val="4472C4" w:themeColor="accent1"/>
        </w:rPr>
      </w:pPr>
      <w:r w:rsidRPr="00437D8A">
        <w:rPr>
          <w:rFonts w:ascii="Calibri" w:hAnsi="Calibri" w:cs="Calibri"/>
          <w:color w:val="4472C4" w:themeColor="accent1"/>
        </w:rPr>
        <w:t>Beide bestaan uit een preganglionair en een postganglionair neuron</w:t>
      </w:r>
      <w:commentRangeStart w:id="106"/>
      <w:r w:rsidRPr="00437D8A">
        <w:rPr>
          <w:rFonts w:ascii="Calibri" w:hAnsi="Calibri" w:cs="Calibri"/>
          <w:color w:val="4472C4" w:themeColor="accent1"/>
        </w:rPr>
        <w:t>. In tegenstelling tot het somatische zenuwstelsel beschikken beide gedeelten van het autonome zenuwstelsel</w:t>
      </w:r>
      <w:r>
        <w:rPr>
          <w:rFonts w:ascii="Calibri" w:hAnsi="Calibri" w:cs="Calibri"/>
          <w:color w:val="4472C4" w:themeColor="accent1"/>
        </w:rPr>
        <w:t xml:space="preserve"> ook</w:t>
      </w:r>
      <w:r w:rsidRPr="00437D8A">
        <w:rPr>
          <w:rFonts w:ascii="Calibri" w:hAnsi="Calibri" w:cs="Calibri"/>
          <w:color w:val="4472C4" w:themeColor="accent1"/>
        </w:rPr>
        <w:t xml:space="preserve"> over autonome ganglia</w:t>
      </w:r>
      <w:r>
        <w:rPr>
          <w:rFonts w:ascii="Calibri" w:hAnsi="Calibri" w:cs="Calibri"/>
          <w:color w:val="4472C4" w:themeColor="accent1"/>
        </w:rPr>
        <w:t xml:space="preserve">. </w:t>
      </w:r>
      <w:commentRangeEnd w:id="106"/>
      <w:r w:rsidR="000B7009">
        <w:rPr>
          <w:rStyle w:val="Verwijzingopmerking"/>
        </w:rPr>
        <w:commentReference w:id="106"/>
      </w:r>
      <w:r>
        <w:rPr>
          <w:rFonts w:ascii="Calibri" w:hAnsi="Calibri" w:cs="Calibri"/>
          <w:color w:val="4472C4" w:themeColor="accent1"/>
        </w:rPr>
        <w:t>Ze verschillen in: de ligging van het preganglionaire cellichaam; ligging van de autonome ganglia; lengte van de pre- en postganglionaire axonen en de mate van neuronale divergentie.</w:t>
      </w:r>
    </w:p>
    <w:p w14:paraId="70D8B280" w14:textId="4444DC86" w:rsidR="00437D8A" w:rsidRDefault="00437D8A" w:rsidP="00437D8A">
      <w:pPr>
        <w:ind w:firstLine="0"/>
        <w:rPr>
          <w:rFonts w:ascii="Calibri" w:hAnsi="Calibri" w:cs="Calibri"/>
          <w:color w:val="4472C4" w:themeColor="accent1"/>
        </w:rPr>
      </w:pPr>
    </w:p>
    <w:p w14:paraId="52BBA220" w14:textId="482E1BD1" w:rsidR="00437D8A" w:rsidRDefault="00437D8A" w:rsidP="00437D8A">
      <w:pPr>
        <w:ind w:firstLine="0"/>
        <w:rPr>
          <w:rFonts w:ascii="Calibri" w:hAnsi="Calibri" w:cs="Calibri"/>
          <w:color w:val="4472C4" w:themeColor="accent1"/>
        </w:rPr>
      </w:pPr>
    </w:p>
    <w:p w14:paraId="01B2ECF7" w14:textId="77777777" w:rsidR="00437D8A" w:rsidRDefault="00437D8A" w:rsidP="00437D8A">
      <w:pPr>
        <w:ind w:firstLine="0"/>
        <w:rPr>
          <w:rFonts w:ascii="Calibri" w:hAnsi="Calibri" w:cs="Calibri"/>
          <w:color w:val="4472C4" w:themeColor="accent1"/>
        </w:rPr>
      </w:pPr>
      <w:r>
        <w:rPr>
          <w:rFonts w:ascii="Calibri" w:hAnsi="Calibri" w:cs="Calibri"/>
          <w:color w:val="4472C4" w:themeColor="accent1"/>
        </w:rPr>
        <w:t>Theorie:</w:t>
      </w:r>
    </w:p>
    <w:p w14:paraId="483969D7" w14:textId="5FDF5476" w:rsidR="00437D8A" w:rsidRDefault="00437D8A" w:rsidP="00437D8A">
      <w:pPr>
        <w:ind w:firstLine="0"/>
        <w:rPr>
          <w:rFonts w:ascii="Calibri" w:hAnsi="Calibri" w:cs="Calibri"/>
          <w:color w:val="4472C4" w:themeColor="accent1"/>
        </w:rPr>
      </w:pPr>
      <w:r w:rsidRPr="00157895">
        <w:rPr>
          <w:rFonts w:ascii="Calibri" w:hAnsi="Calibri" w:cs="Calibri"/>
          <w:color w:val="4472C4" w:themeColor="accent1"/>
        </w:rPr>
        <w:t xml:space="preserve">Het sympathische en parasympathische gedeelte van het </w:t>
      </w:r>
      <w:r w:rsidR="00733E1E">
        <w:rPr>
          <w:rFonts w:ascii="Calibri" w:hAnsi="Calibri" w:cs="Calibri"/>
          <w:color w:val="4472C4" w:themeColor="accent1"/>
        </w:rPr>
        <w:t xml:space="preserve">autonome zenuwstelsel </w:t>
      </w:r>
      <w:r w:rsidRPr="00157895">
        <w:rPr>
          <w:rFonts w:ascii="Calibri" w:hAnsi="Calibri" w:cs="Calibri"/>
          <w:color w:val="4472C4" w:themeColor="accent1"/>
        </w:rPr>
        <w:t>hebben een aantal eigenschappen gemeen.</w:t>
      </w:r>
    </w:p>
    <w:p w14:paraId="5D9E3A18" w14:textId="77777777" w:rsidR="00437D8A" w:rsidRDefault="00437D8A" w:rsidP="00437D8A">
      <w:pPr>
        <w:ind w:firstLine="0"/>
        <w:rPr>
          <w:rFonts w:ascii="Calibri" w:hAnsi="Calibri" w:cs="Calibri"/>
          <w:color w:val="4472C4" w:themeColor="accent1"/>
        </w:rPr>
      </w:pPr>
    </w:p>
    <w:p w14:paraId="1A278529" w14:textId="17E02CA3" w:rsidR="00437D8A" w:rsidRDefault="00437D8A" w:rsidP="00437D8A">
      <w:pPr>
        <w:ind w:firstLine="0"/>
        <w:rPr>
          <w:rFonts w:ascii="Calibri" w:hAnsi="Calibri" w:cs="Calibri"/>
          <w:color w:val="4472C4" w:themeColor="accent1"/>
        </w:rPr>
      </w:pPr>
      <w:commentRangeStart w:id="107"/>
      <w:r>
        <w:rPr>
          <w:rFonts w:ascii="Calibri" w:hAnsi="Calibri" w:cs="Calibri"/>
          <w:color w:val="4472C4" w:themeColor="accent1"/>
        </w:rPr>
        <w:t>Vraag:</w:t>
      </w:r>
      <w:commentRangeEnd w:id="107"/>
      <w:r w:rsidR="007C063F">
        <w:rPr>
          <w:rStyle w:val="Verwijzingopmerking"/>
        </w:rPr>
        <w:commentReference w:id="107"/>
      </w:r>
      <w:r>
        <w:rPr>
          <w:rFonts w:ascii="Calibri" w:hAnsi="Calibri" w:cs="Calibri"/>
          <w:color w:val="4472C4" w:themeColor="accent1"/>
        </w:rPr>
        <w:br/>
      </w:r>
      <w:proofErr w:type="gramStart"/>
      <w:r>
        <w:rPr>
          <w:rFonts w:ascii="Calibri" w:hAnsi="Calibri" w:cs="Calibri"/>
          <w:color w:val="4472C4" w:themeColor="accent1"/>
        </w:rPr>
        <w:t>Eén</w:t>
      </w:r>
      <w:proofErr w:type="gramEnd"/>
      <w:r>
        <w:rPr>
          <w:rFonts w:ascii="Calibri" w:hAnsi="Calibri" w:cs="Calibri"/>
          <w:color w:val="4472C4" w:themeColor="accent1"/>
        </w:rPr>
        <w:t xml:space="preserve"> van deze gemeenschappelijke eigenschappen is dat ze beiden gebruik van </w:t>
      </w:r>
      <w:commentRangeStart w:id="108"/>
      <w:r>
        <w:rPr>
          <w:rFonts w:ascii="Calibri" w:hAnsi="Calibri" w:cs="Calibri"/>
          <w:color w:val="4472C4" w:themeColor="accent1"/>
        </w:rPr>
        <w:t xml:space="preserve">autonome ganglia en pre- en postganglionaire neuronen. </w:t>
      </w:r>
      <w:commentRangeEnd w:id="108"/>
      <w:r w:rsidR="007C063F">
        <w:rPr>
          <w:rStyle w:val="Verwijzingopmerking"/>
        </w:rPr>
        <w:commentReference w:id="108"/>
      </w:r>
    </w:p>
    <w:p w14:paraId="79470F82" w14:textId="362AE285" w:rsidR="00437D8A" w:rsidRDefault="00437D8A" w:rsidP="00437D8A">
      <w:pPr>
        <w:ind w:firstLine="0"/>
        <w:rPr>
          <w:rFonts w:ascii="Calibri" w:hAnsi="Calibri" w:cs="Calibri"/>
          <w:color w:val="4472C4" w:themeColor="accent1"/>
        </w:rPr>
      </w:pPr>
    </w:p>
    <w:p w14:paraId="1DFDDA93" w14:textId="77777777" w:rsidR="00437D8A" w:rsidRDefault="00437D8A" w:rsidP="00437D8A">
      <w:pPr>
        <w:ind w:firstLine="0"/>
        <w:rPr>
          <w:rFonts w:ascii="Calibri" w:hAnsi="Calibri" w:cs="Calibri"/>
          <w:b/>
          <w:bCs/>
          <w:color w:val="4472C4" w:themeColor="accent1"/>
        </w:rPr>
      </w:pPr>
      <w:r>
        <w:rPr>
          <w:rFonts w:ascii="Calibri" w:hAnsi="Calibri" w:cs="Calibri"/>
          <w:b/>
          <w:bCs/>
          <w:color w:val="4472C4" w:themeColor="accent1"/>
        </w:rPr>
        <w:t>Deze stelling is correct</w:t>
      </w:r>
    </w:p>
    <w:p w14:paraId="2EB6F32C" w14:textId="77777777" w:rsidR="00437D8A" w:rsidDel="007C063F" w:rsidRDefault="00437D8A" w:rsidP="00437D8A">
      <w:pPr>
        <w:ind w:firstLine="0"/>
        <w:rPr>
          <w:del w:id="109" w:author="Milou Buijk" w:date="2021-12-29T11:29:00Z"/>
          <w:rFonts w:ascii="Calibri" w:hAnsi="Calibri" w:cs="Calibri"/>
          <w:color w:val="4472C4" w:themeColor="accent1"/>
        </w:rPr>
      </w:pPr>
      <w:r>
        <w:rPr>
          <w:rFonts w:ascii="Calibri" w:hAnsi="Calibri" w:cs="Calibri"/>
          <w:color w:val="4472C4" w:themeColor="accent1"/>
        </w:rPr>
        <w:t>Deze stelling is niet correct</w:t>
      </w:r>
    </w:p>
    <w:p w14:paraId="344B65A5" w14:textId="77777777" w:rsidR="00437D8A" w:rsidRDefault="00437D8A" w:rsidP="00437D8A">
      <w:pPr>
        <w:ind w:firstLine="0"/>
        <w:rPr>
          <w:rFonts w:ascii="Calibri" w:hAnsi="Calibri" w:cs="Calibri"/>
          <w:color w:val="4472C4" w:themeColor="accent1"/>
        </w:rPr>
      </w:pPr>
    </w:p>
    <w:p w14:paraId="1CA36C88" w14:textId="77777777" w:rsidR="00437D8A" w:rsidRDefault="00437D8A" w:rsidP="00437D8A">
      <w:pPr>
        <w:ind w:firstLine="0"/>
        <w:rPr>
          <w:rFonts w:ascii="Calibri" w:hAnsi="Calibri" w:cs="Calibri"/>
          <w:color w:val="4472C4" w:themeColor="accent1"/>
        </w:rPr>
      </w:pPr>
    </w:p>
    <w:p w14:paraId="37D76186" w14:textId="4B873259" w:rsidR="00437D8A" w:rsidRDefault="00437D8A" w:rsidP="00437D8A">
      <w:pPr>
        <w:ind w:firstLine="0"/>
        <w:rPr>
          <w:rFonts w:ascii="Calibri" w:hAnsi="Calibri" w:cs="Calibri"/>
          <w:color w:val="4472C4" w:themeColor="accent1"/>
        </w:rPr>
      </w:pPr>
      <w:r>
        <w:rPr>
          <w:rFonts w:ascii="Calibri" w:hAnsi="Calibri" w:cs="Calibri"/>
          <w:color w:val="4472C4" w:themeColor="accent1"/>
        </w:rPr>
        <w:t>Theorie:</w:t>
      </w:r>
    </w:p>
    <w:p w14:paraId="5CC51125" w14:textId="37448A6C" w:rsidR="00437D8A" w:rsidRDefault="00437D8A" w:rsidP="00437D8A">
      <w:pPr>
        <w:ind w:firstLine="0"/>
        <w:rPr>
          <w:rFonts w:ascii="Calibri" w:hAnsi="Calibri" w:cs="Calibri"/>
          <w:color w:val="4472C4" w:themeColor="accent1"/>
        </w:rPr>
      </w:pPr>
      <w:r w:rsidRPr="00157895">
        <w:rPr>
          <w:rFonts w:ascii="Calibri" w:hAnsi="Calibri" w:cs="Calibri"/>
          <w:color w:val="4472C4" w:themeColor="accent1"/>
        </w:rPr>
        <w:t xml:space="preserve">Het sympathische en parasympathische gedeelte van het </w:t>
      </w:r>
      <w:r w:rsidR="00733E1E">
        <w:rPr>
          <w:rFonts w:ascii="Calibri" w:hAnsi="Calibri" w:cs="Calibri"/>
          <w:color w:val="4472C4" w:themeColor="accent1"/>
        </w:rPr>
        <w:t>autonome zenuwstelsel</w:t>
      </w:r>
      <w:r w:rsidRPr="00157895">
        <w:rPr>
          <w:rFonts w:ascii="Calibri" w:hAnsi="Calibri" w:cs="Calibri"/>
          <w:color w:val="4472C4" w:themeColor="accent1"/>
        </w:rPr>
        <w:t xml:space="preserve"> hebben een aantal eigenschappen gemeen.</w:t>
      </w:r>
    </w:p>
    <w:p w14:paraId="0F2FA384" w14:textId="77777777" w:rsidR="00437D8A" w:rsidRDefault="00437D8A" w:rsidP="00437D8A">
      <w:pPr>
        <w:ind w:firstLine="0"/>
        <w:rPr>
          <w:rFonts w:ascii="Calibri" w:hAnsi="Calibri" w:cs="Calibri"/>
          <w:color w:val="4472C4" w:themeColor="accent1"/>
        </w:rPr>
      </w:pPr>
    </w:p>
    <w:p w14:paraId="3B782CAD" w14:textId="528CD417" w:rsidR="00437D8A" w:rsidRDefault="00437D8A" w:rsidP="00437D8A">
      <w:pPr>
        <w:ind w:firstLine="0"/>
        <w:rPr>
          <w:rFonts w:ascii="Calibri" w:hAnsi="Calibri" w:cs="Calibri"/>
          <w:color w:val="4472C4" w:themeColor="accent1"/>
        </w:rPr>
      </w:pPr>
      <w:commentRangeStart w:id="110"/>
      <w:r>
        <w:rPr>
          <w:rFonts w:ascii="Calibri" w:hAnsi="Calibri" w:cs="Calibri"/>
          <w:color w:val="4472C4" w:themeColor="accent1"/>
        </w:rPr>
        <w:t>Vraag:</w:t>
      </w:r>
      <w:commentRangeEnd w:id="110"/>
      <w:r w:rsidR="007C063F">
        <w:rPr>
          <w:rStyle w:val="Verwijzingopmerking"/>
        </w:rPr>
        <w:commentReference w:id="110"/>
      </w:r>
      <w:r>
        <w:rPr>
          <w:rFonts w:ascii="Calibri" w:hAnsi="Calibri" w:cs="Calibri"/>
          <w:color w:val="4472C4" w:themeColor="accent1"/>
        </w:rPr>
        <w:br/>
      </w:r>
      <w:proofErr w:type="gramStart"/>
      <w:r>
        <w:rPr>
          <w:rFonts w:ascii="Calibri" w:hAnsi="Calibri" w:cs="Calibri"/>
          <w:color w:val="4472C4" w:themeColor="accent1"/>
        </w:rPr>
        <w:t>Eén</w:t>
      </w:r>
      <w:proofErr w:type="gramEnd"/>
      <w:r>
        <w:rPr>
          <w:rFonts w:ascii="Calibri" w:hAnsi="Calibri" w:cs="Calibri"/>
          <w:color w:val="4472C4" w:themeColor="accent1"/>
        </w:rPr>
        <w:t xml:space="preserve"> van deze gemeenschappelijke eigenschappen is dat de cellichamen van de preganglionaire neuronen zich op dezelfde plek bevinden.</w:t>
      </w:r>
    </w:p>
    <w:p w14:paraId="7FB15510" w14:textId="5119376E" w:rsidR="00437D8A" w:rsidRDefault="00437D8A" w:rsidP="00437D8A">
      <w:pPr>
        <w:ind w:firstLine="0"/>
        <w:rPr>
          <w:rFonts w:ascii="Calibri" w:hAnsi="Calibri" w:cs="Calibri"/>
          <w:color w:val="4472C4" w:themeColor="accent1"/>
        </w:rPr>
      </w:pPr>
    </w:p>
    <w:p w14:paraId="22E419A1" w14:textId="77777777" w:rsidR="00437D8A" w:rsidRPr="008E44A4" w:rsidRDefault="00437D8A" w:rsidP="00437D8A">
      <w:pPr>
        <w:ind w:firstLine="0"/>
        <w:rPr>
          <w:rFonts w:ascii="Calibri" w:hAnsi="Calibri" w:cs="Calibri"/>
          <w:color w:val="4472C4" w:themeColor="accent1"/>
        </w:rPr>
      </w:pPr>
      <w:r w:rsidRPr="008E44A4">
        <w:rPr>
          <w:rFonts w:ascii="Calibri" w:hAnsi="Calibri" w:cs="Calibri"/>
          <w:color w:val="4472C4" w:themeColor="accent1"/>
        </w:rPr>
        <w:t>Deze stelling is correct</w:t>
      </w:r>
    </w:p>
    <w:p w14:paraId="23B7FE65" w14:textId="77777777" w:rsidR="00437D8A" w:rsidRPr="008E44A4" w:rsidRDefault="00437D8A" w:rsidP="00437D8A">
      <w:pPr>
        <w:ind w:firstLine="0"/>
        <w:rPr>
          <w:rFonts w:ascii="Calibri" w:hAnsi="Calibri" w:cs="Calibri"/>
          <w:b/>
          <w:bCs/>
          <w:color w:val="4472C4" w:themeColor="accent1"/>
        </w:rPr>
      </w:pPr>
      <w:r w:rsidRPr="008E44A4">
        <w:rPr>
          <w:rFonts w:ascii="Calibri" w:hAnsi="Calibri" w:cs="Calibri"/>
          <w:b/>
          <w:bCs/>
          <w:color w:val="4472C4" w:themeColor="accent1"/>
        </w:rPr>
        <w:t>Deze stelling is niet correct</w:t>
      </w:r>
    </w:p>
    <w:p w14:paraId="64A7386A" w14:textId="77777777" w:rsidR="00437D8A" w:rsidRDefault="00437D8A" w:rsidP="00437D8A">
      <w:pPr>
        <w:ind w:firstLine="0"/>
        <w:rPr>
          <w:rFonts w:ascii="Calibri" w:hAnsi="Calibri" w:cs="Calibri"/>
          <w:color w:val="4472C4" w:themeColor="accent1"/>
        </w:rPr>
      </w:pPr>
    </w:p>
    <w:p w14:paraId="7E2C1E89" w14:textId="77777777" w:rsidR="00437D8A" w:rsidRDefault="00437D8A" w:rsidP="00437D8A">
      <w:pPr>
        <w:ind w:firstLine="0"/>
        <w:rPr>
          <w:rFonts w:ascii="Calibri" w:hAnsi="Calibri" w:cs="Calibri"/>
          <w:color w:val="4472C4" w:themeColor="accent1"/>
        </w:rPr>
      </w:pPr>
      <w:r>
        <w:rPr>
          <w:rFonts w:ascii="Calibri" w:hAnsi="Calibri" w:cs="Calibri"/>
          <w:color w:val="4472C4" w:themeColor="accent1"/>
        </w:rPr>
        <w:t xml:space="preserve">Extra info: </w:t>
      </w:r>
    </w:p>
    <w:p w14:paraId="72457D08" w14:textId="3DFDF9C9" w:rsidR="00437D8A" w:rsidDel="00084F70" w:rsidRDefault="00437D8A" w:rsidP="00437D8A">
      <w:pPr>
        <w:ind w:firstLine="0"/>
        <w:rPr>
          <w:del w:id="111" w:author="Milou Buijk" w:date="2021-12-29T11:31:00Z"/>
          <w:rFonts w:ascii="Calibri" w:hAnsi="Calibri" w:cs="Calibri"/>
          <w:color w:val="4472C4" w:themeColor="accent1"/>
        </w:rPr>
      </w:pPr>
      <w:r>
        <w:rPr>
          <w:rFonts w:ascii="Calibri" w:hAnsi="Calibri" w:cs="Calibri"/>
          <w:color w:val="4472C4" w:themeColor="accent1"/>
        </w:rPr>
        <w:t xml:space="preserve">Eén van de gemeenschappelijke eigenschappen is dat ze beiden gebruik van autonome ganglia en pre- en postganglionaire neuronen. </w:t>
      </w:r>
      <w:r w:rsidRPr="00437D8A">
        <w:rPr>
          <w:rFonts w:ascii="Calibri" w:hAnsi="Calibri" w:cs="Calibri"/>
          <w:color w:val="4472C4" w:themeColor="accent1"/>
        </w:rPr>
        <w:t>Bij het parasympathische zenuwstelsel liggen de cellichamen van de preganglionaire neuronen ofwel in de hersenstam, ofwel in het sacrale gedeelte van het ruggenmerg</w:t>
      </w:r>
      <w:r>
        <w:rPr>
          <w:rFonts w:ascii="Calibri" w:hAnsi="Calibri" w:cs="Calibri"/>
          <w:color w:val="4472C4" w:themeColor="accent1"/>
        </w:rPr>
        <w:t xml:space="preserve">. </w:t>
      </w:r>
      <w:r w:rsidRPr="00437D8A">
        <w:rPr>
          <w:rFonts w:ascii="Calibri" w:hAnsi="Calibri" w:cs="Calibri"/>
          <w:color w:val="4472C4" w:themeColor="accent1"/>
        </w:rPr>
        <w:t xml:space="preserve">De preganglionaire cellichamen van het sympathische zenuwstelsel daarentegen liggen in de grijze stof van de zijhoorns van het </w:t>
      </w:r>
      <w:proofErr w:type="spellStart"/>
      <w:r w:rsidRPr="00437D8A">
        <w:rPr>
          <w:rFonts w:ascii="Calibri" w:hAnsi="Calibri" w:cs="Calibri"/>
          <w:color w:val="4472C4" w:themeColor="accent1"/>
        </w:rPr>
        <w:t>thoracolumbale</w:t>
      </w:r>
      <w:proofErr w:type="spellEnd"/>
      <w:r w:rsidRPr="00437D8A">
        <w:rPr>
          <w:rFonts w:ascii="Calibri" w:hAnsi="Calibri" w:cs="Calibri"/>
          <w:color w:val="4472C4" w:themeColor="accent1"/>
        </w:rPr>
        <w:t xml:space="preserve"> ruggenmerg (T1-L2)</w:t>
      </w:r>
      <w:r>
        <w:rPr>
          <w:rFonts w:ascii="Calibri" w:hAnsi="Calibri" w:cs="Calibri"/>
          <w:color w:val="4472C4" w:themeColor="accent1"/>
        </w:rPr>
        <w:t>.</w:t>
      </w:r>
    </w:p>
    <w:p w14:paraId="7E13C8AF" w14:textId="5806E107" w:rsidR="00437D8A" w:rsidRDefault="00437D8A" w:rsidP="00384B50">
      <w:pPr>
        <w:ind w:firstLine="0"/>
        <w:rPr>
          <w:rFonts w:ascii="Calibri" w:hAnsi="Calibri" w:cs="Calibri"/>
        </w:rPr>
      </w:pPr>
    </w:p>
    <w:p w14:paraId="1AF3A256" w14:textId="77777777" w:rsidR="00437D8A" w:rsidRDefault="00437D8A" w:rsidP="00384B50">
      <w:pPr>
        <w:ind w:firstLine="0"/>
        <w:rPr>
          <w:rFonts w:ascii="Calibri" w:hAnsi="Calibri" w:cs="Calibri"/>
        </w:rPr>
      </w:pPr>
    </w:p>
    <w:p w14:paraId="1EFF5F03" w14:textId="500B22E4" w:rsidR="00384B50" w:rsidRDefault="00384B50" w:rsidP="00384B50">
      <w:pPr>
        <w:ind w:firstLine="0"/>
        <w:rPr>
          <w:rFonts w:ascii="Calibri" w:hAnsi="Calibri" w:cs="Calibri"/>
          <w:color w:val="FF0000"/>
        </w:rPr>
      </w:pPr>
      <w:r>
        <w:rPr>
          <w:rFonts w:ascii="Calibri" w:hAnsi="Calibri" w:cs="Calibri"/>
          <w:color w:val="FF0000"/>
        </w:rPr>
        <w:t>Leerdoel: de student weet dat de cellichamen van de preganglionaire neuronen van het parasympathische zenuwstelsel in de hersenstam of in het sacrale ruggenmerg liggen.</w:t>
      </w:r>
    </w:p>
    <w:p w14:paraId="5646664F" w14:textId="65CFCA9A" w:rsidR="0070236A" w:rsidRDefault="0070236A" w:rsidP="00384B50">
      <w:pPr>
        <w:ind w:firstLine="0"/>
        <w:rPr>
          <w:rFonts w:ascii="Calibri" w:hAnsi="Calibri" w:cs="Calibri"/>
          <w:color w:val="FF0000"/>
        </w:rPr>
      </w:pPr>
    </w:p>
    <w:p w14:paraId="1F459A7C" w14:textId="77777777" w:rsidR="0070236A" w:rsidRDefault="0070236A" w:rsidP="0070236A">
      <w:pPr>
        <w:ind w:firstLine="0"/>
        <w:rPr>
          <w:rFonts w:ascii="Calibri" w:hAnsi="Calibri" w:cs="Calibri"/>
          <w:color w:val="4472C4" w:themeColor="accent1"/>
        </w:rPr>
      </w:pPr>
      <w:r>
        <w:rPr>
          <w:rFonts w:ascii="Calibri" w:hAnsi="Calibri" w:cs="Calibri"/>
          <w:color w:val="4472C4" w:themeColor="accent1"/>
        </w:rPr>
        <w:t>Fluster</w:t>
      </w:r>
    </w:p>
    <w:p w14:paraId="4C443CFF" w14:textId="77777777" w:rsidR="0070236A" w:rsidRDefault="0070236A" w:rsidP="0070236A">
      <w:pPr>
        <w:ind w:firstLine="0"/>
        <w:rPr>
          <w:rFonts w:ascii="Calibri" w:hAnsi="Calibri" w:cs="Calibri"/>
          <w:color w:val="4472C4" w:themeColor="accent1"/>
        </w:rPr>
      </w:pPr>
      <w:r>
        <w:rPr>
          <w:rFonts w:ascii="Calibri" w:hAnsi="Calibri" w:cs="Calibri"/>
          <w:color w:val="4472C4" w:themeColor="accent1"/>
        </w:rPr>
        <w:br/>
        <w:t>Theorie:</w:t>
      </w:r>
    </w:p>
    <w:p w14:paraId="6F9C50FB" w14:textId="18C98CF2" w:rsidR="0070236A" w:rsidRDefault="00733E1E" w:rsidP="00384B50">
      <w:pPr>
        <w:ind w:firstLine="0"/>
        <w:rPr>
          <w:rFonts w:ascii="Calibri" w:hAnsi="Calibri" w:cs="Calibri"/>
          <w:color w:val="4472C4" w:themeColor="accent1"/>
        </w:rPr>
      </w:pPr>
      <w:r>
        <w:rPr>
          <w:rFonts w:ascii="Calibri" w:hAnsi="Calibri" w:cs="Calibri"/>
          <w:color w:val="4472C4" w:themeColor="accent1"/>
        </w:rPr>
        <w:t>H</w:t>
      </w:r>
      <w:r w:rsidR="0070236A">
        <w:rPr>
          <w:rFonts w:ascii="Calibri" w:hAnsi="Calibri" w:cs="Calibri"/>
          <w:color w:val="4472C4" w:themeColor="accent1"/>
        </w:rPr>
        <w:t>e</w:t>
      </w:r>
      <w:r w:rsidR="0070236A" w:rsidRPr="0070236A">
        <w:rPr>
          <w:rFonts w:ascii="Calibri" w:hAnsi="Calibri" w:cs="Calibri"/>
          <w:color w:val="4472C4" w:themeColor="accent1"/>
        </w:rPr>
        <w:t>t sympathische en parasympathische gedeelte</w:t>
      </w:r>
      <w:r w:rsidR="0070236A">
        <w:rPr>
          <w:rFonts w:ascii="Calibri" w:hAnsi="Calibri" w:cs="Calibri"/>
          <w:color w:val="4472C4" w:themeColor="accent1"/>
        </w:rPr>
        <w:t xml:space="preserve"> </w:t>
      </w:r>
      <w:r>
        <w:rPr>
          <w:rFonts w:ascii="Calibri" w:hAnsi="Calibri" w:cs="Calibri"/>
          <w:color w:val="4472C4" w:themeColor="accent1"/>
        </w:rPr>
        <w:t xml:space="preserve">verschillen </w:t>
      </w:r>
      <w:r w:rsidR="0070236A">
        <w:rPr>
          <w:rFonts w:ascii="Calibri" w:hAnsi="Calibri" w:cs="Calibri"/>
          <w:color w:val="4472C4" w:themeColor="accent1"/>
        </w:rPr>
        <w:t>in structuur van elkaar. Eén van de eigenschappen waarin ze in verschillen is de ligging van het preganglionaire cellichaam.</w:t>
      </w:r>
    </w:p>
    <w:p w14:paraId="61DC5804" w14:textId="5D29757B" w:rsidR="0070236A" w:rsidRDefault="0070236A" w:rsidP="00384B50">
      <w:pPr>
        <w:ind w:firstLine="0"/>
        <w:rPr>
          <w:rFonts w:ascii="Calibri" w:hAnsi="Calibri" w:cs="Calibri"/>
          <w:color w:val="4472C4" w:themeColor="accent1"/>
        </w:rPr>
      </w:pPr>
    </w:p>
    <w:p w14:paraId="1A8CDC55" w14:textId="7217C715" w:rsidR="0070236A" w:rsidRDefault="0070236A" w:rsidP="00384B50">
      <w:pPr>
        <w:ind w:firstLine="0"/>
        <w:rPr>
          <w:rFonts w:ascii="Calibri" w:hAnsi="Calibri" w:cs="Calibri"/>
          <w:color w:val="4472C4" w:themeColor="accent1"/>
        </w:rPr>
      </w:pPr>
      <w:r>
        <w:rPr>
          <w:rFonts w:ascii="Calibri" w:hAnsi="Calibri" w:cs="Calibri"/>
          <w:color w:val="4472C4" w:themeColor="accent1"/>
        </w:rPr>
        <w:t>Stelling:</w:t>
      </w:r>
      <w:r>
        <w:rPr>
          <w:rFonts w:ascii="Calibri" w:hAnsi="Calibri" w:cs="Calibri"/>
          <w:color w:val="4472C4" w:themeColor="accent1"/>
        </w:rPr>
        <w:br/>
        <w:t>De cellichamen van</w:t>
      </w:r>
      <w:r w:rsidRPr="0070236A">
        <w:rPr>
          <w:rFonts w:ascii="Calibri" w:hAnsi="Calibri" w:cs="Calibri"/>
          <w:color w:val="4472C4" w:themeColor="accent1"/>
        </w:rPr>
        <w:t xml:space="preserve"> de preganglionaire neuronen van het parasympathische zenuwstelsel</w:t>
      </w:r>
      <w:r>
        <w:rPr>
          <w:rFonts w:ascii="Calibri" w:hAnsi="Calibri" w:cs="Calibri"/>
          <w:color w:val="4472C4" w:themeColor="accent1"/>
        </w:rPr>
        <w:t xml:space="preserve"> liggen in …..</w:t>
      </w:r>
    </w:p>
    <w:p w14:paraId="0153647E" w14:textId="4E06C786" w:rsidR="0070236A" w:rsidRDefault="0070236A" w:rsidP="00384B50">
      <w:pPr>
        <w:ind w:firstLine="0"/>
        <w:rPr>
          <w:rFonts w:ascii="Calibri" w:hAnsi="Calibri" w:cs="Calibri"/>
          <w:color w:val="4472C4" w:themeColor="accent1"/>
        </w:rPr>
      </w:pPr>
    </w:p>
    <w:p w14:paraId="752135EB" w14:textId="13BE801A" w:rsidR="009C0086" w:rsidRDefault="009C0086" w:rsidP="00384B50">
      <w:pPr>
        <w:ind w:firstLine="0"/>
        <w:rPr>
          <w:rFonts w:ascii="Calibri" w:hAnsi="Calibri" w:cs="Calibri"/>
          <w:color w:val="4472C4" w:themeColor="accent1"/>
        </w:rPr>
      </w:pPr>
      <w:r>
        <w:rPr>
          <w:rFonts w:ascii="Calibri" w:hAnsi="Calibri" w:cs="Calibri"/>
          <w:color w:val="4472C4" w:themeColor="accent1"/>
        </w:rPr>
        <w:t>Het cervicale of sacrale deel van het ruggenmerg</w:t>
      </w:r>
    </w:p>
    <w:p w14:paraId="25F7D9EF" w14:textId="6EEF4BD9" w:rsidR="009C0086" w:rsidRPr="009C0086" w:rsidRDefault="00EB6B30" w:rsidP="00384B50">
      <w:pPr>
        <w:ind w:firstLine="0"/>
        <w:rPr>
          <w:rFonts w:ascii="Calibri" w:hAnsi="Calibri" w:cs="Calibri"/>
          <w:color w:val="4472C4" w:themeColor="accent1"/>
        </w:rPr>
      </w:pPr>
      <w:ins w:id="112" w:author="Milou Buijk" w:date="2021-12-29T11:38:00Z">
        <w:r>
          <w:rPr>
            <w:rFonts w:ascii="Calibri" w:hAnsi="Calibri" w:cs="Calibri"/>
            <w:color w:val="4472C4" w:themeColor="accent1"/>
          </w:rPr>
          <w:t xml:space="preserve">Het </w:t>
        </w:r>
      </w:ins>
      <w:commentRangeStart w:id="113"/>
      <w:del w:id="114" w:author="Milou Buijk" w:date="2021-12-29T11:38:00Z">
        <w:r w:rsidR="009C0086" w:rsidDel="00EB6B30">
          <w:rPr>
            <w:rFonts w:ascii="Calibri" w:hAnsi="Calibri" w:cs="Calibri"/>
            <w:color w:val="4472C4" w:themeColor="accent1"/>
          </w:rPr>
          <w:delText>De</w:delText>
        </w:r>
        <w:commentRangeEnd w:id="113"/>
        <w:r w:rsidR="00084F70" w:rsidDel="00EB6B30">
          <w:rPr>
            <w:rStyle w:val="Verwijzingopmerking"/>
          </w:rPr>
          <w:commentReference w:id="113"/>
        </w:r>
        <w:r w:rsidR="009C0086" w:rsidDel="00EB6B30">
          <w:rPr>
            <w:rFonts w:ascii="Calibri" w:hAnsi="Calibri" w:cs="Calibri"/>
            <w:color w:val="4472C4" w:themeColor="accent1"/>
          </w:rPr>
          <w:delText xml:space="preserve"> </w:delText>
        </w:r>
      </w:del>
      <w:proofErr w:type="spellStart"/>
      <w:r w:rsidR="009C0086">
        <w:rPr>
          <w:rFonts w:ascii="Calibri" w:hAnsi="Calibri" w:cs="Calibri"/>
          <w:color w:val="4472C4" w:themeColor="accent1"/>
        </w:rPr>
        <w:t>thoracolumbale</w:t>
      </w:r>
      <w:proofErr w:type="spellEnd"/>
      <w:r w:rsidR="009C0086">
        <w:rPr>
          <w:rFonts w:ascii="Calibri" w:hAnsi="Calibri" w:cs="Calibri"/>
          <w:color w:val="4472C4" w:themeColor="accent1"/>
        </w:rPr>
        <w:t xml:space="preserve"> ruggenmerg</w:t>
      </w:r>
    </w:p>
    <w:p w14:paraId="33C5B2E8" w14:textId="584F205F" w:rsidR="0070236A" w:rsidRDefault="009C0086" w:rsidP="009C0086">
      <w:pPr>
        <w:ind w:firstLine="0"/>
        <w:rPr>
          <w:rFonts w:ascii="Calibri" w:hAnsi="Calibri" w:cs="Calibri"/>
          <w:b/>
          <w:bCs/>
          <w:color w:val="4472C4" w:themeColor="accent1"/>
        </w:rPr>
      </w:pPr>
      <w:commentRangeStart w:id="115"/>
      <w:r w:rsidRPr="001D15FE">
        <w:rPr>
          <w:rFonts w:ascii="Calibri" w:hAnsi="Calibri" w:cs="Calibri"/>
          <w:b/>
          <w:bCs/>
          <w:color w:val="4472C4" w:themeColor="accent1"/>
        </w:rPr>
        <w:t>De h</w:t>
      </w:r>
      <w:r w:rsidR="0070236A" w:rsidRPr="001D15FE">
        <w:rPr>
          <w:rFonts w:ascii="Calibri" w:hAnsi="Calibri" w:cs="Calibri"/>
          <w:b/>
          <w:bCs/>
          <w:color w:val="4472C4" w:themeColor="accent1"/>
        </w:rPr>
        <w:t>ersenstam</w:t>
      </w:r>
      <w:r w:rsidRPr="001D15FE">
        <w:rPr>
          <w:rFonts w:ascii="Calibri" w:hAnsi="Calibri" w:cs="Calibri"/>
          <w:b/>
          <w:bCs/>
          <w:color w:val="4472C4" w:themeColor="accent1"/>
        </w:rPr>
        <w:t xml:space="preserve"> of het sacrale deel van het ruggenmerg</w:t>
      </w:r>
      <w:commentRangeEnd w:id="115"/>
      <w:r w:rsidR="001D15FE">
        <w:rPr>
          <w:rStyle w:val="Verwijzingopmerking"/>
        </w:rPr>
        <w:commentReference w:id="115"/>
      </w:r>
    </w:p>
    <w:p w14:paraId="1AC27183" w14:textId="29D65B3D" w:rsidR="009C0086" w:rsidRDefault="009C0086" w:rsidP="009C0086">
      <w:pPr>
        <w:ind w:firstLine="0"/>
        <w:rPr>
          <w:rFonts w:ascii="Calibri" w:hAnsi="Calibri" w:cs="Calibri"/>
          <w:color w:val="4472C4" w:themeColor="accent1"/>
        </w:rPr>
      </w:pPr>
      <w:r>
        <w:rPr>
          <w:rFonts w:ascii="Calibri" w:hAnsi="Calibri" w:cs="Calibri"/>
          <w:color w:val="4472C4" w:themeColor="accent1"/>
        </w:rPr>
        <w:t>De doelorganen</w:t>
      </w:r>
    </w:p>
    <w:p w14:paraId="17EEE262" w14:textId="426F7D01" w:rsidR="009C0086" w:rsidRDefault="009C0086" w:rsidP="009C0086">
      <w:pPr>
        <w:ind w:firstLine="0"/>
        <w:rPr>
          <w:rFonts w:ascii="Calibri" w:hAnsi="Calibri" w:cs="Calibri"/>
          <w:color w:val="4472C4" w:themeColor="accent1"/>
        </w:rPr>
      </w:pPr>
    </w:p>
    <w:p w14:paraId="4A1B5A11" w14:textId="5D1E28A0" w:rsidR="009C0086" w:rsidRDefault="009C0086" w:rsidP="009C0086">
      <w:pPr>
        <w:ind w:firstLine="0"/>
        <w:rPr>
          <w:rFonts w:ascii="Calibri" w:hAnsi="Calibri" w:cs="Calibri"/>
          <w:color w:val="4472C4" w:themeColor="accent1"/>
        </w:rPr>
      </w:pPr>
      <w:r>
        <w:rPr>
          <w:rFonts w:ascii="Calibri" w:hAnsi="Calibri" w:cs="Calibri"/>
          <w:color w:val="4472C4" w:themeColor="accent1"/>
        </w:rPr>
        <w:t>Extra info:</w:t>
      </w:r>
    </w:p>
    <w:p w14:paraId="69095A17" w14:textId="4375B750" w:rsidR="009C0086" w:rsidDel="00084F70" w:rsidRDefault="009C0086" w:rsidP="009C0086">
      <w:pPr>
        <w:ind w:firstLine="0"/>
        <w:rPr>
          <w:del w:id="116" w:author="Milou Buijk" w:date="2021-12-29T11:31:00Z"/>
          <w:rFonts w:ascii="Calibri" w:hAnsi="Calibri" w:cs="Calibri"/>
          <w:color w:val="4472C4" w:themeColor="accent1"/>
        </w:rPr>
      </w:pPr>
      <w:r w:rsidRPr="009C0086">
        <w:rPr>
          <w:rFonts w:ascii="Calibri" w:hAnsi="Calibri" w:cs="Calibri"/>
          <w:color w:val="4472C4" w:themeColor="accent1"/>
        </w:rPr>
        <w:t xml:space="preserve">Om deze reden wordt het parasympathische zenuwstelsel het craniosacrale gedeelte van het </w:t>
      </w:r>
      <w:r>
        <w:rPr>
          <w:rFonts w:ascii="Calibri" w:hAnsi="Calibri" w:cs="Calibri"/>
          <w:color w:val="4472C4" w:themeColor="accent1"/>
        </w:rPr>
        <w:t>autonome zenuwstelsel</w:t>
      </w:r>
      <w:r w:rsidRPr="009C0086">
        <w:rPr>
          <w:rFonts w:ascii="Calibri" w:hAnsi="Calibri" w:cs="Calibri"/>
          <w:color w:val="4472C4" w:themeColor="accent1"/>
        </w:rPr>
        <w:t xml:space="preserve"> genoemd. De preganglionaire cellichamen van het sympathische zenuwstelsel daarentegen liggen in de grijze stof van de zijhoorns van het </w:t>
      </w:r>
      <w:proofErr w:type="spellStart"/>
      <w:r w:rsidRPr="009C0086">
        <w:rPr>
          <w:rFonts w:ascii="Calibri" w:hAnsi="Calibri" w:cs="Calibri"/>
          <w:color w:val="4472C4" w:themeColor="accent1"/>
        </w:rPr>
        <w:t>thoracolumbale</w:t>
      </w:r>
      <w:proofErr w:type="spellEnd"/>
      <w:r w:rsidRPr="009C0086">
        <w:rPr>
          <w:rFonts w:ascii="Calibri" w:hAnsi="Calibri" w:cs="Calibri"/>
          <w:color w:val="4472C4" w:themeColor="accent1"/>
        </w:rPr>
        <w:t xml:space="preserve"> ruggenmerg (T1-L2)</w:t>
      </w:r>
      <w:r>
        <w:rPr>
          <w:rFonts w:ascii="Calibri" w:hAnsi="Calibri" w:cs="Calibri"/>
          <w:color w:val="4472C4" w:themeColor="accent1"/>
        </w:rPr>
        <w:t>.</w:t>
      </w:r>
    </w:p>
    <w:p w14:paraId="16064C36" w14:textId="0AA6666C" w:rsidR="009C0086" w:rsidRDefault="009C0086" w:rsidP="009C0086">
      <w:pPr>
        <w:ind w:firstLine="0"/>
        <w:rPr>
          <w:rFonts w:ascii="Calibri" w:hAnsi="Calibri" w:cs="Calibri"/>
          <w:color w:val="4472C4" w:themeColor="accent1"/>
        </w:rPr>
      </w:pPr>
    </w:p>
    <w:p w14:paraId="07112D3F" w14:textId="77777777" w:rsidR="009C0086" w:rsidRPr="009C0086" w:rsidRDefault="009C0086" w:rsidP="009C0086">
      <w:pPr>
        <w:ind w:firstLine="0"/>
        <w:rPr>
          <w:rFonts w:ascii="Calibri" w:hAnsi="Calibri" w:cs="Calibri"/>
          <w:color w:val="4472C4" w:themeColor="accent1"/>
        </w:rPr>
      </w:pPr>
    </w:p>
    <w:p w14:paraId="6BC1C656" w14:textId="77777777" w:rsidR="009C0086" w:rsidRDefault="009C0086" w:rsidP="009C0086">
      <w:pPr>
        <w:ind w:firstLine="0"/>
        <w:rPr>
          <w:rFonts w:ascii="Calibri" w:hAnsi="Calibri" w:cs="Calibri"/>
          <w:color w:val="4472C4" w:themeColor="accent1"/>
        </w:rPr>
      </w:pPr>
      <w:r>
        <w:rPr>
          <w:rFonts w:ascii="Calibri" w:hAnsi="Calibri" w:cs="Calibri"/>
          <w:color w:val="4472C4" w:themeColor="accent1"/>
        </w:rPr>
        <w:t>Theorie:</w:t>
      </w:r>
    </w:p>
    <w:p w14:paraId="03E2BB1F" w14:textId="174E3BA3" w:rsidR="009C0086" w:rsidRDefault="00BB10AE" w:rsidP="009C0086">
      <w:pPr>
        <w:ind w:firstLine="0"/>
        <w:rPr>
          <w:rFonts w:ascii="Calibri" w:hAnsi="Calibri" w:cs="Calibri"/>
          <w:color w:val="4472C4" w:themeColor="accent1"/>
        </w:rPr>
      </w:pPr>
      <w:r>
        <w:rPr>
          <w:rFonts w:ascii="Calibri" w:hAnsi="Calibri" w:cs="Calibri"/>
          <w:color w:val="4472C4" w:themeColor="accent1"/>
        </w:rPr>
        <w:t xml:space="preserve">Het </w:t>
      </w:r>
      <w:r w:rsidRPr="0070236A">
        <w:rPr>
          <w:rFonts w:ascii="Calibri" w:hAnsi="Calibri" w:cs="Calibri"/>
          <w:color w:val="4472C4" w:themeColor="accent1"/>
        </w:rPr>
        <w:t>sympathische</w:t>
      </w:r>
      <w:r w:rsidR="009C0086" w:rsidRPr="0070236A">
        <w:rPr>
          <w:rFonts w:ascii="Calibri" w:hAnsi="Calibri" w:cs="Calibri"/>
          <w:color w:val="4472C4" w:themeColor="accent1"/>
        </w:rPr>
        <w:t xml:space="preserve"> en parasympathische </w:t>
      </w:r>
      <w:r w:rsidR="00733E1E">
        <w:rPr>
          <w:rFonts w:ascii="Calibri" w:hAnsi="Calibri" w:cs="Calibri"/>
          <w:color w:val="4472C4" w:themeColor="accent1"/>
        </w:rPr>
        <w:t>zenuwstelsel verschillen i</w:t>
      </w:r>
      <w:r w:rsidR="009C0086">
        <w:rPr>
          <w:rFonts w:ascii="Calibri" w:hAnsi="Calibri" w:cs="Calibri"/>
          <w:color w:val="4472C4" w:themeColor="accent1"/>
        </w:rPr>
        <w:t>n structuur van elkaar. Eén van de eigenschappen waarin ze in verschillen is de ligging van het preganglionaire cellichaam.</w:t>
      </w:r>
    </w:p>
    <w:p w14:paraId="2C313AB4" w14:textId="77777777" w:rsidR="009C0086" w:rsidRDefault="009C0086" w:rsidP="009C0086">
      <w:pPr>
        <w:ind w:firstLine="0"/>
        <w:rPr>
          <w:rFonts w:ascii="Calibri" w:hAnsi="Calibri" w:cs="Calibri"/>
          <w:color w:val="4472C4" w:themeColor="accent1"/>
        </w:rPr>
      </w:pPr>
    </w:p>
    <w:p w14:paraId="77A5C5D5" w14:textId="13D9007E" w:rsidR="009C0086" w:rsidRDefault="009C0086" w:rsidP="009C0086">
      <w:pPr>
        <w:ind w:firstLine="0"/>
        <w:rPr>
          <w:rFonts w:ascii="Calibri" w:hAnsi="Calibri" w:cs="Calibri"/>
          <w:color w:val="4472C4" w:themeColor="accent1"/>
        </w:rPr>
      </w:pPr>
      <w:r>
        <w:rPr>
          <w:rFonts w:ascii="Calibri" w:hAnsi="Calibri" w:cs="Calibri"/>
          <w:color w:val="4472C4" w:themeColor="accent1"/>
        </w:rPr>
        <w:t>Stelling:</w:t>
      </w:r>
      <w:r>
        <w:rPr>
          <w:rFonts w:ascii="Calibri" w:hAnsi="Calibri" w:cs="Calibri"/>
          <w:color w:val="4472C4" w:themeColor="accent1"/>
        </w:rPr>
        <w:br/>
        <w:t>De cellichamen van</w:t>
      </w:r>
      <w:r w:rsidRPr="0070236A">
        <w:rPr>
          <w:rFonts w:ascii="Calibri" w:hAnsi="Calibri" w:cs="Calibri"/>
          <w:color w:val="4472C4" w:themeColor="accent1"/>
        </w:rPr>
        <w:t xml:space="preserve"> de preganglionaire neuronen van het parasympathische zenuwstelsel</w:t>
      </w:r>
      <w:r>
        <w:rPr>
          <w:rFonts w:ascii="Calibri" w:hAnsi="Calibri" w:cs="Calibri"/>
          <w:color w:val="4472C4" w:themeColor="accent1"/>
        </w:rPr>
        <w:t xml:space="preserve"> liggen in de </w:t>
      </w:r>
      <w:proofErr w:type="spellStart"/>
      <w:r>
        <w:rPr>
          <w:rFonts w:ascii="Calibri" w:hAnsi="Calibri" w:cs="Calibri"/>
          <w:color w:val="4472C4" w:themeColor="accent1"/>
        </w:rPr>
        <w:t>thoracolumbale</w:t>
      </w:r>
      <w:proofErr w:type="spellEnd"/>
      <w:r>
        <w:rPr>
          <w:rFonts w:ascii="Calibri" w:hAnsi="Calibri" w:cs="Calibri"/>
          <w:color w:val="4472C4" w:themeColor="accent1"/>
        </w:rPr>
        <w:t xml:space="preserve"> wervelkolom.</w:t>
      </w:r>
    </w:p>
    <w:p w14:paraId="06F498A0" w14:textId="708FE419" w:rsidR="009C0086" w:rsidRDefault="009C0086" w:rsidP="009C0086">
      <w:pPr>
        <w:ind w:firstLine="0"/>
        <w:rPr>
          <w:rFonts w:ascii="Calibri" w:hAnsi="Calibri" w:cs="Calibri"/>
          <w:color w:val="4472C4" w:themeColor="accent1"/>
        </w:rPr>
      </w:pPr>
    </w:p>
    <w:p w14:paraId="05123FF0" w14:textId="77777777" w:rsidR="009C0086" w:rsidRPr="008E44A4" w:rsidRDefault="009C0086" w:rsidP="009C0086">
      <w:pPr>
        <w:ind w:firstLine="0"/>
        <w:rPr>
          <w:rFonts w:ascii="Calibri" w:hAnsi="Calibri" w:cs="Calibri"/>
          <w:color w:val="4472C4" w:themeColor="accent1"/>
        </w:rPr>
      </w:pPr>
      <w:r w:rsidRPr="008E44A4">
        <w:rPr>
          <w:rFonts w:ascii="Calibri" w:hAnsi="Calibri" w:cs="Calibri"/>
          <w:color w:val="4472C4" w:themeColor="accent1"/>
        </w:rPr>
        <w:t>Deze stelling is correct</w:t>
      </w:r>
    </w:p>
    <w:p w14:paraId="282B8C64" w14:textId="77777777" w:rsidR="009C0086" w:rsidRPr="008E44A4" w:rsidRDefault="009C0086" w:rsidP="009C0086">
      <w:pPr>
        <w:ind w:firstLine="0"/>
        <w:rPr>
          <w:rFonts w:ascii="Calibri" w:hAnsi="Calibri" w:cs="Calibri"/>
          <w:b/>
          <w:bCs/>
          <w:color w:val="4472C4" w:themeColor="accent1"/>
        </w:rPr>
      </w:pPr>
      <w:r w:rsidRPr="008E44A4">
        <w:rPr>
          <w:rFonts w:ascii="Calibri" w:hAnsi="Calibri" w:cs="Calibri"/>
          <w:b/>
          <w:bCs/>
          <w:color w:val="4472C4" w:themeColor="accent1"/>
        </w:rPr>
        <w:t>Deze stelling is niet correct</w:t>
      </w:r>
    </w:p>
    <w:p w14:paraId="29B5A6A1" w14:textId="77777777" w:rsidR="009C0086" w:rsidRDefault="009C0086" w:rsidP="009C0086">
      <w:pPr>
        <w:ind w:firstLine="0"/>
        <w:rPr>
          <w:rFonts w:ascii="Calibri" w:hAnsi="Calibri" w:cs="Calibri"/>
          <w:color w:val="4472C4" w:themeColor="accent1"/>
        </w:rPr>
      </w:pPr>
    </w:p>
    <w:p w14:paraId="38C64136" w14:textId="77777777" w:rsidR="009C0086" w:rsidRDefault="009C0086" w:rsidP="009C0086">
      <w:pPr>
        <w:ind w:firstLine="0"/>
        <w:rPr>
          <w:rFonts w:ascii="Calibri" w:hAnsi="Calibri" w:cs="Calibri"/>
          <w:color w:val="4472C4" w:themeColor="accent1"/>
        </w:rPr>
      </w:pPr>
      <w:r>
        <w:rPr>
          <w:rFonts w:ascii="Calibri" w:hAnsi="Calibri" w:cs="Calibri"/>
          <w:color w:val="4472C4" w:themeColor="accent1"/>
        </w:rPr>
        <w:t xml:space="preserve">Extra info: </w:t>
      </w:r>
    </w:p>
    <w:p w14:paraId="691CB688" w14:textId="568D2E44" w:rsidR="009C0086" w:rsidDel="00EB6B30" w:rsidRDefault="009C0086" w:rsidP="009C0086">
      <w:pPr>
        <w:ind w:firstLine="0"/>
        <w:rPr>
          <w:del w:id="117" w:author="Milou Buijk" w:date="2021-12-29T11:37:00Z"/>
          <w:rFonts w:ascii="Calibri" w:hAnsi="Calibri" w:cs="Calibri"/>
          <w:color w:val="4472C4" w:themeColor="accent1"/>
        </w:rPr>
      </w:pPr>
      <w:r w:rsidRPr="009C0086">
        <w:rPr>
          <w:rFonts w:ascii="Calibri" w:hAnsi="Calibri" w:cs="Calibri"/>
          <w:color w:val="4472C4" w:themeColor="accent1"/>
        </w:rPr>
        <w:t>Bij het parasympathische zenuwstelsel liggen de cellichamen van de preganglionaire neuronen in de hersenstam</w:t>
      </w:r>
      <w:r>
        <w:rPr>
          <w:rFonts w:ascii="Calibri" w:hAnsi="Calibri" w:cs="Calibri"/>
          <w:color w:val="4472C4" w:themeColor="accent1"/>
        </w:rPr>
        <w:t xml:space="preserve"> of</w:t>
      </w:r>
      <w:r w:rsidRPr="009C0086">
        <w:rPr>
          <w:rFonts w:ascii="Calibri" w:hAnsi="Calibri" w:cs="Calibri"/>
          <w:color w:val="4472C4" w:themeColor="accent1"/>
        </w:rPr>
        <w:t xml:space="preserve"> in het sacrale gedeelte van het ruggenmerg. Om deze reden wordt het parasympathische zenuwstelsel het craniosacrale gedeelte van het </w:t>
      </w:r>
      <w:r>
        <w:rPr>
          <w:rFonts w:ascii="Calibri" w:hAnsi="Calibri" w:cs="Calibri"/>
          <w:color w:val="4472C4" w:themeColor="accent1"/>
        </w:rPr>
        <w:t>autonome zenuwstelsel</w:t>
      </w:r>
      <w:r w:rsidRPr="009C0086">
        <w:rPr>
          <w:rFonts w:ascii="Calibri" w:hAnsi="Calibri" w:cs="Calibri"/>
          <w:color w:val="4472C4" w:themeColor="accent1"/>
        </w:rPr>
        <w:t xml:space="preserve"> genoemd. De preganglionaire cellichamen van het sympathische zenuwstelsel daarentegen liggen in de grijze stof van de zijhoorns van het </w:t>
      </w:r>
      <w:proofErr w:type="spellStart"/>
      <w:r w:rsidRPr="009C0086">
        <w:rPr>
          <w:rFonts w:ascii="Calibri" w:hAnsi="Calibri" w:cs="Calibri"/>
          <w:color w:val="4472C4" w:themeColor="accent1"/>
        </w:rPr>
        <w:t>thoracolumbale</w:t>
      </w:r>
      <w:proofErr w:type="spellEnd"/>
      <w:r w:rsidRPr="009C0086">
        <w:rPr>
          <w:rFonts w:ascii="Calibri" w:hAnsi="Calibri" w:cs="Calibri"/>
          <w:color w:val="4472C4" w:themeColor="accent1"/>
        </w:rPr>
        <w:t xml:space="preserve"> ruggenmerg (T1-L2)</w:t>
      </w:r>
      <w:r>
        <w:rPr>
          <w:rFonts w:ascii="Calibri" w:hAnsi="Calibri" w:cs="Calibri"/>
          <w:color w:val="4472C4" w:themeColor="accent1"/>
        </w:rPr>
        <w:t>.</w:t>
      </w:r>
    </w:p>
    <w:p w14:paraId="0134CDBC" w14:textId="77777777" w:rsidR="00EB6B30" w:rsidRDefault="00EB6B30" w:rsidP="009C0086">
      <w:pPr>
        <w:ind w:firstLine="0"/>
        <w:rPr>
          <w:ins w:id="118" w:author="Milou Buijk" w:date="2021-12-29T11:37:00Z"/>
          <w:rFonts w:ascii="Calibri" w:hAnsi="Calibri" w:cs="Calibri"/>
          <w:color w:val="4472C4" w:themeColor="accent1"/>
        </w:rPr>
      </w:pPr>
    </w:p>
    <w:p w14:paraId="0D9362FD" w14:textId="77777777" w:rsidR="009C0086" w:rsidDel="00EB6B30" w:rsidRDefault="009C0086" w:rsidP="009C0086">
      <w:pPr>
        <w:ind w:firstLine="0"/>
        <w:rPr>
          <w:del w:id="119" w:author="Milou Buijk" w:date="2021-12-29T11:37:00Z"/>
          <w:rFonts w:ascii="Calibri" w:hAnsi="Calibri" w:cs="Calibri"/>
          <w:color w:val="4472C4" w:themeColor="accent1"/>
        </w:rPr>
      </w:pPr>
    </w:p>
    <w:p w14:paraId="5B2E9934" w14:textId="6774EC30" w:rsidR="009C0086" w:rsidRDefault="009C0086" w:rsidP="009C0086">
      <w:pPr>
        <w:ind w:firstLine="0"/>
        <w:rPr>
          <w:rFonts w:ascii="Calibri" w:hAnsi="Calibri" w:cs="Calibri"/>
          <w:color w:val="4472C4" w:themeColor="accent1"/>
        </w:rPr>
      </w:pPr>
    </w:p>
    <w:p w14:paraId="4DA1263E" w14:textId="77777777" w:rsidR="009C0086" w:rsidRDefault="009C0086" w:rsidP="009C0086">
      <w:pPr>
        <w:ind w:firstLine="0"/>
        <w:rPr>
          <w:rFonts w:ascii="Calibri" w:hAnsi="Calibri" w:cs="Calibri"/>
          <w:color w:val="4472C4" w:themeColor="accent1"/>
        </w:rPr>
      </w:pPr>
      <w:r>
        <w:rPr>
          <w:rFonts w:ascii="Calibri" w:hAnsi="Calibri" w:cs="Calibri"/>
          <w:color w:val="4472C4" w:themeColor="accent1"/>
        </w:rPr>
        <w:t>Theorie:</w:t>
      </w:r>
    </w:p>
    <w:p w14:paraId="3A44E57A" w14:textId="1E30544F" w:rsidR="009C0086" w:rsidRDefault="00733E1E" w:rsidP="009C0086">
      <w:pPr>
        <w:ind w:firstLine="0"/>
        <w:rPr>
          <w:rFonts w:ascii="Calibri" w:hAnsi="Calibri" w:cs="Calibri"/>
          <w:color w:val="4472C4" w:themeColor="accent1"/>
        </w:rPr>
      </w:pPr>
      <w:r>
        <w:rPr>
          <w:rFonts w:ascii="Calibri" w:hAnsi="Calibri" w:cs="Calibri"/>
          <w:color w:val="4472C4" w:themeColor="accent1"/>
        </w:rPr>
        <w:t>Het</w:t>
      </w:r>
      <w:r w:rsidR="009C0086" w:rsidRPr="0070236A">
        <w:rPr>
          <w:rFonts w:ascii="Calibri" w:hAnsi="Calibri" w:cs="Calibri"/>
          <w:color w:val="4472C4" w:themeColor="accent1"/>
        </w:rPr>
        <w:t xml:space="preserve"> sympathische en parasympathische </w:t>
      </w:r>
      <w:r>
        <w:rPr>
          <w:rFonts w:ascii="Calibri" w:hAnsi="Calibri" w:cs="Calibri"/>
          <w:color w:val="4472C4" w:themeColor="accent1"/>
        </w:rPr>
        <w:t xml:space="preserve">zenuwstelsel verschillen </w:t>
      </w:r>
      <w:r w:rsidR="009C0086">
        <w:rPr>
          <w:rFonts w:ascii="Calibri" w:hAnsi="Calibri" w:cs="Calibri"/>
          <w:color w:val="4472C4" w:themeColor="accent1"/>
        </w:rPr>
        <w:t>in structuur van elkaar. Eén van de eigenschappen waarin ze in verschillen is de ligging van het preganglionaire cellichaam.</w:t>
      </w:r>
    </w:p>
    <w:p w14:paraId="002441B5" w14:textId="77777777" w:rsidR="009C0086" w:rsidRDefault="009C0086" w:rsidP="009C0086">
      <w:pPr>
        <w:ind w:firstLine="0"/>
        <w:rPr>
          <w:rFonts w:ascii="Calibri" w:hAnsi="Calibri" w:cs="Calibri"/>
          <w:color w:val="4472C4" w:themeColor="accent1"/>
        </w:rPr>
      </w:pPr>
    </w:p>
    <w:p w14:paraId="09F95BB4" w14:textId="65A26272" w:rsidR="009C0086" w:rsidRDefault="009C0086" w:rsidP="009C0086">
      <w:pPr>
        <w:ind w:firstLine="0"/>
        <w:rPr>
          <w:rFonts w:ascii="Calibri" w:hAnsi="Calibri" w:cs="Calibri"/>
          <w:color w:val="4472C4" w:themeColor="accent1"/>
        </w:rPr>
      </w:pPr>
      <w:r>
        <w:rPr>
          <w:rFonts w:ascii="Calibri" w:hAnsi="Calibri" w:cs="Calibri"/>
          <w:color w:val="4472C4" w:themeColor="accent1"/>
        </w:rPr>
        <w:t>Stelling:</w:t>
      </w:r>
      <w:r>
        <w:rPr>
          <w:rFonts w:ascii="Calibri" w:hAnsi="Calibri" w:cs="Calibri"/>
          <w:color w:val="4472C4" w:themeColor="accent1"/>
        </w:rPr>
        <w:br/>
        <w:t>De cellichamen van</w:t>
      </w:r>
      <w:r w:rsidRPr="0070236A">
        <w:rPr>
          <w:rFonts w:ascii="Calibri" w:hAnsi="Calibri" w:cs="Calibri"/>
          <w:color w:val="4472C4" w:themeColor="accent1"/>
        </w:rPr>
        <w:t xml:space="preserve"> de preganglionaire neuronen van het parasympathische zenuwstelsel</w:t>
      </w:r>
      <w:r>
        <w:rPr>
          <w:rFonts w:ascii="Calibri" w:hAnsi="Calibri" w:cs="Calibri"/>
          <w:color w:val="4472C4" w:themeColor="accent1"/>
        </w:rPr>
        <w:t xml:space="preserve"> liggen in </w:t>
      </w:r>
      <w:ins w:id="120" w:author="Milou Buijk" w:date="2021-12-29T11:37:00Z">
        <w:r w:rsidR="00EB6B30">
          <w:rPr>
            <w:rFonts w:ascii="Calibri" w:hAnsi="Calibri" w:cs="Calibri"/>
            <w:color w:val="4472C4" w:themeColor="accent1"/>
          </w:rPr>
          <w:t>d</w:t>
        </w:r>
      </w:ins>
      <w:del w:id="121" w:author="Milou Buijk" w:date="2021-12-29T11:37:00Z">
        <w:r w:rsidRPr="009C0086" w:rsidDel="00EB6B30">
          <w:rPr>
            <w:rFonts w:ascii="Calibri" w:hAnsi="Calibri" w:cs="Calibri"/>
            <w:color w:val="4472C4" w:themeColor="accent1"/>
          </w:rPr>
          <w:delText>D</w:delText>
        </w:r>
      </w:del>
      <w:r w:rsidRPr="009C0086">
        <w:rPr>
          <w:rFonts w:ascii="Calibri" w:hAnsi="Calibri" w:cs="Calibri"/>
          <w:color w:val="4472C4" w:themeColor="accent1"/>
        </w:rPr>
        <w:t>e hersenstam of het sacrale deel van het ruggenmerg</w:t>
      </w:r>
      <w:ins w:id="122" w:author="Milou Buijk" w:date="2021-12-29T18:16:00Z">
        <w:r w:rsidR="002735A6">
          <w:rPr>
            <w:rFonts w:ascii="Calibri" w:hAnsi="Calibri" w:cs="Calibri"/>
            <w:color w:val="4472C4" w:themeColor="accent1"/>
          </w:rPr>
          <w:t>.</w:t>
        </w:r>
      </w:ins>
    </w:p>
    <w:p w14:paraId="0B95E21B" w14:textId="77777777" w:rsidR="009C0086" w:rsidRDefault="009C0086" w:rsidP="009C0086">
      <w:pPr>
        <w:ind w:firstLine="0"/>
        <w:rPr>
          <w:rFonts w:ascii="Calibri" w:hAnsi="Calibri" w:cs="Calibri"/>
          <w:color w:val="4472C4" w:themeColor="accent1"/>
        </w:rPr>
      </w:pPr>
    </w:p>
    <w:p w14:paraId="36A90E5C" w14:textId="77777777" w:rsidR="009C0086" w:rsidRDefault="009C0086" w:rsidP="009C0086">
      <w:pPr>
        <w:ind w:firstLine="0"/>
        <w:rPr>
          <w:rFonts w:ascii="Calibri" w:hAnsi="Calibri" w:cs="Calibri"/>
          <w:b/>
          <w:bCs/>
          <w:color w:val="4472C4" w:themeColor="accent1"/>
        </w:rPr>
      </w:pPr>
      <w:r>
        <w:rPr>
          <w:rFonts w:ascii="Calibri" w:hAnsi="Calibri" w:cs="Calibri"/>
          <w:b/>
          <w:bCs/>
          <w:color w:val="4472C4" w:themeColor="accent1"/>
        </w:rPr>
        <w:t>Deze stelling is correct</w:t>
      </w:r>
    </w:p>
    <w:p w14:paraId="0E98BE82" w14:textId="77777777" w:rsidR="009C0086" w:rsidRDefault="009C0086" w:rsidP="009C0086">
      <w:pPr>
        <w:ind w:firstLine="0"/>
        <w:rPr>
          <w:rFonts w:ascii="Calibri" w:hAnsi="Calibri" w:cs="Calibri"/>
          <w:color w:val="4472C4" w:themeColor="accent1"/>
        </w:rPr>
      </w:pPr>
      <w:r>
        <w:rPr>
          <w:rFonts w:ascii="Calibri" w:hAnsi="Calibri" w:cs="Calibri"/>
          <w:color w:val="4472C4" w:themeColor="accent1"/>
        </w:rPr>
        <w:t>Deze stelling is niet correct</w:t>
      </w:r>
    </w:p>
    <w:p w14:paraId="4AE41C71" w14:textId="2CFC201B" w:rsidR="009C0086" w:rsidRDefault="009C0086" w:rsidP="009C0086">
      <w:pPr>
        <w:ind w:firstLine="0"/>
        <w:rPr>
          <w:rFonts w:ascii="Calibri" w:hAnsi="Calibri" w:cs="Calibri"/>
          <w:color w:val="4472C4" w:themeColor="accent1"/>
        </w:rPr>
      </w:pPr>
    </w:p>
    <w:p w14:paraId="5F68673A" w14:textId="41DDC047" w:rsidR="009C0086" w:rsidRDefault="009C0086" w:rsidP="009C0086">
      <w:pPr>
        <w:ind w:firstLine="0"/>
        <w:rPr>
          <w:rFonts w:ascii="Calibri" w:hAnsi="Calibri" w:cs="Calibri"/>
          <w:color w:val="4472C4" w:themeColor="accent1"/>
        </w:rPr>
      </w:pPr>
      <w:r>
        <w:rPr>
          <w:rFonts w:ascii="Calibri" w:hAnsi="Calibri" w:cs="Calibri"/>
          <w:color w:val="4472C4" w:themeColor="accent1"/>
        </w:rPr>
        <w:t>Extra info:</w:t>
      </w:r>
    </w:p>
    <w:p w14:paraId="3BC26DD4" w14:textId="77777777" w:rsidR="009C0086" w:rsidRDefault="009C0086" w:rsidP="009C0086">
      <w:pPr>
        <w:ind w:firstLine="0"/>
        <w:rPr>
          <w:rFonts w:ascii="Calibri" w:hAnsi="Calibri" w:cs="Calibri"/>
          <w:color w:val="4472C4" w:themeColor="accent1"/>
        </w:rPr>
      </w:pPr>
      <w:r w:rsidRPr="009C0086">
        <w:rPr>
          <w:rFonts w:ascii="Calibri" w:hAnsi="Calibri" w:cs="Calibri"/>
          <w:color w:val="4472C4" w:themeColor="accent1"/>
        </w:rPr>
        <w:lastRenderedPageBreak/>
        <w:t xml:space="preserve">Om deze reden wordt het parasympathische zenuwstelsel het craniosacrale gedeelte van het </w:t>
      </w:r>
      <w:r>
        <w:rPr>
          <w:rFonts w:ascii="Calibri" w:hAnsi="Calibri" w:cs="Calibri"/>
          <w:color w:val="4472C4" w:themeColor="accent1"/>
        </w:rPr>
        <w:t>autonome zenuwstelsel</w:t>
      </w:r>
      <w:r w:rsidRPr="009C0086">
        <w:rPr>
          <w:rFonts w:ascii="Calibri" w:hAnsi="Calibri" w:cs="Calibri"/>
          <w:color w:val="4472C4" w:themeColor="accent1"/>
        </w:rPr>
        <w:t xml:space="preserve"> genoemd. De preganglionaire cellichamen van het sympathische zenuwstelsel daarentegen liggen in de grijze stof van de zijhoorns van het thoracolumbale ruggenmerg (T1-L2)</w:t>
      </w:r>
      <w:r>
        <w:rPr>
          <w:rFonts w:ascii="Calibri" w:hAnsi="Calibri" w:cs="Calibri"/>
          <w:color w:val="4472C4" w:themeColor="accent1"/>
        </w:rPr>
        <w:t>.</w:t>
      </w:r>
    </w:p>
    <w:p w14:paraId="74E7C545" w14:textId="77777777" w:rsidR="0070236A" w:rsidRPr="0070236A" w:rsidDel="00EB6B30" w:rsidRDefault="0070236A" w:rsidP="00384B50">
      <w:pPr>
        <w:ind w:firstLine="0"/>
        <w:rPr>
          <w:del w:id="123" w:author="Milou Buijk" w:date="2021-12-29T11:36:00Z"/>
          <w:rFonts w:ascii="Calibri" w:hAnsi="Calibri" w:cs="Calibri"/>
          <w:color w:val="4472C4" w:themeColor="accent1"/>
        </w:rPr>
      </w:pPr>
    </w:p>
    <w:p w14:paraId="38CD2A6C" w14:textId="77777777" w:rsidR="00384B50" w:rsidRDefault="00384B50" w:rsidP="00384B50">
      <w:pPr>
        <w:ind w:firstLine="0"/>
        <w:rPr>
          <w:rFonts w:ascii="Calibri" w:hAnsi="Calibri" w:cs="Calibri"/>
        </w:rPr>
      </w:pPr>
    </w:p>
    <w:p w14:paraId="6B802A69" w14:textId="4085CE05" w:rsidR="0027798A" w:rsidRDefault="00384B50" w:rsidP="0027798A">
      <w:pPr>
        <w:ind w:firstLine="0"/>
        <w:rPr>
          <w:rFonts w:ascii="Calibri" w:hAnsi="Calibri" w:cs="Calibri"/>
          <w:color w:val="FF0000"/>
        </w:rPr>
      </w:pPr>
      <w:r>
        <w:rPr>
          <w:rFonts w:ascii="Calibri" w:hAnsi="Calibri" w:cs="Calibri"/>
          <w:color w:val="FF0000"/>
        </w:rPr>
        <w:t>Leerdoel: de student weet dat</w:t>
      </w:r>
      <w:r w:rsidRPr="00384B50">
        <w:rPr>
          <w:rFonts w:ascii="Calibri" w:hAnsi="Calibri" w:cs="Calibri"/>
          <w:color w:val="FF0000"/>
        </w:rPr>
        <w:t xml:space="preserve"> </w:t>
      </w:r>
      <w:r>
        <w:rPr>
          <w:rFonts w:ascii="Calibri" w:hAnsi="Calibri" w:cs="Calibri"/>
          <w:color w:val="FF0000"/>
        </w:rPr>
        <w:t>dat de cellichamen van de preganglionaire neuronen van het sympathische zenuwstelsel</w:t>
      </w:r>
      <w:r w:rsidRPr="00384B50">
        <w:rPr>
          <w:rFonts w:ascii="Calibri" w:hAnsi="Calibri" w:cs="Calibri"/>
          <w:color w:val="FF0000"/>
        </w:rPr>
        <w:t xml:space="preserve"> in</w:t>
      </w:r>
      <w:r w:rsidR="00733E1E">
        <w:rPr>
          <w:rFonts w:ascii="Calibri" w:hAnsi="Calibri" w:cs="Calibri"/>
          <w:color w:val="FF0000"/>
        </w:rPr>
        <w:t xml:space="preserve"> h</w:t>
      </w:r>
      <w:r w:rsidRPr="00384B50">
        <w:rPr>
          <w:rFonts w:ascii="Calibri" w:hAnsi="Calibri" w:cs="Calibri"/>
          <w:color w:val="FF0000"/>
        </w:rPr>
        <w:t xml:space="preserve">et thoracolumbale </w:t>
      </w:r>
      <w:r w:rsidR="00BB10AE" w:rsidRPr="00384B50">
        <w:rPr>
          <w:rFonts w:ascii="Calibri" w:hAnsi="Calibri" w:cs="Calibri"/>
          <w:color w:val="FF0000"/>
        </w:rPr>
        <w:t>ruggenmerg</w:t>
      </w:r>
      <w:r w:rsidR="00BB10AE">
        <w:rPr>
          <w:rFonts w:ascii="Calibri" w:hAnsi="Calibri" w:cs="Calibri"/>
          <w:color w:val="FF0000"/>
        </w:rPr>
        <w:t xml:space="preserve"> liggen</w:t>
      </w:r>
      <w:r>
        <w:rPr>
          <w:rFonts w:ascii="Calibri" w:hAnsi="Calibri" w:cs="Calibri"/>
          <w:color w:val="FF0000"/>
        </w:rPr>
        <w:t>.</w:t>
      </w:r>
    </w:p>
    <w:p w14:paraId="1FBA343E" w14:textId="77777777" w:rsidR="0027798A" w:rsidRDefault="0027798A" w:rsidP="0027798A">
      <w:pPr>
        <w:ind w:firstLine="0"/>
        <w:rPr>
          <w:rFonts w:ascii="Calibri" w:hAnsi="Calibri" w:cs="Calibri"/>
          <w:color w:val="4472C4" w:themeColor="accent1"/>
        </w:rPr>
      </w:pPr>
      <w:r>
        <w:rPr>
          <w:rFonts w:ascii="Calibri" w:hAnsi="Calibri" w:cs="Calibri"/>
          <w:color w:val="4472C4" w:themeColor="accent1"/>
        </w:rPr>
        <w:br/>
        <w:t>Fluster</w:t>
      </w:r>
    </w:p>
    <w:p w14:paraId="64E199D3" w14:textId="77777777" w:rsidR="0027798A" w:rsidRDefault="0027798A" w:rsidP="0027798A">
      <w:pPr>
        <w:ind w:firstLine="0"/>
        <w:rPr>
          <w:rFonts w:ascii="Calibri" w:hAnsi="Calibri" w:cs="Calibri"/>
          <w:color w:val="4472C4" w:themeColor="accent1"/>
        </w:rPr>
      </w:pPr>
    </w:p>
    <w:p w14:paraId="6130CE06" w14:textId="4572EC57" w:rsidR="0027798A" w:rsidRDefault="0027798A" w:rsidP="0027798A">
      <w:pPr>
        <w:ind w:firstLine="0"/>
        <w:rPr>
          <w:rFonts w:ascii="Calibri" w:hAnsi="Calibri" w:cs="Calibri"/>
          <w:color w:val="4472C4" w:themeColor="accent1"/>
        </w:rPr>
      </w:pPr>
      <w:r>
        <w:rPr>
          <w:rFonts w:ascii="Calibri" w:hAnsi="Calibri" w:cs="Calibri"/>
          <w:color w:val="4472C4" w:themeColor="accent1"/>
        </w:rPr>
        <w:t>Theorie:</w:t>
      </w:r>
    </w:p>
    <w:p w14:paraId="285CB03F" w14:textId="49663BA1" w:rsidR="0027798A" w:rsidRDefault="00733E1E" w:rsidP="0027798A">
      <w:pPr>
        <w:ind w:firstLine="0"/>
        <w:rPr>
          <w:rFonts w:ascii="Calibri" w:hAnsi="Calibri" w:cs="Calibri"/>
          <w:color w:val="4472C4" w:themeColor="accent1"/>
        </w:rPr>
      </w:pPr>
      <w:r>
        <w:rPr>
          <w:rFonts w:ascii="Calibri" w:hAnsi="Calibri" w:cs="Calibri"/>
          <w:color w:val="4472C4" w:themeColor="accent1"/>
        </w:rPr>
        <w:t>Het</w:t>
      </w:r>
      <w:r w:rsidR="0027798A" w:rsidRPr="0070236A">
        <w:rPr>
          <w:rFonts w:ascii="Calibri" w:hAnsi="Calibri" w:cs="Calibri"/>
          <w:color w:val="4472C4" w:themeColor="accent1"/>
        </w:rPr>
        <w:t xml:space="preserve"> sympathische en parasympathische </w:t>
      </w:r>
      <w:r w:rsidR="00BD0BC3">
        <w:rPr>
          <w:rFonts w:ascii="Calibri" w:hAnsi="Calibri" w:cs="Calibri"/>
          <w:color w:val="4472C4" w:themeColor="accent1"/>
        </w:rPr>
        <w:t xml:space="preserve">zenuwstelsel verschillen </w:t>
      </w:r>
      <w:r w:rsidR="0027798A">
        <w:rPr>
          <w:rFonts w:ascii="Calibri" w:hAnsi="Calibri" w:cs="Calibri"/>
          <w:color w:val="4472C4" w:themeColor="accent1"/>
        </w:rPr>
        <w:t>in structuur van elkaar. Eén van de eigenschappen waarin ze in verschillen is de ligging van het preganglionaire cellichaam.</w:t>
      </w:r>
    </w:p>
    <w:p w14:paraId="06E2223A" w14:textId="77777777" w:rsidR="0027798A" w:rsidRDefault="0027798A" w:rsidP="0027798A">
      <w:pPr>
        <w:ind w:firstLine="0"/>
        <w:rPr>
          <w:rFonts w:ascii="Calibri" w:hAnsi="Calibri" w:cs="Calibri"/>
          <w:color w:val="4472C4" w:themeColor="accent1"/>
        </w:rPr>
      </w:pPr>
    </w:p>
    <w:p w14:paraId="2C47CD89" w14:textId="403A1B80" w:rsidR="0027798A" w:rsidRDefault="0027798A" w:rsidP="0027798A">
      <w:pPr>
        <w:ind w:firstLine="0"/>
        <w:rPr>
          <w:rFonts w:ascii="Calibri" w:hAnsi="Calibri" w:cs="Calibri"/>
          <w:color w:val="4472C4" w:themeColor="accent1"/>
        </w:rPr>
      </w:pPr>
      <w:r>
        <w:rPr>
          <w:rFonts w:ascii="Calibri" w:hAnsi="Calibri" w:cs="Calibri"/>
          <w:color w:val="4472C4" w:themeColor="accent1"/>
        </w:rPr>
        <w:t>Stelling:</w:t>
      </w:r>
      <w:r>
        <w:rPr>
          <w:rFonts w:ascii="Calibri" w:hAnsi="Calibri" w:cs="Calibri"/>
          <w:color w:val="4472C4" w:themeColor="accent1"/>
        </w:rPr>
        <w:br/>
        <w:t>De cellichamen van</w:t>
      </w:r>
      <w:r w:rsidRPr="0070236A">
        <w:rPr>
          <w:rFonts w:ascii="Calibri" w:hAnsi="Calibri" w:cs="Calibri"/>
          <w:color w:val="4472C4" w:themeColor="accent1"/>
        </w:rPr>
        <w:t xml:space="preserve"> de preganglionaire neuronen van het parasympathische zenuwstelsel</w:t>
      </w:r>
      <w:r>
        <w:rPr>
          <w:rFonts w:ascii="Calibri" w:hAnsi="Calibri" w:cs="Calibri"/>
          <w:color w:val="4472C4" w:themeColor="accent1"/>
        </w:rPr>
        <w:t xml:space="preserve"> liggen in …..</w:t>
      </w:r>
    </w:p>
    <w:p w14:paraId="103DE73A" w14:textId="31DC5ADD" w:rsidR="00733E1E" w:rsidRDefault="00733E1E" w:rsidP="0027798A">
      <w:pPr>
        <w:ind w:firstLine="0"/>
        <w:rPr>
          <w:rFonts w:ascii="Calibri" w:hAnsi="Calibri" w:cs="Calibri"/>
          <w:color w:val="4472C4" w:themeColor="accent1"/>
        </w:rPr>
      </w:pPr>
    </w:p>
    <w:p w14:paraId="6D968C00" w14:textId="36CBA1FD" w:rsidR="00733E1E" w:rsidRDefault="00733E1E" w:rsidP="0027798A">
      <w:pPr>
        <w:ind w:firstLine="0"/>
        <w:rPr>
          <w:rFonts w:ascii="Calibri" w:hAnsi="Calibri" w:cs="Calibri"/>
          <w:b/>
          <w:bCs/>
          <w:color w:val="4472C4" w:themeColor="accent1"/>
        </w:rPr>
      </w:pPr>
      <w:r w:rsidRPr="00733E1E">
        <w:rPr>
          <w:rFonts w:ascii="Calibri" w:hAnsi="Calibri" w:cs="Calibri"/>
          <w:b/>
          <w:bCs/>
          <w:color w:val="4472C4" w:themeColor="accent1"/>
        </w:rPr>
        <w:t xml:space="preserve">Het thoracolumbale </w:t>
      </w:r>
      <w:r>
        <w:rPr>
          <w:rFonts w:ascii="Calibri" w:hAnsi="Calibri" w:cs="Calibri"/>
          <w:b/>
          <w:bCs/>
          <w:color w:val="4472C4" w:themeColor="accent1"/>
        </w:rPr>
        <w:t xml:space="preserve">deel van het </w:t>
      </w:r>
      <w:r w:rsidRPr="00733E1E">
        <w:rPr>
          <w:rFonts w:ascii="Calibri" w:hAnsi="Calibri" w:cs="Calibri"/>
          <w:b/>
          <w:bCs/>
          <w:color w:val="4472C4" w:themeColor="accent1"/>
        </w:rPr>
        <w:t>ruggenmerg</w:t>
      </w:r>
    </w:p>
    <w:p w14:paraId="12C1FD8F" w14:textId="77A0CB18" w:rsidR="00733E1E" w:rsidRDefault="00733E1E" w:rsidP="0027798A">
      <w:pPr>
        <w:ind w:firstLine="0"/>
        <w:rPr>
          <w:rFonts w:ascii="Calibri" w:hAnsi="Calibri" w:cs="Calibri"/>
          <w:color w:val="4472C4" w:themeColor="accent1"/>
        </w:rPr>
      </w:pPr>
      <w:r>
        <w:rPr>
          <w:rFonts w:ascii="Calibri" w:hAnsi="Calibri" w:cs="Calibri"/>
          <w:color w:val="4472C4" w:themeColor="accent1"/>
        </w:rPr>
        <w:t>De truncus sympathicus</w:t>
      </w:r>
    </w:p>
    <w:p w14:paraId="6E9C4FAD" w14:textId="498508F2" w:rsidR="00733E1E" w:rsidRDefault="00733E1E" w:rsidP="0027798A">
      <w:pPr>
        <w:ind w:firstLine="0"/>
        <w:rPr>
          <w:rFonts w:ascii="Calibri" w:hAnsi="Calibri" w:cs="Calibri"/>
          <w:color w:val="4472C4" w:themeColor="accent1"/>
        </w:rPr>
      </w:pPr>
      <w:r>
        <w:rPr>
          <w:rFonts w:ascii="Calibri" w:hAnsi="Calibri" w:cs="Calibri"/>
          <w:color w:val="4472C4" w:themeColor="accent1"/>
        </w:rPr>
        <w:t>De doelorganen</w:t>
      </w:r>
    </w:p>
    <w:p w14:paraId="0FB50216" w14:textId="74DE674A" w:rsidR="00733E1E" w:rsidRDefault="00733E1E" w:rsidP="0027798A">
      <w:pPr>
        <w:ind w:firstLine="0"/>
        <w:rPr>
          <w:rFonts w:ascii="Calibri" w:hAnsi="Calibri" w:cs="Calibri"/>
          <w:color w:val="4472C4" w:themeColor="accent1"/>
        </w:rPr>
      </w:pPr>
      <w:r>
        <w:rPr>
          <w:rFonts w:ascii="Calibri" w:hAnsi="Calibri" w:cs="Calibri"/>
          <w:color w:val="4472C4" w:themeColor="accent1"/>
        </w:rPr>
        <w:t>De hersenstam</w:t>
      </w:r>
      <w:del w:id="124" w:author="Milou Buijk" w:date="2021-12-29T11:39:00Z">
        <w:r w:rsidDel="00EB6B30">
          <w:rPr>
            <w:rFonts w:ascii="Calibri" w:hAnsi="Calibri" w:cs="Calibri"/>
            <w:color w:val="4472C4" w:themeColor="accent1"/>
          </w:rPr>
          <w:delText xml:space="preserve"> of het sacrale deel van het ruggenmerg</w:delText>
        </w:r>
      </w:del>
    </w:p>
    <w:p w14:paraId="07E3D829" w14:textId="77777777" w:rsidR="00BD0BC3" w:rsidRDefault="00BD0BC3" w:rsidP="0027798A">
      <w:pPr>
        <w:ind w:firstLine="0"/>
        <w:rPr>
          <w:rFonts w:ascii="Calibri" w:hAnsi="Calibri" w:cs="Calibri"/>
          <w:color w:val="4472C4" w:themeColor="accent1"/>
        </w:rPr>
      </w:pPr>
    </w:p>
    <w:p w14:paraId="373BD423" w14:textId="53448D0C" w:rsidR="00733E1E" w:rsidRDefault="00733E1E" w:rsidP="0027798A">
      <w:pPr>
        <w:ind w:firstLine="0"/>
        <w:rPr>
          <w:rFonts w:ascii="Calibri" w:hAnsi="Calibri" w:cs="Calibri"/>
          <w:color w:val="4472C4" w:themeColor="accent1"/>
        </w:rPr>
      </w:pPr>
      <w:r>
        <w:rPr>
          <w:rFonts w:ascii="Calibri" w:hAnsi="Calibri" w:cs="Calibri"/>
          <w:color w:val="4472C4" w:themeColor="accent1"/>
        </w:rPr>
        <w:t>Extra info:</w:t>
      </w:r>
    </w:p>
    <w:p w14:paraId="39F67585" w14:textId="3DBD840D" w:rsidR="00733E1E" w:rsidRDefault="00733E1E" w:rsidP="0027798A">
      <w:pPr>
        <w:ind w:firstLine="0"/>
        <w:rPr>
          <w:rFonts w:ascii="Calibri" w:hAnsi="Calibri" w:cs="Calibri"/>
          <w:color w:val="4472C4" w:themeColor="accent1"/>
        </w:rPr>
      </w:pPr>
      <w:r w:rsidRPr="00733E1E">
        <w:rPr>
          <w:rFonts w:ascii="Calibri" w:hAnsi="Calibri" w:cs="Calibri"/>
          <w:color w:val="4472C4" w:themeColor="accent1"/>
        </w:rPr>
        <w:t>De preganglionaire cellichamen van het sympathische zenuwstelsel liggen in de grijze stof van de zijhoorns van het thoracolumbale ruggenmerg (T1-L2)</w:t>
      </w:r>
      <w:r>
        <w:rPr>
          <w:rFonts w:ascii="Calibri" w:hAnsi="Calibri" w:cs="Calibri"/>
          <w:color w:val="4472C4" w:themeColor="accent1"/>
        </w:rPr>
        <w:t>.</w:t>
      </w:r>
    </w:p>
    <w:p w14:paraId="2A7FBB05" w14:textId="01366F8F" w:rsidR="00733E1E" w:rsidDel="00EB6B30" w:rsidRDefault="00733E1E" w:rsidP="0027798A">
      <w:pPr>
        <w:ind w:firstLine="0"/>
        <w:rPr>
          <w:del w:id="125" w:author="Milou Buijk" w:date="2021-12-29T11:40:00Z"/>
          <w:rFonts w:ascii="Calibri" w:hAnsi="Calibri" w:cs="Calibri"/>
          <w:color w:val="4472C4" w:themeColor="accent1"/>
        </w:rPr>
      </w:pPr>
    </w:p>
    <w:p w14:paraId="20627208" w14:textId="7BBD4F68" w:rsidR="00733E1E" w:rsidRDefault="00733E1E" w:rsidP="0027798A">
      <w:pPr>
        <w:ind w:firstLine="0"/>
        <w:rPr>
          <w:rFonts w:ascii="Calibri" w:hAnsi="Calibri" w:cs="Calibri"/>
          <w:color w:val="4472C4" w:themeColor="accent1"/>
        </w:rPr>
      </w:pPr>
    </w:p>
    <w:p w14:paraId="11C18712" w14:textId="77777777" w:rsidR="00733E1E" w:rsidRDefault="00733E1E" w:rsidP="00733E1E">
      <w:pPr>
        <w:ind w:firstLine="0"/>
        <w:rPr>
          <w:rFonts w:ascii="Calibri" w:hAnsi="Calibri" w:cs="Calibri"/>
          <w:color w:val="4472C4" w:themeColor="accent1"/>
        </w:rPr>
      </w:pPr>
      <w:r>
        <w:rPr>
          <w:rFonts w:ascii="Calibri" w:hAnsi="Calibri" w:cs="Calibri"/>
          <w:color w:val="4472C4" w:themeColor="accent1"/>
        </w:rPr>
        <w:t>Theorie:</w:t>
      </w:r>
    </w:p>
    <w:p w14:paraId="48677A88" w14:textId="16B3909D" w:rsidR="00733E1E" w:rsidRDefault="00BD0BC3" w:rsidP="00733E1E">
      <w:pPr>
        <w:ind w:firstLine="0"/>
        <w:rPr>
          <w:rFonts w:ascii="Calibri" w:hAnsi="Calibri" w:cs="Calibri"/>
          <w:color w:val="4472C4" w:themeColor="accent1"/>
        </w:rPr>
      </w:pPr>
      <w:r>
        <w:rPr>
          <w:rFonts w:ascii="Calibri" w:hAnsi="Calibri" w:cs="Calibri"/>
          <w:color w:val="4472C4" w:themeColor="accent1"/>
        </w:rPr>
        <w:t>Het</w:t>
      </w:r>
      <w:r w:rsidR="00733E1E" w:rsidRPr="0070236A">
        <w:rPr>
          <w:rFonts w:ascii="Calibri" w:hAnsi="Calibri" w:cs="Calibri"/>
          <w:color w:val="4472C4" w:themeColor="accent1"/>
        </w:rPr>
        <w:t xml:space="preserve"> sympathische en parasympathische </w:t>
      </w:r>
      <w:r>
        <w:rPr>
          <w:rFonts w:ascii="Calibri" w:hAnsi="Calibri" w:cs="Calibri"/>
          <w:color w:val="4472C4" w:themeColor="accent1"/>
        </w:rPr>
        <w:t xml:space="preserve">zenuwstelsel verschillen </w:t>
      </w:r>
      <w:r w:rsidR="00733E1E">
        <w:rPr>
          <w:rFonts w:ascii="Calibri" w:hAnsi="Calibri" w:cs="Calibri"/>
          <w:color w:val="4472C4" w:themeColor="accent1"/>
        </w:rPr>
        <w:t>in structuur van elkaar. Eén van de eigenschappen waarin ze in verschillen is de ligging van het preganglionaire cellichaam.</w:t>
      </w:r>
    </w:p>
    <w:p w14:paraId="44D487B3" w14:textId="77777777" w:rsidR="00733E1E" w:rsidRDefault="00733E1E" w:rsidP="00733E1E">
      <w:pPr>
        <w:ind w:firstLine="0"/>
        <w:rPr>
          <w:rFonts w:ascii="Calibri" w:hAnsi="Calibri" w:cs="Calibri"/>
          <w:color w:val="4472C4" w:themeColor="accent1"/>
        </w:rPr>
      </w:pPr>
    </w:p>
    <w:p w14:paraId="2866C521" w14:textId="52B8C6B0" w:rsidR="00733E1E" w:rsidRDefault="00733E1E" w:rsidP="00733E1E">
      <w:pPr>
        <w:ind w:firstLine="0"/>
        <w:rPr>
          <w:rFonts w:ascii="Calibri" w:hAnsi="Calibri" w:cs="Calibri"/>
          <w:color w:val="4472C4" w:themeColor="accent1"/>
        </w:rPr>
      </w:pPr>
      <w:r>
        <w:rPr>
          <w:rFonts w:ascii="Calibri" w:hAnsi="Calibri" w:cs="Calibri"/>
          <w:color w:val="4472C4" w:themeColor="accent1"/>
        </w:rPr>
        <w:t>Stelling:</w:t>
      </w:r>
      <w:r>
        <w:rPr>
          <w:rFonts w:ascii="Calibri" w:hAnsi="Calibri" w:cs="Calibri"/>
          <w:color w:val="4472C4" w:themeColor="accent1"/>
        </w:rPr>
        <w:br/>
        <w:t>De cellichamen van</w:t>
      </w:r>
      <w:r w:rsidRPr="0070236A">
        <w:rPr>
          <w:rFonts w:ascii="Calibri" w:hAnsi="Calibri" w:cs="Calibri"/>
          <w:color w:val="4472C4" w:themeColor="accent1"/>
        </w:rPr>
        <w:t xml:space="preserve"> de preganglionaire neuronen van het parasympathische zenuwstelsel</w:t>
      </w:r>
      <w:r>
        <w:rPr>
          <w:rFonts w:ascii="Calibri" w:hAnsi="Calibri" w:cs="Calibri"/>
          <w:color w:val="4472C4" w:themeColor="accent1"/>
        </w:rPr>
        <w:t xml:space="preserve"> liggen in h</w:t>
      </w:r>
      <w:r w:rsidRPr="00733E1E">
        <w:rPr>
          <w:rFonts w:ascii="Calibri" w:hAnsi="Calibri" w:cs="Calibri"/>
          <w:color w:val="4472C4" w:themeColor="accent1"/>
        </w:rPr>
        <w:t xml:space="preserve">et thoracolumbale </w:t>
      </w:r>
      <w:r>
        <w:rPr>
          <w:rFonts w:ascii="Calibri" w:hAnsi="Calibri" w:cs="Calibri"/>
          <w:color w:val="4472C4" w:themeColor="accent1"/>
        </w:rPr>
        <w:t xml:space="preserve">deel van het </w:t>
      </w:r>
      <w:r w:rsidRPr="00733E1E">
        <w:rPr>
          <w:rFonts w:ascii="Calibri" w:hAnsi="Calibri" w:cs="Calibri"/>
          <w:color w:val="4472C4" w:themeColor="accent1"/>
        </w:rPr>
        <w:t>ruggenmerg</w:t>
      </w:r>
      <w:r>
        <w:rPr>
          <w:rFonts w:ascii="Calibri" w:hAnsi="Calibri" w:cs="Calibri"/>
          <w:color w:val="4472C4" w:themeColor="accent1"/>
        </w:rPr>
        <w:t>.</w:t>
      </w:r>
    </w:p>
    <w:p w14:paraId="15AB3F75" w14:textId="65AE2619" w:rsidR="00733E1E" w:rsidRDefault="00733E1E" w:rsidP="00733E1E">
      <w:pPr>
        <w:ind w:firstLine="0"/>
        <w:rPr>
          <w:rFonts w:ascii="Calibri" w:hAnsi="Calibri" w:cs="Calibri"/>
          <w:color w:val="4472C4" w:themeColor="accent1"/>
        </w:rPr>
      </w:pPr>
    </w:p>
    <w:p w14:paraId="0C8282AD" w14:textId="77777777" w:rsidR="00733E1E" w:rsidRDefault="00733E1E" w:rsidP="00733E1E">
      <w:pPr>
        <w:ind w:firstLine="0"/>
        <w:rPr>
          <w:rFonts w:ascii="Calibri" w:hAnsi="Calibri" w:cs="Calibri"/>
          <w:b/>
          <w:bCs/>
          <w:color w:val="4472C4" w:themeColor="accent1"/>
        </w:rPr>
      </w:pPr>
      <w:r>
        <w:rPr>
          <w:rFonts w:ascii="Calibri" w:hAnsi="Calibri" w:cs="Calibri"/>
          <w:b/>
          <w:bCs/>
          <w:color w:val="4472C4" w:themeColor="accent1"/>
        </w:rPr>
        <w:t>Deze stelling is correct</w:t>
      </w:r>
    </w:p>
    <w:p w14:paraId="05DBCB7E" w14:textId="77777777" w:rsidR="00733E1E" w:rsidRDefault="00733E1E" w:rsidP="00733E1E">
      <w:pPr>
        <w:ind w:firstLine="0"/>
        <w:rPr>
          <w:rFonts w:ascii="Calibri" w:hAnsi="Calibri" w:cs="Calibri"/>
          <w:color w:val="4472C4" w:themeColor="accent1"/>
        </w:rPr>
      </w:pPr>
      <w:r>
        <w:rPr>
          <w:rFonts w:ascii="Calibri" w:hAnsi="Calibri" w:cs="Calibri"/>
          <w:color w:val="4472C4" w:themeColor="accent1"/>
        </w:rPr>
        <w:t>Deze stelling is niet correct</w:t>
      </w:r>
    </w:p>
    <w:p w14:paraId="64F86891" w14:textId="5C1A4D6E" w:rsidR="00733E1E" w:rsidRDefault="00733E1E" w:rsidP="00733E1E">
      <w:pPr>
        <w:ind w:firstLine="0"/>
        <w:rPr>
          <w:rFonts w:ascii="Calibri" w:hAnsi="Calibri" w:cs="Calibri"/>
          <w:color w:val="4472C4" w:themeColor="accent1"/>
        </w:rPr>
      </w:pPr>
    </w:p>
    <w:p w14:paraId="781958B0" w14:textId="7F6C4F12" w:rsidR="00733E1E" w:rsidRDefault="00733E1E" w:rsidP="00733E1E">
      <w:pPr>
        <w:ind w:firstLine="0"/>
        <w:rPr>
          <w:rFonts w:ascii="Calibri" w:hAnsi="Calibri" w:cs="Calibri"/>
          <w:color w:val="4472C4" w:themeColor="accent1"/>
        </w:rPr>
      </w:pPr>
    </w:p>
    <w:p w14:paraId="089ADE9C" w14:textId="77777777" w:rsidR="00733E1E" w:rsidRDefault="00733E1E" w:rsidP="00733E1E">
      <w:pPr>
        <w:ind w:firstLine="0"/>
        <w:rPr>
          <w:rFonts w:ascii="Calibri" w:hAnsi="Calibri" w:cs="Calibri"/>
          <w:color w:val="4472C4" w:themeColor="accent1"/>
        </w:rPr>
      </w:pPr>
      <w:r>
        <w:rPr>
          <w:rFonts w:ascii="Calibri" w:hAnsi="Calibri" w:cs="Calibri"/>
          <w:color w:val="4472C4" w:themeColor="accent1"/>
        </w:rPr>
        <w:t>Theorie:</w:t>
      </w:r>
    </w:p>
    <w:p w14:paraId="385AC77C" w14:textId="3F83BD4D" w:rsidR="00733E1E" w:rsidRDefault="00BD0BC3" w:rsidP="00733E1E">
      <w:pPr>
        <w:ind w:firstLine="0"/>
        <w:rPr>
          <w:rFonts w:ascii="Calibri" w:hAnsi="Calibri" w:cs="Calibri"/>
          <w:color w:val="4472C4" w:themeColor="accent1"/>
        </w:rPr>
      </w:pPr>
      <w:r>
        <w:rPr>
          <w:rFonts w:ascii="Calibri" w:hAnsi="Calibri" w:cs="Calibri"/>
          <w:color w:val="4472C4" w:themeColor="accent1"/>
        </w:rPr>
        <w:t>H</w:t>
      </w:r>
      <w:r w:rsidR="00733E1E">
        <w:rPr>
          <w:rFonts w:ascii="Calibri" w:hAnsi="Calibri" w:cs="Calibri"/>
          <w:color w:val="4472C4" w:themeColor="accent1"/>
        </w:rPr>
        <w:t>e</w:t>
      </w:r>
      <w:r w:rsidR="00733E1E" w:rsidRPr="0070236A">
        <w:rPr>
          <w:rFonts w:ascii="Calibri" w:hAnsi="Calibri" w:cs="Calibri"/>
          <w:color w:val="4472C4" w:themeColor="accent1"/>
        </w:rPr>
        <w:t xml:space="preserve">t sympathische en parasympathische </w:t>
      </w:r>
      <w:r>
        <w:rPr>
          <w:rFonts w:ascii="Calibri" w:hAnsi="Calibri" w:cs="Calibri"/>
          <w:color w:val="4472C4" w:themeColor="accent1"/>
        </w:rPr>
        <w:t>zenuwstelsel verschillen</w:t>
      </w:r>
      <w:r w:rsidR="00733E1E">
        <w:rPr>
          <w:rFonts w:ascii="Calibri" w:hAnsi="Calibri" w:cs="Calibri"/>
          <w:color w:val="4472C4" w:themeColor="accent1"/>
        </w:rPr>
        <w:t xml:space="preserve"> </w:t>
      </w:r>
      <w:r>
        <w:rPr>
          <w:rFonts w:ascii="Calibri" w:hAnsi="Calibri" w:cs="Calibri"/>
          <w:color w:val="4472C4" w:themeColor="accent1"/>
        </w:rPr>
        <w:t>i</w:t>
      </w:r>
      <w:r w:rsidR="00733E1E">
        <w:rPr>
          <w:rFonts w:ascii="Calibri" w:hAnsi="Calibri" w:cs="Calibri"/>
          <w:color w:val="4472C4" w:themeColor="accent1"/>
        </w:rPr>
        <w:t>n structuur van elkaar. Eén van de eigenschappen waarin ze in verschillen is de ligging van het preganglionaire cellichaam.</w:t>
      </w:r>
    </w:p>
    <w:p w14:paraId="79225E8C" w14:textId="77777777" w:rsidR="00733E1E" w:rsidRDefault="00733E1E" w:rsidP="00733E1E">
      <w:pPr>
        <w:ind w:firstLine="0"/>
        <w:rPr>
          <w:rFonts w:ascii="Calibri" w:hAnsi="Calibri" w:cs="Calibri"/>
          <w:color w:val="4472C4" w:themeColor="accent1"/>
        </w:rPr>
      </w:pPr>
    </w:p>
    <w:p w14:paraId="01FC8BF3" w14:textId="1427C64E" w:rsidR="00733E1E" w:rsidRDefault="00733E1E" w:rsidP="00733E1E">
      <w:pPr>
        <w:ind w:firstLine="0"/>
        <w:rPr>
          <w:rFonts w:ascii="Calibri" w:hAnsi="Calibri" w:cs="Calibri"/>
          <w:color w:val="4472C4" w:themeColor="accent1"/>
        </w:rPr>
      </w:pPr>
      <w:r>
        <w:rPr>
          <w:rFonts w:ascii="Calibri" w:hAnsi="Calibri" w:cs="Calibri"/>
          <w:color w:val="4472C4" w:themeColor="accent1"/>
        </w:rPr>
        <w:t>Stelling:</w:t>
      </w:r>
      <w:r>
        <w:rPr>
          <w:rFonts w:ascii="Calibri" w:hAnsi="Calibri" w:cs="Calibri"/>
          <w:color w:val="4472C4" w:themeColor="accent1"/>
        </w:rPr>
        <w:br/>
        <w:t>De cellichamen van</w:t>
      </w:r>
      <w:r w:rsidRPr="0070236A">
        <w:rPr>
          <w:rFonts w:ascii="Calibri" w:hAnsi="Calibri" w:cs="Calibri"/>
          <w:color w:val="4472C4" w:themeColor="accent1"/>
        </w:rPr>
        <w:t xml:space="preserve"> de preganglionaire neuronen van het parasympathische zenuwstelsel</w:t>
      </w:r>
      <w:r>
        <w:rPr>
          <w:rFonts w:ascii="Calibri" w:hAnsi="Calibri" w:cs="Calibri"/>
          <w:color w:val="4472C4" w:themeColor="accent1"/>
        </w:rPr>
        <w:t xml:space="preserve"> liggen in de truncus sympathicus.</w:t>
      </w:r>
    </w:p>
    <w:p w14:paraId="7E5249A4" w14:textId="77777777" w:rsidR="00733E1E" w:rsidRDefault="00733E1E" w:rsidP="00733E1E">
      <w:pPr>
        <w:ind w:firstLine="0"/>
        <w:rPr>
          <w:rFonts w:ascii="Calibri" w:hAnsi="Calibri" w:cs="Calibri"/>
          <w:color w:val="4472C4" w:themeColor="accent1"/>
        </w:rPr>
      </w:pPr>
    </w:p>
    <w:p w14:paraId="35E00DFE" w14:textId="77777777" w:rsidR="00733E1E" w:rsidRPr="008E44A4" w:rsidRDefault="00733E1E" w:rsidP="00733E1E">
      <w:pPr>
        <w:ind w:firstLine="0"/>
        <w:rPr>
          <w:rFonts w:ascii="Calibri" w:hAnsi="Calibri" w:cs="Calibri"/>
          <w:color w:val="4472C4" w:themeColor="accent1"/>
        </w:rPr>
      </w:pPr>
      <w:r w:rsidRPr="008E44A4">
        <w:rPr>
          <w:rFonts w:ascii="Calibri" w:hAnsi="Calibri" w:cs="Calibri"/>
          <w:color w:val="4472C4" w:themeColor="accent1"/>
        </w:rPr>
        <w:t>Deze stelling is correct</w:t>
      </w:r>
    </w:p>
    <w:p w14:paraId="6F859506" w14:textId="77777777" w:rsidR="00733E1E" w:rsidRPr="008E44A4" w:rsidRDefault="00733E1E" w:rsidP="00733E1E">
      <w:pPr>
        <w:ind w:firstLine="0"/>
        <w:rPr>
          <w:rFonts w:ascii="Calibri" w:hAnsi="Calibri" w:cs="Calibri"/>
          <w:b/>
          <w:bCs/>
          <w:color w:val="4472C4" w:themeColor="accent1"/>
        </w:rPr>
      </w:pPr>
      <w:r w:rsidRPr="008E44A4">
        <w:rPr>
          <w:rFonts w:ascii="Calibri" w:hAnsi="Calibri" w:cs="Calibri"/>
          <w:b/>
          <w:bCs/>
          <w:color w:val="4472C4" w:themeColor="accent1"/>
        </w:rPr>
        <w:t>Deze stelling is niet correct</w:t>
      </w:r>
    </w:p>
    <w:p w14:paraId="72B2F984" w14:textId="77777777" w:rsidR="00733E1E" w:rsidRDefault="00733E1E" w:rsidP="00733E1E">
      <w:pPr>
        <w:ind w:firstLine="0"/>
        <w:rPr>
          <w:rFonts w:ascii="Calibri" w:hAnsi="Calibri" w:cs="Calibri"/>
          <w:color w:val="4472C4" w:themeColor="accent1"/>
        </w:rPr>
      </w:pPr>
    </w:p>
    <w:p w14:paraId="571B4459" w14:textId="77777777" w:rsidR="00733E1E" w:rsidRDefault="00733E1E" w:rsidP="00733E1E">
      <w:pPr>
        <w:ind w:firstLine="0"/>
        <w:rPr>
          <w:rFonts w:ascii="Calibri" w:hAnsi="Calibri" w:cs="Calibri"/>
          <w:color w:val="4472C4" w:themeColor="accent1"/>
        </w:rPr>
      </w:pPr>
      <w:r>
        <w:rPr>
          <w:rFonts w:ascii="Calibri" w:hAnsi="Calibri" w:cs="Calibri"/>
          <w:color w:val="4472C4" w:themeColor="accent1"/>
        </w:rPr>
        <w:t xml:space="preserve">Extra info: </w:t>
      </w:r>
    </w:p>
    <w:p w14:paraId="7FE27F09" w14:textId="77777777" w:rsidR="00733E1E" w:rsidRDefault="00733E1E" w:rsidP="00733E1E">
      <w:pPr>
        <w:ind w:firstLine="0"/>
        <w:rPr>
          <w:rFonts w:ascii="Calibri" w:hAnsi="Calibri" w:cs="Calibri"/>
          <w:color w:val="4472C4" w:themeColor="accent1"/>
        </w:rPr>
      </w:pPr>
      <w:r w:rsidRPr="00733E1E">
        <w:rPr>
          <w:rFonts w:ascii="Calibri" w:hAnsi="Calibri" w:cs="Calibri"/>
          <w:color w:val="4472C4" w:themeColor="accent1"/>
        </w:rPr>
        <w:lastRenderedPageBreak/>
        <w:t>De preganglionaire cellichamen van het sympathische zenuwstelsel liggen in de grijze stof van de zijhoorns van het thoracolumbale ruggenmerg (T1-L2)</w:t>
      </w:r>
      <w:r>
        <w:rPr>
          <w:rFonts w:ascii="Calibri" w:hAnsi="Calibri" w:cs="Calibri"/>
          <w:color w:val="4472C4" w:themeColor="accent1"/>
        </w:rPr>
        <w:t>.</w:t>
      </w:r>
    </w:p>
    <w:p w14:paraId="7E3FDDE3" w14:textId="77777777" w:rsidR="00733E1E" w:rsidDel="00EB6B30" w:rsidRDefault="00733E1E" w:rsidP="00733E1E">
      <w:pPr>
        <w:ind w:firstLine="0"/>
        <w:rPr>
          <w:del w:id="126" w:author="Milou Buijk" w:date="2021-12-29T11:40:00Z"/>
          <w:rFonts w:ascii="Calibri" w:hAnsi="Calibri" w:cs="Calibri"/>
          <w:color w:val="4472C4" w:themeColor="accent1"/>
        </w:rPr>
      </w:pPr>
    </w:p>
    <w:p w14:paraId="76036CAC" w14:textId="77777777" w:rsidR="00384B50" w:rsidRDefault="00384B50" w:rsidP="00384B50">
      <w:pPr>
        <w:ind w:firstLine="0"/>
        <w:rPr>
          <w:rFonts w:ascii="Calibri" w:hAnsi="Calibri" w:cs="Calibri"/>
        </w:rPr>
      </w:pPr>
    </w:p>
    <w:p w14:paraId="690669DD" w14:textId="2F3080AB" w:rsidR="00375BBE" w:rsidRDefault="00384B50" w:rsidP="00384B50">
      <w:pPr>
        <w:ind w:firstLine="0"/>
        <w:rPr>
          <w:rFonts w:ascii="Calibri" w:hAnsi="Calibri" w:cs="Calibri"/>
          <w:color w:val="FF0000"/>
        </w:rPr>
      </w:pPr>
      <w:r>
        <w:rPr>
          <w:rFonts w:ascii="Calibri" w:hAnsi="Calibri" w:cs="Calibri"/>
          <w:color w:val="FF0000"/>
        </w:rPr>
        <w:t>Leerdoel: de student weet dat</w:t>
      </w:r>
      <w:r w:rsidR="00375BBE">
        <w:rPr>
          <w:rFonts w:ascii="Calibri" w:hAnsi="Calibri" w:cs="Calibri"/>
          <w:color w:val="FF0000"/>
        </w:rPr>
        <w:t xml:space="preserve"> de autonome ganglia van het sympathische zenuwstelsel aan beide kanten van de wervellichamen liggen.</w:t>
      </w:r>
    </w:p>
    <w:p w14:paraId="72C4F875" w14:textId="097CA6A1" w:rsidR="00733E1E" w:rsidRDefault="00733E1E" w:rsidP="00384B50">
      <w:pPr>
        <w:ind w:firstLine="0"/>
        <w:rPr>
          <w:rFonts w:ascii="Calibri" w:hAnsi="Calibri" w:cs="Calibri"/>
          <w:color w:val="FF0000"/>
        </w:rPr>
      </w:pPr>
    </w:p>
    <w:p w14:paraId="0F00315D" w14:textId="3E0C86C7" w:rsidR="00BD0BC3" w:rsidRDefault="00BD0BC3" w:rsidP="00733E1E">
      <w:pPr>
        <w:ind w:firstLine="0"/>
        <w:rPr>
          <w:rFonts w:ascii="Calibri" w:hAnsi="Calibri" w:cs="Calibri"/>
          <w:color w:val="4472C4" w:themeColor="accent1"/>
        </w:rPr>
      </w:pPr>
      <w:r>
        <w:rPr>
          <w:rFonts w:ascii="Calibri" w:hAnsi="Calibri" w:cs="Calibri"/>
          <w:color w:val="4472C4" w:themeColor="accent1"/>
        </w:rPr>
        <w:t>Fluster</w:t>
      </w:r>
    </w:p>
    <w:p w14:paraId="63B97B75" w14:textId="77777777" w:rsidR="00BD0BC3" w:rsidRDefault="00BD0BC3" w:rsidP="00733E1E">
      <w:pPr>
        <w:ind w:firstLine="0"/>
        <w:rPr>
          <w:rFonts w:ascii="Calibri" w:hAnsi="Calibri" w:cs="Calibri"/>
          <w:color w:val="4472C4" w:themeColor="accent1"/>
        </w:rPr>
      </w:pPr>
    </w:p>
    <w:p w14:paraId="7F176C05" w14:textId="157279DB" w:rsidR="00733E1E" w:rsidRDefault="00733E1E" w:rsidP="00733E1E">
      <w:pPr>
        <w:ind w:firstLine="0"/>
        <w:rPr>
          <w:rFonts w:ascii="Calibri" w:hAnsi="Calibri" w:cs="Calibri"/>
          <w:color w:val="4472C4" w:themeColor="accent1"/>
        </w:rPr>
      </w:pPr>
      <w:r>
        <w:rPr>
          <w:rFonts w:ascii="Calibri" w:hAnsi="Calibri" w:cs="Calibri"/>
          <w:color w:val="4472C4" w:themeColor="accent1"/>
        </w:rPr>
        <w:t>Theorie:</w:t>
      </w:r>
    </w:p>
    <w:p w14:paraId="0E11275D" w14:textId="019B6035" w:rsidR="00733E1E" w:rsidRDefault="00733E1E" w:rsidP="00733E1E">
      <w:pPr>
        <w:ind w:firstLine="0"/>
        <w:rPr>
          <w:rFonts w:ascii="Calibri" w:hAnsi="Calibri" w:cs="Calibri"/>
          <w:color w:val="4472C4" w:themeColor="accent1"/>
        </w:rPr>
      </w:pPr>
      <w:r>
        <w:rPr>
          <w:rFonts w:ascii="Calibri" w:hAnsi="Calibri" w:cs="Calibri"/>
          <w:color w:val="4472C4" w:themeColor="accent1"/>
        </w:rPr>
        <w:t>He</w:t>
      </w:r>
      <w:r w:rsidRPr="0070236A">
        <w:rPr>
          <w:rFonts w:ascii="Calibri" w:hAnsi="Calibri" w:cs="Calibri"/>
          <w:color w:val="4472C4" w:themeColor="accent1"/>
        </w:rPr>
        <w:t xml:space="preserve">t sympathische en parasympathische </w:t>
      </w:r>
      <w:r w:rsidR="00BD0BC3">
        <w:rPr>
          <w:rFonts w:ascii="Calibri" w:hAnsi="Calibri" w:cs="Calibri"/>
          <w:color w:val="4472C4" w:themeColor="accent1"/>
        </w:rPr>
        <w:t>zenuwstelsel verschillen</w:t>
      </w:r>
      <w:r>
        <w:rPr>
          <w:rFonts w:ascii="Calibri" w:hAnsi="Calibri" w:cs="Calibri"/>
          <w:color w:val="4472C4" w:themeColor="accent1"/>
        </w:rPr>
        <w:t xml:space="preserve"> in structuur van elkaar. Eén van de eigenschappen waarin ze in verschillen is de ligging van </w:t>
      </w:r>
      <w:r w:rsidR="00BD0BC3">
        <w:rPr>
          <w:rFonts w:ascii="Calibri" w:hAnsi="Calibri" w:cs="Calibri"/>
          <w:color w:val="4472C4" w:themeColor="accent1"/>
        </w:rPr>
        <w:t>de autonome ganglia.</w:t>
      </w:r>
    </w:p>
    <w:p w14:paraId="40C6718C" w14:textId="17FEECB7" w:rsidR="00BD0BC3" w:rsidRDefault="00BD0BC3" w:rsidP="00733E1E">
      <w:pPr>
        <w:ind w:firstLine="0"/>
        <w:rPr>
          <w:rFonts w:ascii="Calibri" w:hAnsi="Calibri" w:cs="Calibri"/>
          <w:color w:val="4472C4" w:themeColor="accent1"/>
        </w:rPr>
      </w:pPr>
    </w:p>
    <w:p w14:paraId="29CBFA27" w14:textId="75572ECC" w:rsidR="00BD0BC3" w:rsidRDefault="00BD0BC3" w:rsidP="00733E1E">
      <w:pPr>
        <w:ind w:firstLine="0"/>
        <w:rPr>
          <w:rFonts w:ascii="Calibri" w:hAnsi="Calibri" w:cs="Calibri"/>
          <w:color w:val="4472C4" w:themeColor="accent1"/>
        </w:rPr>
      </w:pPr>
      <w:r>
        <w:rPr>
          <w:rFonts w:ascii="Calibri" w:hAnsi="Calibri" w:cs="Calibri"/>
          <w:color w:val="4472C4" w:themeColor="accent1"/>
        </w:rPr>
        <w:t>Stelling:</w:t>
      </w:r>
    </w:p>
    <w:p w14:paraId="2CAB3F9F" w14:textId="6ED51835" w:rsidR="00BD0BC3" w:rsidRDefault="00BD0BC3" w:rsidP="00733E1E">
      <w:pPr>
        <w:ind w:firstLine="0"/>
        <w:rPr>
          <w:rFonts w:ascii="Calibri" w:hAnsi="Calibri" w:cs="Calibri"/>
          <w:color w:val="4472C4" w:themeColor="accent1"/>
        </w:rPr>
      </w:pPr>
      <w:r>
        <w:rPr>
          <w:rFonts w:ascii="Calibri" w:hAnsi="Calibri" w:cs="Calibri"/>
          <w:color w:val="4472C4" w:themeColor="accent1"/>
        </w:rPr>
        <w:t>De autonome ganglia van het sympathische zenuwstelsel liggen</w:t>
      </w:r>
      <w:ins w:id="127" w:author="Milou Buijk" w:date="2021-12-29T11:41:00Z">
        <w:r w:rsidR="00EB6B30">
          <w:rPr>
            <w:rFonts w:ascii="Calibri" w:hAnsi="Calibri" w:cs="Calibri"/>
            <w:color w:val="4472C4" w:themeColor="accent1"/>
          </w:rPr>
          <w:t xml:space="preserve"> beid</w:t>
        </w:r>
      </w:ins>
      <w:ins w:id="128" w:author="Milou Buijk" w:date="2021-12-29T11:42:00Z">
        <w:r w:rsidR="00EB6B30">
          <w:rPr>
            <w:rFonts w:ascii="Calibri" w:hAnsi="Calibri" w:cs="Calibri"/>
            <w:color w:val="4472C4" w:themeColor="accent1"/>
          </w:rPr>
          <w:t>e</w:t>
        </w:r>
      </w:ins>
      <w:proofErr w:type="gramStart"/>
      <w:r>
        <w:rPr>
          <w:rFonts w:ascii="Calibri" w:hAnsi="Calibri" w:cs="Calibri"/>
          <w:color w:val="4472C4" w:themeColor="accent1"/>
        </w:rPr>
        <w:t xml:space="preserve"> ….</w:t>
      </w:r>
      <w:proofErr w:type="gramEnd"/>
      <w:r>
        <w:rPr>
          <w:rFonts w:ascii="Calibri" w:hAnsi="Calibri" w:cs="Calibri"/>
          <w:color w:val="4472C4" w:themeColor="accent1"/>
        </w:rPr>
        <w:t>.</w:t>
      </w:r>
    </w:p>
    <w:p w14:paraId="7EB12607" w14:textId="6D0CC96F" w:rsidR="00BD0BC3" w:rsidRDefault="00BD0BC3" w:rsidP="00733E1E">
      <w:pPr>
        <w:ind w:firstLine="0"/>
        <w:rPr>
          <w:rFonts w:ascii="Calibri" w:hAnsi="Calibri" w:cs="Calibri"/>
          <w:color w:val="4472C4" w:themeColor="accent1"/>
        </w:rPr>
      </w:pPr>
    </w:p>
    <w:p w14:paraId="1E98A0EF" w14:textId="23735B07" w:rsidR="00BD0BC3" w:rsidRDefault="00BD0BC3" w:rsidP="00733E1E">
      <w:pPr>
        <w:ind w:firstLine="0"/>
        <w:rPr>
          <w:rFonts w:ascii="Calibri" w:hAnsi="Calibri" w:cs="Calibri"/>
          <w:color w:val="4472C4" w:themeColor="accent1"/>
        </w:rPr>
      </w:pPr>
      <w:r>
        <w:rPr>
          <w:rFonts w:ascii="Calibri" w:hAnsi="Calibri" w:cs="Calibri"/>
          <w:color w:val="4472C4" w:themeColor="accent1"/>
        </w:rPr>
        <w:t>In het ruggenmerg</w:t>
      </w:r>
    </w:p>
    <w:p w14:paraId="1B77F011" w14:textId="696F2EF6" w:rsidR="00BD0BC3" w:rsidRDefault="00BD0BC3" w:rsidP="00733E1E">
      <w:pPr>
        <w:ind w:firstLine="0"/>
        <w:rPr>
          <w:rFonts w:ascii="Calibri" w:hAnsi="Calibri" w:cs="Calibri"/>
          <w:color w:val="4472C4" w:themeColor="accent1"/>
        </w:rPr>
      </w:pPr>
      <w:r>
        <w:rPr>
          <w:rFonts w:ascii="Calibri" w:hAnsi="Calibri" w:cs="Calibri"/>
          <w:color w:val="4472C4" w:themeColor="accent1"/>
        </w:rPr>
        <w:t>Binnen het doelorgaan</w:t>
      </w:r>
    </w:p>
    <w:p w14:paraId="519A6CCF" w14:textId="6E877F48" w:rsidR="00BD0BC3" w:rsidRDefault="00BD0BC3" w:rsidP="00733E1E">
      <w:pPr>
        <w:ind w:firstLine="0"/>
        <w:rPr>
          <w:rFonts w:ascii="Calibri" w:hAnsi="Calibri" w:cs="Calibri"/>
          <w:color w:val="4472C4" w:themeColor="accent1"/>
        </w:rPr>
      </w:pPr>
      <w:r>
        <w:rPr>
          <w:rFonts w:ascii="Calibri" w:hAnsi="Calibri" w:cs="Calibri"/>
          <w:color w:val="4472C4" w:themeColor="accent1"/>
        </w:rPr>
        <w:t>Vlak bij het doelorgaan</w:t>
      </w:r>
    </w:p>
    <w:p w14:paraId="4BB99132" w14:textId="48BE5432" w:rsidR="00BD0BC3" w:rsidRDefault="00BD0BC3" w:rsidP="00733E1E">
      <w:pPr>
        <w:ind w:firstLine="0"/>
        <w:rPr>
          <w:rFonts w:ascii="Calibri" w:hAnsi="Calibri" w:cs="Calibri"/>
          <w:b/>
          <w:bCs/>
          <w:color w:val="4472C4" w:themeColor="accent1"/>
        </w:rPr>
      </w:pPr>
      <w:del w:id="129" w:author="Milou Buijk" w:date="2021-12-29T11:41:00Z">
        <w:r w:rsidRPr="00BD0BC3" w:rsidDel="00EB6B30">
          <w:rPr>
            <w:rFonts w:ascii="Calibri" w:hAnsi="Calibri" w:cs="Calibri"/>
            <w:b/>
            <w:bCs/>
            <w:color w:val="4472C4" w:themeColor="accent1"/>
          </w:rPr>
          <w:delText>Beiderzijds naast</w:delText>
        </w:r>
      </w:del>
      <w:ins w:id="130" w:author="Milou Buijk" w:date="2021-12-29T11:41:00Z">
        <w:r w:rsidR="00EB6B30">
          <w:rPr>
            <w:rFonts w:ascii="Calibri" w:hAnsi="Calibri" w:cs="Calibri"/>
            <w:b/>
            <w:bCs/>
            <w:color w:val="4472C4" w:themeColor="accent1"/>
          </w:rPr>
          <w:t>Naast</w:t>
        </w:r>
      </w:ins>
      <w:r w:rsidRPr="00BD0BC3">
        <w:rPr>
          <w:rFonts w:ascii="Calibri" w:hAnsi="Calibri" w:cs="Calibri"/>
          <w:b/>
          <w:bCs/>
          <w:color w:val="4472C4" w:themeColor="accent1"/>
        </w:rPr>
        <w:t xml:space="preserve"> de wervellichamen</w:t>
      </w:r>
    </w:p>
    <w:p w14:paraId="0896A593" w14:textId="165AB3C0" w:rsidR="00BD0BC3" w:rsidRDefault="00BD0BC3" w:rsidP="00733E1E">
      <w:pPr>
        <w:ind w:firstLine="0"/>
        <w:rPr>
          <w:rFonts w:ascii="Calibri" w:hAnsi="Calibri" w:cs="Calibri"/>
          <w:b/>
          <w:bCs/>
          <w:color w:val="4472C4" w:themeColor="accent1"/>
        </w:rPr>
      </w:pPr>
    </w:p>
    <w:p w14:paraId="30AE7AD5" w14:textId="008FB9AE" w:rsidR="00BD0BC3" w:rsidRDefault="00BD0BC3" w:rsidP="00733E1E">
      <w:pPr>
        <w:ind w:firstLine="0"/>
        <w:rPr>
          <w:rFonts w:ascii="Calibri" w:hAnsi="Calibri" w:cs="Calibri"/>
          <w:color w:val="4472C4" w:themeColor="accent1"/>
        </w:rPr>
      </w:pPr>
      <w:r>
        <w:rPr>
          <w:rFonts w:ascii="Calibri" w:hAnsi="Calibri" w:cs="Calibri"/>
          <w:color w:val="4472C4" w:themeColor="accent1"/>
        </w:rPr>
        <w:t>Extra info:</w:t>
      </w:r>
    </w:p>
    <w:p w14:paraId="24D308CD" w14:textId="6588A7A6" w:rsidR="00BD0BC3" w:rsidDel="00EB6B30" w:rsidRDefault="00BD0BC3" w:rsidP="00733E1E">
      <w:pPr>
        <w:ind w:firstLine="0"/>
        <w:rPr>
          <w:del w:id="131" w:author="Milou Buijk" w:date="2021-12-29T11:43:00Z"/>
          <w:rFonts w:ascii="Calibri" w:hAnsi="Calibri" w:cs="Calibri"/>
          <w:color w:val="4472C4" w:themeColor="accent1"/>
        </w:rPr>
      </w:pPr>
      <w:commentRangeStart w:id="132"/>
      <w:r w:rsidRPr="00BD0BC3">
        <w:rPr>
          <w:rFonts w:ascii="Calibri" w:hAnsi="Calibri" w:cs="Calibri"/>
          <w:color w:val="4472C4" w:themeColor="accent1"/>
        </w:rPr>
        <w:t xml:space="preserve">Sympathische ganglia liggen aan beide kanten van de wervellichamen, waarbij </w:t>
      </w:r>
      <w:commentRangeEnd w:id="132"/>
      <w:r w:rsidR="00EB6B30">
        <w:rPr>
          <w:rStyle w:val="Verwijzingopmerking"/>
        </w:rPr>
        <w:commentReference w:id="132"/>
      </w:r>
      <w:r w:rsidRPr="00BD0BC3">
        <w:rPr>
          <w:rFonts w:ascii="Calibri" w:hAnsi="Calibri" w:cs="Calibri"/>
          <w:color w:val="4472C4" w:themeColor="accent1"/>
        </w:rPr>
        <w:t xml:space="preserve">het collectief van deze ganglia bekend staat als de truncus sympathicus (sympathische stam, grensstreng), ofwel als de </w:t>
      </w:r>
      <w:proofErr w:type="spellStart"/>
      <w:r w:rsidRPr="00BD0BC3">
        <w:rPr>
          <w:rFonts w:ascii="Calibri" w:hAnsi="Calibri" w:cs="Calibri"/>
          <w:color w:val="4472C4" w:themeColor="accent1"/>
        </w:rPr>
        <w:t>prevertebrale</w:t>
      </w:r>
      <w:proofErr w:type="spellEnd"/>
      <w:r w:rsidRPr="00BD0BC3">
        <w:rPr>
          <w:rFonts w:ascii="Calibri" w:hAnsi="Calibri" w:cs="Calibri"/>
          <w:color w:val="4472C4" w:themeColor="accent1"/>
        </w:rPr>
        <w:t xml:space="preserve"> </w:t>
      </w:r>
      <w:proofErr w:type="spellStart"/>
      <w:r w:rsidRPr="00BD0BC3">
        <w:rPr>
          <w:rFonts w:ascii="Calibri" w:hAnsi="Calibri" w:cs="Calibri"/>
          <w:color w:val="4472C4" w:themeColor="accent1"/>
        </w:rPr>
        <w:t>ganglia</w:t>
      </w:r>
      <w:proofErr w:type="spellEnd"/>
      <w:r w:rsidRPr="00BD0BC3">
        <w:rPr>
          <w:rFonts w:ascii="Calibri" w:hAnsi="Calibri" w:cs="Calibri"/>
          <w:color w:val="4472C4" w:themeColor="accent1"/>
        </w:rPr>
        <w:t>.</w:t>
      </w:r>
    </w:p>
    <w:p w14:paraId="469478C6" w14:textId="48EA2C3B" w:rsidR="00BD0BC3" w:rsidRDefault="00BD0BC3" w:rsidP="00733E1E">
      <w:pPr>
        <w:ind w:firstLine="0"/>
        <w:rPr>
          <w:rFonts w:ascii="Calibri" w:hAnsi="Calibri" w:cs="Calibri"/>
          <w:color w:val="4472C4" w:themeColor="accent1"/>
        </w:rPr>
      </w:pPr>
    </w:p>
    <w:p w14:paraId="5AAFA747" w14:textId="1FB13273" w:rsidR="00BD0BC3" w:rsidRDefault="00BD0BC3" w:rsidP="00733E1E">
      <w:pPr>
        <w:ind w:firstLine="0"/>
        <w:rPr>
          <w:rFonts w:ascii="Calibri" w:hAnsi="Calibri" w:cs="Calibri"/>
          <w:color w:val="4472C4" w:themeColor="accent1"/>
        </w:rPr>
      </w:pPr>
    </w:p>
    <w:p w14:paraId="133A7132" w14:textId="77777777" w:rsidR="00BD0BC3" w:rsidRDefault="00BD0BC3" w:rsidP="00BD0BC3">
      <w:pPr>
        <w:ind w:firstLine="0"/>
        <w:rPr>
          <w:rFonts w:ascii="Calibri" w:hAnsi="Calibri" w:cs="Calibri"/>
          <w:color w:val="4472C4" w:themeColor="accent1"/>
        </w:rPr>
      </w:pPr>
      <w:r>
        <w:rPr>
          <w:rFonts w:ascii="Calibri" w:hAnsi="Calibri" w:cs="Calibri"/>
          <w:color w:val="4472C4" w:themeColor="accent1"/>
        </w:rPr>
        <w:t>Theorie:</w:t>
      </w:r>
    </w:p>
    <w:p w14:paraId="441540F6" w14:textId="77777777" w:rsidR="00BD0BC3" w:rsidRDefault="00BD0BC3" w:rsidP="00BD0BC3">
      <w:pPr>
        <w:ind w:firstLine="0"/>
        <w:rPr>
          <w:rFonts w:ascii="Calibri" w:hAnsi="Calibri" w:cs="Calibri"/>
          <w:color w:val="4472C4" w:themeColor="accent1"/>
        </w:rPr>
      </w:pPr>
      <w:r>
        <w:rPr>
          <w:rFonts w:ascii="Calibri" w:hAnsi="Calibri" w:cs="Calibri"/>
          <w:color w:val="4472C4" w:themeColor="accent1"/>
        </w:rPr>
        <w:t>He</w:t>
      </w:r>
      <w:r w:rsidRPr="0070236A">
        <w:rPr>
          <w:rFonts w:ascii="Calibri" w:hAnsi="Calibri" w:cs="Calibri"/>
          <w:color w:val="4472C4" w:themeColor="accent1"/>
        </w:rPr>
        <w:t xml:space="preserve">t sympathische en parasympathische </w:t>
      </w:r>
      <w:r>
        <w:rPr>
          <w:rFonts w:ascii="Calibri" w:hAnsi="Calibri" w:cs="Calibri"/>
          <w:color w:val="4472C4" w:themeColor="accent1"/>
        </w:rPr>
        <w:t>zenuwstelsel verschillen in structuur van elkaar. Eén van de eigenschappen waarin ze in verschillen is de ligging van de autonome ganglia.</w:t>
      </w:r>
    </w:p>
    <w:p w14:paraId="7E6A073D" w14:textId="77777777" w:rsidR="00BD0BC3" w:rsidRDefault="00BD0BC3" w:rsidP="00BD0BC3">
      <w:pPr>
        <w:ind w:firstLine="0"/>
        <w:rPr>
          <w:rFonts w:ascii="Calibri" w:hAnsi="Calibri" w:cs="Calibri"/>
          <w:color w:val="4472C4" w:themeColor="accent1"/>
        </w:rPr>
      </w:pPr>
    </w:p>
    <w:p w14:paraId="44A4A240" w14:textId="77777777" w:rsidR="00BD0BC3" w:rsidRDefault="00BD0BC3" w:rsidP="00BD0BC3">
      <w:pPr>
        <w:ind w:firstLine="0"/>
        <w:rPr>
          <w:rFonts w:ascii="Calibri" w:hAnsi="Calibri" w:cs="Calibri"/>
          <w:color w:val="4472C4" w:themeColor="accent1"/>
        </w:rPr>
      </w:pPr>
      <w:r>
        <w:rPr>
          <w:rFonts w:ascii="Calibri" w:hAnsi="Calibri" w:cs="Calibri"/>
          <w:color w:val="4472C4" w:themeColor="accent1"/>
        </w:rPr>
        <w:t>Stelling:</w:t>
      </w:r>
    </w:p>
    <w:p w14:paraId="7AF14B16" w14:textId="08FFDB71" w:rsidR="00BD0BC3" w:rsidRDefault="00BD0BC3" w:rsidP="00BD0BC3">
      <w:pPr>
        <w:ind w:firstLine="0"/>
        <w:rPr>
          <w:rFonts w:ascii="Calibri" w:hAnsi="Calibri" w:cs="Calibri"/>
          <w:color w:val="4472C4" w:themeColor="accent1"/>
        </w:rPr>
      </w:pPr>
      <w:r>
        <w:rPr>
          <w:rFonts w:ascii="Calibri" w:hAnsi="Calibri" w:cs="Calibri"/>
          <w:color w:val="4472C4" w:themeColor="accent1"/>
        </w:rPr>
        <w:t>De autonome ganglia van het sympathische zenuwstelsel liggen binnen het doelorgaan.</w:t>
      </w:r>
    </w:p>
    <w:p w14:paraId="5A922FCD" w14:textId="3540BCB1" w:rsidR="00BD0BC3" w:rsidRDefault="00BD0BC3" w:rsidP="00BD0BC3">
      <w:pPr>
        <w:ind w:firstLine="0"/>
        <w:rPr>
          <w:rFonts w:ascii="Calibri" w:hAnsi="Calibri" w:cs="Calibri"/>
          <w:color w:val="4472C4" w:themeColor="accent1"/>
        </w:rPr>
      </w:pPr>
    </w:p>
    <w:p w14:paraId="2C237693" w14:textId="77777777" w:rsidR="00BD0BC3" w:rsidRPr="008E44A4" w:rsidRDefault="00BD0BC3" w:rsidP="00BD0BC3">
      <w:pPr>
        <w:ind w:firstLine="0"/>
        <w:rPr>
          <w:rFonts w:ascii="Calibri" w:hAnsi="Calibri" w:cs="Calibri"/>
          <w:color w:val="4472C4" w:themeColor="accent1"/>
        </w:rPr>
      </w:pPr>
      <w:r w:rsidRPr="008E44A4">
        <w:rPr>
          <w:rFonts w:ascii="Calibri" w:hAnsi="Calibri" w:cs="Calibri"/>
          <w:color w:val="4472C4" w:themeColor="accent1"/>
        </w:rPr>
        <w:t>Deze stelling is correct</w:t>
      </w:r>
    </w:p>
    <w:p w14:paraId="6788B56C" w14:textId="77777777" w:rsidR="00BD0BC3" w:rsidRPr="008E44A4" w:rsidRDefault="00BD0BC3" w:rsidP="00BD0BC3">
      <w:pPr>
        <w:ind w:firstLine="0"/>
        <w:rPr>
          <w:rFonts w:ascii="Calibri" w:hAnsi="Calibri" w:cs="Calibri"/>
          <w:b/>
          <w:bCs/>
          <w:color w:val="4472C4" w:themeColor="accent1"/>
        </w:rPr>
      </w:pPr>
      <w:r w:rsidRPr="008E44A4">
        <w:rPr>
          <w:rFonts w:ascii="Calibri" w:hAnsi="Calibri" w:cs="Calibri"/>
          <w:b/>
          <w:bCs/>
          <w:color w:val="4472C4" w:themeColor="accent1"/>
        </w:rPr>
        <w:t>Deze stelling is niet correct</w:t>
      </w:r>
    </w:p>
    <w:p w14:paraId="02A4F024" w14:textId="77777777" w:rsidR="00BD0BC3" w:rsidRDefault="00BD0BC3" w:rsidP="00BD0BC3">
      <w:pPr>
        <w:ind w:firstLine="0"/>
        <w:rPr>
          <w:rFonts w:ascii="Calibri" w:hAnsi="Calibri" w:cs="Calibri"/>
          <w:color w:val="4472C4" w:themeColor="accent1"/>
        </w:rPr>
      </w:pPr>
    </w:p>
    <w:p w14:paraId="0C9D4AE1" w14:textId="77777777" w:rsidR="00BD0BC3" w:rsidRDefault="00BD0BC3" w:rsidP="00BD0BC3">
      <w:pPr>
        <w:ind w:firstLine="0"/>
        <w:rPr>
          <w:rFonts w:ascii="Calibri" w:hAnsi="Calibri" w:cs="Calibri"/>
          <w:color w:val="4472C4" w:themeColor="accent1"/>
        </w:rPr>
      </w:pPr>
      <w:r>
        <w:rPr>
          <w:rFonts w:ascii="Calibri" w:hAnsi="Calibri" w:cs="Calibri"/>
          <w:color w:val="4472C4" w:themeColor="accent1"/>
        </w:rPr>
        <w:t xml:space="preserve">Extra info: </w:t>
      </w:r>
    </w:p>
    <w:p w14:paraId="1E5C43F9" w14:textId="77777777" w:rsidR="00BD0BC3" w:rsidRDefault="00BD0BC3" w:rsidP="00BD0BC3">
      <w:pPr>
        <w:ind w:firstLine="0"/>
        <w:rPr>
          <w:rFonts w:ascii="Calibri" w:hAnsi="Calibri" w:cs="Calibri"/>
          <w:color w:val="4472C4" w:themeColor="accent1"/>
        </w:rPr>
      </w:pPr>
      <w:commentRangeStart w:id="133"/>
      <w:r w:rsidRPr="00BD0BC3">
        <w:rPr>
          <w:rFonts w:ascii="Calibri" w:hAnsi="Calibri" w:cs="Calibri"/>
          <w:color w:val="4472C4" w:themeColor="accent1"/>
        </w:rPr>
        <w:t xml:space="preserve">Sympathische ganglia liggen aan beide kanten van de wervellichamen, </w:t>
      </w:r>
      <w:commentRangeEnd w:id="133"/>
      <w:r w:rsidR="00BB1D1A">
        <w:rPr>
          <w:rStyle w:val="Verwijzingopmerking"/>
        </w:rPr>
        <w:commentReference w:id="133"/>
      </w:r>
      <w:r w:rsidRPr="00BD0BC3">
        <w:rPr>
          <w:rFonts w:ascii="Calibri" w:hAnsi="Calibri" w:cs="Calibri"/>
          <w:color w:val="4472C4" w:themeColor="accent1"/>
        </w:rPr>
        <w:t xml:space="preserve">waarbij het collectief van deze ganglia bekend staat als de truncus sympathicus </w:t>
      </w:r>
      <w:commentRangeStart w:id="134"/>
      <w:r w:rsidRPr="00BD0BC3">
        <w:rPr>
          <w:rFonts w:ascii="Calibri" w:hAnsi="Calibri" w:cs="Calibri"/>
          <w:color w:val="4472C4" w:themeColor="accent1"/>
        </w:rPr>
        <w:t xml:space="preserve">(sympathische stam, grensstreng), </w:t>
      </w:r>
      <w:commentRangeEnd w:id="134"/>
      <w:r w:rsidR="00BB1D1A">
        <w:rPr>
          <w:rStyle w:val="Verwijzingopmerking"/>
        </w:rPr>
        <w:commentReference w:id="134"/>
      </w:r>
      <w:r w:rsidRPr="00BD0BC3">
        <w:rPr>
          <w:rFonts w:ascii="Calibri" w:hAnsi="Calibri" w:cs="Calibri"/>
          <w:color w:val="4472C4" w:themeColor="accent1"/>
        </w:rPr>
        <w:t xml:space="preserve">ofwel als de </w:t>
      </w:r>
      <w:proofErr w:type="spellStart"/>
      <w:r w:rsidRPr="00BD0BC3">
        <w:rPr>
          <w:rFonts w:ascii="Calibri" w:hAnsi="Calibri" w:cs="Calibri"/>
          <w:color w:val="4472C4" w:themeColor="accent1"/>
        </w:rPr>
        <w:t>prevertebrale</w:t>
      </w:r>
      <w:proofErr w:type="spellEnd"/>
      <w:r w:rsidRPr="00BD0BC3">
        <w:rPr>
          <w:rFonts w:ascii="Calibri" w:hAnsi="Calibri" w:cs="Calibri"/>
          <w:color w:val="4472C4" w:themeColor="accent1"/>
        </w:rPr>
        <w:t xml:space="preserve"> ganglia.</w:t>
      </w:r>
    </w:p>
    <w:p w14:paraId="0F939763" w14:textId="54A868F9" w:rsidR="00BD0BC3" w:rsidDel="001F2406" w:rsidRDefault="00BD0BC3" w:rsidP="00BD0BC3">
      <w:pPr>
        <w:ind w:firstLine="0"/>
        <w:rPr>
          <w:del w:id="135" w:author="Milou Buijk" w:date="2021-12-29T11:46:00Z"/>
          <w:rFonts w:ascii="Calibri" w:hAnsi="Calibri" w:cs="Calibri"/>
          <w:color w:val="4472C4" w:themeColor="accent1"/>
        </w:rPr>
      </w:pPr>
    </w:p>
    <w:p w14:paraId="5BCFF046" w14:textId="534182C6" w:rsidR="00BD0BC3" w:rsidRDefault="00BD0BC3" w:rsidP="00BD0BC3">
      <w:pPr>
        <w:ind w:firstLine="0"/>
        <w:rPr>
          <w:rFonts w:ascii="Calibri" w:hAnsi="Calibri" w:cs="Calibri"/>
          <w:color w:val="4472C4" w:themeColor="accent1"/>
        </w:rPr>
      </w:pPr>
    </w:p>
    <w:p w14:paraId="6BAE06E4" w14:textId="77777777" w:rsidR="00BD0BC3" w:rsidRDefault="00BD0BC3" w:rsidP="00BD0BC3">
      <w:pPr>
        <w:ind w:firstLine="0"/>
        <w:rPr>
          <w:rFonts w:ascii="Calibri" w:hAnsi="Calibri" w:cs="Calibri"/>
          <w:color w:val="4472C4" w:themeColor="accent1"/>
        </w:rPr>
      </w:pPr>
      <w:r>
        <w:rPr>
          <w:rFonts w:ascii="Calibri" w:hAnsi="Calibri" w:cs="Calibri"/>
          <w:color w:val="4472C4" w:themeColor="accent1"/>
        </w:rPr>
        <w:t>Theorie:</w:t>
      </w:r>
    </w:p>
    <w:p w14:paraId="0E4B4481" w14:textId="77777777" w:rsidR="00BD0BC3" w:rsidRDefault="00BD0BC3" w:rsidP="00BD0BC3">
      <w:pPr>
        <w:ind w:firstLine="0"/>
        <w:rPr>
          <w:rFonts w:ascii="Calibri" w:hAnsi="Calibri" w:cs="Calibri"/>
          <w:color w:val="4472C4" w:themeColor="accent1"/>
        </w:rPr>
      </w:pPr>
      <w:r>
        <w:rPr>
          <w:rFonts w:ascii="Calibri" w:hAnsi="Calibri" w:cs="Calibri"/>
          <w:color w:val="4472C4" w:themeColor="accent1"/>
        </w:rPr>
        <w:t>He</w:t>
      </w:r>
      <w:r w:rsidRPr="0070236A">
        <w:rPr>
          <w:rFonts w:ascii="Calibri" w:hAnsi="Calibri" w:cs="Calibri"/>
          <w:color w:val="4472C4" w:themeColor="accent1"/>
        </w:rPr>
        <w:t xml:space="preserve">t sympathische en parasympathische </w:t>
      </w:r>
      <w:r>
        <w:rPr>
          <w:rFonts w:ascii="Calibri" w:hAnsi="Calibri" w:cs="Calibri"/>
          <w:color w:val="4472C4" w:themeColor="accent1"/>
        </w:rPr>
        <w:t>zenuwstelsel verschillen in structuur van elkaar. Eén van de eigenschappen waarin ze in verschillen is de ligging van de autonome ganglia.</w:t>
      </w:r>
    </w:p>
    <w:p w14:paraId="5D20AE87" w14:textId="49D45406" w:rsidR="00BD0BC3" w:rsidRDefault="00BD0BC3" w:rsidP="00BD0BC3">
      <w:pPr>
        <w:ind w:firstLine="0"/>
        <w:rPr>
          <w:rFonts w:ascii="Calibri" w:hAnsi="Calibri" w:cs="Calibri"/>
          <w:color w:val="4472C4" w:themeColor="accent1"/>
        </w:rPr>
      </w:pPr>
    </w:p>
    <w:p w14:paraId="2364CB17" w14:textId="77777777" w:rsidR="00BD0BC3" w:rsidRDefault="00BD0BC3" w:rsidP="00BD0BC3">
      <w:pPr>
        <w:ind w:firstLine="0"/>
        <w:rPr>
          <w:rFonts w:ascii="Calibri" w:hAnsi="Calibri" w:cs="Calibri"/>
          <w:color w:val="4472C4" w:themeColor="accent1"/>
        </w:rPr>
      </w:pPr>
      <w:r>
        <w:rPr>
          <w:rFonts w:ascii="Calibri" w:hAnsi="Calibri" w:cs="Calibri"/>
          <w:color w:val="4472C4" w:themeColor="accent1"/>
        </w:rPr>
        <w:t>Stelling:</w:t>
      </w:r>
    </w:p>
    <w:p w14:paraId="6CD00353" w14:textId="52AE918A" w:rsidR="00BD0BC3" w:rsidRDefault="00BD0BC3" w:rsidP="00BD0BC3">
      <w:pPr>
        <w:ind w:firstLine="0"/>
        <w:rPr>
          <w:rFonts w:ascii="Calibri" w:hAnsi="Calibri" w:cs="Calibri"/>
          <w:color w:val="4472C4" w:themeColor="accent1"/>
        </w:rPr>
      </w:pPr>
      <w:r>
        <w:rPr>
          <w:rFonts w:ascii="Calibri" w:hAnsi="Calibri" w:cs="Calibri"/>
          <w:color w:val="4472C4" w:themeColor="accent1"/>
        </w:rPr>
        <w:t>De autonome ganglia van het sympathische zenuwstelsel liggen beiderzijds naast de wervellichamen.</w:t>
      </w:r>
    </w:p>
    <w:p w14:paraId="1BD7C9F8" w14:textId="77777777" w:rsidR="00BD0BC3" w:rsidRDefault="00BD0BC3" w:rsidP="00BD0BC3">
      <w:pPr>
        <w:ind w:firstLine="0"/>
        <w:rPr>
          <w:rFonts w:ascii="Calibri" w:hAnsi="Calibri" w:cs="Calibri"/>
          <w:color w:val="4472C4" w:themeColor="accent1"/>
        </w:rPr>
      </w:pPr>
    </w:p>
    <w:p w14:paraId="406C0124" w14:textId="77777777" w:rsidR="00BD0BC3" w:rsidRDefault="00BD0BC3" w:rsidP="00BD0BC3">
      <w:pPr>
        <w:ind w:firstLine="0"/>
        <w:rPr>
          <w:rFonts w:ascii="Calibri" w:hAnsi="Calibri" w:cs="Calibri"/>
          <w:b/>
          <w:bCs/>
          <w:color w:val="4472C4" w:themeColor="accent1"/>
        </w:rPr>
      </w:pPr>
      <w:r>
        <w:rPr>
          <w:rFonts w:ascii="Calibri" w:hAnsi="Calibri" w:cs="Calibri"/>
          <w:b/>
          <w:bCs/>
          <w:color w:val="4472C4" w:themeColor="accent1"/>
        </w:rPr>
        <w:t>Deze stelling is correct</w:t>
      </w:r>
    </w:p>
    <w:p w14:paraId="0A7497F3" w14:textId="77777777" w:rsidR="00BD0BC3" w:rsidRDefault="00BD0BC3" w:rsidP="00BD0BC3">
      <w:pPr>
        <w:ind w:firstLine="0"/>
        <w:rPr>
          <w:rFonts w:ascii="Calibri" w:hAnsi="Calibri" w:cs="Calibri"/>
          <w:color w:val="4472C4" w:themeColor="accent1"/>
        </w:rPr>
      </w:pPr>
      <w:r>
        <w:rPr>
          <w:rFonts w:ascii="Calibri" w:hAnsi="Calibri" w:cs="Calibri"/>
          <w:color w:val="4472C4" w:themeColor="accent1"/>
        </w:rPr>
        <w:t>Deze stelling is niet correct</w:t>
      </w:r>
    </w:p>
    <w:p w14:paraId="0E123799" w14:textId="35F5FEE6" w:rsidR="00BD0BC3" w:rsidRDefault="00BD0BC3" w:rsidP="00BD0BC3">
      <w:pPr>
        <w:ind w:firstLine="0"/>
        <w:rPr>
          <w:rFonts w:ascii="Calibri" w:hAnsi="Calibri" w:cs="Calibri"/>
          <w:color w:val="4472C4" w:themeColor="accent1"/>
        </w:rPr>
      </w:pPr>
    </w:p>
    <w:p w14:paraId="39408B2E" w14:textId="4A8C8BC0" w:rsidR="00BD0BC3" w:rsidRDefault="00BD0BC3" w:rsidP="00BD0BC3">
      <w:pPr>
        <w:ind w:firstLine="0"/>
        <w:rPr>
          <w:rFonts w:ascii="Calibri" w:hAnsi="Calibri" w:cs="Calibri"/>
          <w:color w:val="4472C4" w:themeColor="accent1"/>
        </w:rPr>
      </w:pPr>
      <w:r>
        <w:rPr>
          <w:rFonts w:ascii="Calibri" w:hAnsi="Calibri" w:cs="Calibri"/>
          <w:color w:val="4472C4" w:themeColor="accent1"/>
        </w:rPr>
        <w:t>Extra info:</w:t>
      </w:r>
    </w:p>
    <w:p w14:paraId="6BE92F94" w14:textId="4D28A546" w:rsidR="00BD0BC3" w:rsidRPr="00BD0BC3" w:rsidRDefault="00BD0BC3" w:rsidP="00BD0BC3">
      <w:pPr>
        <w:ind w:firstLine="0"/>
        <w:rPr>
          <w:rFonts w:ascii="Calibri" w:hAnsi="Calibri" w:cs="Calibri"/>
          <w:color w:val="4472C4" w:themeColor="accent1"/>
        </w:rPr>
      </w:pPr>
      <w:commentRangeStart w:id="136"/>
      <w:r>
        <w:rPr>
          <w:rFonts w:ascii="Calibri" w:hAnsi="Calibri" w:cs="Calibri"/>
          <w:color w:val="4472C4" w:themeColor="accent1"/>
        </w:rPr>
        <w:lastRenderedPageBreak/>
        <w:t>Het</w:t>
      </w:r>
      <w:r w:rsidRPr="00BD0BC3">
        <w:rPr>
          <w:rFonts w:ascii="Calibri" w:hAnsi="Calibri" w:cs="Calibri"/>
          <w:color w:val="4472C4" w:themeColor="accent1"/>
        </w:rPr>
        <w:t xml:space="preserve"> collectief van deze </w:t>
      </w:r>
      <w:r w:rsidR="001E09E4">
        <w:rPr>
          <w:rFonts w:ascii="Calibri" w:hAnsi="Calibri" w:cs="Calibri"/>
          <w:color w:val="4472C4" w:themeColor="accent1"/>
        </w:rPr>
        <w:t>sympathische</w:t>
      </w:r>
      <w:r>
        <w:rPr>
          <w:rFonts w:ascii="Calibri" w:hAnsi="Calibri" w:cs="Calibri"/>
          <w:color w:val="4472C4" w:themeColor="accent1"/>
        </w:rPr>
        <w:t xml:space="preserve"> autonome ganglia staat bekend </w:t>
      </w:r>
      <w:r w:rsidRPr="00BD0BC3">
        <w:rPr>
          <w:rFonts w:ascii="Calibri" w:hAnsi="Calibri" w:cs="Calibri"/>
          <w:color w:val="4472C4" w:themeColor="accent1"/>
        </w:rPr>
        <w:t xml:space="preserve">als de </w:t>
      </w:r>
      <w:proofErr w:type="spellStart"/>
      <w:r w:rsidRPr="00BD0BC3">
        <w:rPr>
          <w:rFonts w:ascii="Calibri" w:hAnsi="Calibri" w:cs="Calibri"/>
          <w:color w:val="4472C4" w:themeColor="accent1"/>
        </w:rPr>
        <w:t>truncus</w:t>
      </w:r>
      <w:proofErr w:type="spellEnd"/>
      <w:r w:rsidRPr="00BD0BC3">
        <w:rPr>
          <w:rFonts w:ascii="Calibri" w:hAnsi="Calibri" w:cs="Calibri"/>
          <w:color w:val="4472C4" w:themeColor="accent1"/>
        </w:rPr>
        <w:t xml:space="preserve"> sympathicus </w:t>
      </w:r>
      <w:commentRangeEnd w:id="136"/>
      <w:r w:rsidR="001F2406">
        <w:rPr>
          <w:rStyle w:val="Verwijzingopmerking"/>
        </w:rPr>
        <w:commentReference w:id="136"/>
      </w:r>
      <w:commentRangeStart w:id="137"/>
      <w:r w:rsidRPr="00BD0BC3">
        <w:rPr>
          <w:rFonts w:ascii="Calibri" w:hAnsi="Calibri" w:cs="Calibri"/>
          <w:color w:val="4472C4" w:themeColor="accent1"/>
        </w:rPr>
        <w:t>(sympathische stam, grensstreng)</w:t>
      </w:r>
      <w:r>
        <w:rPr>
          <w:rFonts w:ascii="Calibri" w:hAnsi="Calibri" w:cs="Calibri"/>
          <w:color w:val="4472C4" w:themeColor="accent1"/>
        </w:rPr>
        <w:t xml:space="preserve"> </w:t>
      </w:r>
      <w:commentRangeEnd w:id="137"/>
      <w:r w:rsidR="001F2406">
        <w:rPr>
          <w:rStyle w:val="Verwijzingopmerking"/>
        </w:rPr>
        <w:commentReference w:id="137"/>
      </w:r>
      <w:r w:rsidRPr="00BD0BC3">
        <w:rPr>
          <w:rFonts w:ascii="Calibri" w:hAnsi="Calibri" w:cs="Calibri"/>
          <w:color w:val="4472C4" w:themeColor="accent1"/>
        </w:rPr>
        <w:t xml:space="preserve">ofwel als de </w:t>
      </w:r>
      <w:proofErr w:type="spellStart"/>
      <w:r w:rsidRPr="00BD0BC3">
        <w:rPr>
          <w:rFonts w:ascii="Calibri" w:hAnsi="Calibri" w:cs="Calibri"/>
          <w:color w:val="4472C4" w:themeColor="accent1"/>
        </w:rPr>
        <w:t>prevertebrale</w:t>
      </w:r>
      <w:proofErr w:type="spellEnd"/>
      <w:r w:rsidRPr="00BD0BC3">
        <w:rPr>
          <w:rFonts w:ascii="Calibri" w:hAnsi="Calibri" w:cs="Calibri"/>
          <w:color w:val="4472C4" w:themeColor="accent1"/>
        </w:rPr>
        <w:t xml:space="preserve"> ganglia.</w:t>
      </w:r>
    </w:p>
    <w:p w14:paraId="2CE229D1" w14:textId="77777777" w:rsidR="00375BBE" w:rsidRDefault="00375BBE" w:rsidP="00384B50">
      <w:pPr>
        <w:ind w:firstLine="0"/>
        <w:rPr>
          <w:rFonts w:ascii="Calibri" w:hAnsi="Calibri" w:cs="Calibri"/>
        </w:rPr>
      </w:pPr>
    </w:p>
    <w:p w14:paraId="4FC2B8F2" w14:textId="31EE6354" w:rsidR="00384B50" w:rsidRDefault="00384B50" w:rsidP="00384B50">
      <w:pPr>
        <w:ind w:firstLine="0"/>
        <w:rPr>
          <w:rFonts w:ascii="Calibri" w:hAnsi="Calibri" w:cs="Calibri"/>
          <w:color w:val="FF0000"/>
        </w:rPr>
      </w:pPr>
      <w:r>
        <w:rPr>
          <w:rFonts w:ascii="Calibri" w:hAnsi="Calibri" w:cs="Calibri"/>
          <w:color w:val="FF0000"/>
        </w:rPr>
        <w:t>Leerdoel: de student weet dat</w:t>
      </w:r>
      <w:r w:rsidR="00375BBE">
        <w:rPr>
          <w:rFonts w:ascii="Calibri" w:hAnsi="Calibri" w:cs="Calibri"/>
          <w:color w:val="FF0000"/>
        </w:rPr>
        <w:t xml:space="preserve"> de autonome ganglia van het parasympathische zenuwstelsel vlakbij of zelfs binnen het doelorgaan liggen.</w:t>
      </w:r>
    </w:p>
    <w:p w14:paraId="21655E4A" w14:textId="48DF0F61" w:rsidR="00BD0BC3" w:rsidRDefault="00BD0BC3" w:rsidP="00384B50">
      <w:pPr>
        <w:ind w:firstLine="0"/>
        <w:rPr>
          <w:rFonts w:ascii="Calibri" w:hAnsi="Calibri" w:cs="Calibri"/>
          <w:color w:val="FF0000"/>
        </w:rPr>
      </w:pPr>
    </w:p>
    <w:p w14:paraId="305DD58E" w14:textId="3418FE7E" w:rsidR="00BD0BC3" w:rsidRDefault="00BD0BC3" w:rsidP="00384B50">
      <w:pPr>
        <w:ind w:firstLine="0"/>
        <w:rPr>
          <w:rFonts w:ascii="Calibri" w:hAnsi="Calibri" w:cs="Calibri"/>
          <w:color w:val="4472C4" w:themeColor="accent1"/>
        </w:rPr>
      </w:pPr>
      <w:r>
        <w:rPr>
          <w:rFonts w:ascii="Calibri" w:hAnsi="Calibri" w:cs="Calibri"/>
          <w:color w:val="4472C4" w:themeColor="accent1"/>
        </w:rPr>
        <w:t>Fluster</w:t>
      </w:r>
    </w:p>
    <w:p w14:paraId="3DE8050F" w14:textId="0916EFC3" w:rsidR="00BD0BC3" w:rsidRDefault="00BD0BC3" w:rsidP="00384B50">
      <w:pPr>
        <w:ind w:firstLine="0"/>
        <w:rPr>
          <w:rFonts w:ascii="Calibri" w:hAnsi="Calibri" w:cs="Calibri"/>
          <w:color w:val="4472C4" w:themeColor="accent1"/>
        </w:rPr>
      </w:pPr>
    </w:p>
    <w:p w14:paraId="03628AF2" w14:textId="0735E761" w:rsidR="00BD0BC3" w:rsidRDefault="001E09E4" w:rsidP="001E09E4">
      <w:pPr>
        <w:ind w:firstLine="0"/>
        <w:rPr>
          <w:rFonts w:ascii="Calibri" w:hAnsi="Calibri" w:cs="Calibri"/>
          <w:color w:val="4472C4" w:themeColor="accent1"/>
        </w:rPr>
      </w:pPr>
      <w:r>
        <w:rPr>
          <w:rFonts w:ascii="Calibri" w:hAnsi="Calibri" w:cs="Calibri"/>
          <w:color w:val="4472C4" w:themeColor="accent1"/>
        </w:rPr>
        <w:t>Theorie</w:t>
      </w:r>
      <w:r w:rsidR="00BD0BC3">
        <w:rPr>
          <w:rFonts w:ascii="Calibri" w:hAnsi="Calibri" w:cs="Calibri"/>
          <w:color w:val="4472C4" w:themeColor="accent1"/>
        </w:rPr>
        <w:t>:</w:t>
      </w:r>
    </w:p>
    <w:p w14:paraId="75F25FEA" w14:textId="1D06D791" w:rsidR="00BD0BC3" w:rsidRDefault="00BD0BC3" w:rsidP="00BD0BC3">
      <w:pPr>
        <w:ind w:firstLine="0"/>
        <w:rPr>
          <w:rFonts w:ascii="Calibri" w:hAnsi="Calibri" w:cs="Calibri"/>
          <w:color w:val="4472C4" w:themeColor="accent1"/>
        </w:rPr>
      </w:pPr>
      <w:r>
        <w:rPr>
          <w:rFonts w:ascii="Calibri" w:hAnsi="Calibri" w:cs="Calibri"/>
          <w:color w:val="4472C4" w:themeColor="accent1"/>
        </w:rPr>
        <w:t>He</w:t>
      </w:r>
      <w:r w:rsidRPr="0070236A">
        <w:rPr>
          <w:rFonts w:ascii="Calibri" w:hAnsi="Calibri" w:cs="Calibri"/>
          <w:color w:val="4472C4" w:themeColor="accent1"/>
        </w:rPr>
        <w:t xml:space="preserve">t sympathische en parasympathische </w:t>
      </w:r>
      <w:r>
        <w:rPr>
          <w:rFonts w:ascii="Calibri" w:hAnsi="Calibri" w:cs="Calibri"/>
          <w:color w:val="4472C4" w:themeColor="accent1"/>
        </w:rPr>
        <w:t>zenuwstelsel verschillen in structuur van elkaar. Eén van de eigenschappen waarin ze in verschillen is de ligging van de autonome ganglia.</w:t>
      </w:r>
    </w:p>
    <w:p w14:paraId="1D0A75A4" w14:textId="77777777" w:rsidR="00BD0BC3" w:rsidRDefault="00BD0BC3" w:rsidP="00BD0BC3">
      <w:pPr>
        <w:ind w:firstLine="0"/>
        <w:rPr>
          <w:rFonts w:ascii="Calibri" w:hAnsi="Calibri" w:cs="Calibri"/>
          <w:color w:val="4472C4" w:themeColor="accent1"/>
        </w:rPr>
      </w:pPr>
    </w:p>
    <w:p w14:paraId="2BDEA8AA" w14:textId="77777777" w:rsidR="00BD0BC3" w:rsidRDefault="00BD0BC3" w:rsidP="00BD0BC3">
      <w:pPr>
        <w:ind w:firstLine="0"/>
        <w:rPr>
          <w:rFonts w:ascii="Calibri" w:hAnsi="Calibri" w:cs="Calibri"/>
          <w:color w:val="4472C4" w:themeColor="accent1"/>
        </w:rPr>
      </w:pPr>
      <w:r>
        <w:rPr>
          <w:rFonts w:ascii="Calibri" w:hAnsi="Calibri" w:cs="Calibri"/>
          <w:color w:val="4472C4" w:themeColor="accent1"/>
        </w:rPr>
        <w:t>Stelling:</w:t>
      </w:r>
    </w:p>
    <w:p w14:paraId="7D648B85" w14:textId="77777777" w:rsidR="00BD0BC3" w:rsidRDefault="00BD0BC3" w:rsidP="00BD0BC3">
      <w:pPr>
        <w:ind w:firstLine="0"/>
        <w:rPr>
          <w:rFonts w:ascii="Calibri" w:hAnsi="Calibri" w:cs="Calibri"/>
          <w:color w:val="4472C4" w:themeColor="accent1"/>
        </w:rPr>
      </w:pPr>
      <w:r>
        <w:rPr>
          <w:rFonts w:ascii="Calibri" w:hAnsi="Calibri" w:cs="Calibri"/>
          <w:color w:val="4472C4" w:themeColor="accent1"/>
        </w:rPr>
        <w:t xml:space="preserve">De autonome ganglia van het parasympathische zenuwstelsel liggen ….. </w:t>
      </w:r>
    </w:p>
    <w:p w14:paraId="3EBBC4E4" w14:textId="77777777" w:rsidR="00BD0BC3" w:rsidRDefault="00BD0BC3" w:rsidP="00BD0BC3">
      <w:pPr>
        <w:ind w:firstLine="0"/>
        <w:rPr>
          <w:rFonts w:ascii="Calibri" w:hAnsi="Calibri" w:cs="Calibri"/>
          <w:color w:val="4472C4" w:themeColor="accent1"/>
        </w:rPr>
      </w:pPr>
    </w:p>
    <w:p w14:paraId="28C09294" w14:textId="77777777" w:rsidR="001E09E4" w:rsidRDefault="001E09E4" w:rsidP="00BD0BC3">
      <w:pPr>
        <w:ind w:firstLine="0"/>
        <w:rPr>
          <w:rFonts w:ascii="Calibri" w:hAnsi="Calibri" w:cs="Calibri"/>
          <w:color w:val="4472C4" w:themeColor="accent1"/>
        </w:rPr>
      </w:pPr>
      <w:r>
        <w:rPr>
          <w:rFonts w:ascii="Calibri" w:hAnsi="Calibri" w:cs="Calibri"/>
          <w:color w:val="4472C4" w:themeColor="accent1"/>
        </w:rPr>
        <w:t>In het ruggenmerg</w:t>
      </w:r>
    </w:p>
    <w:p w14:paraId="0FEF7638" w14:textId="69832659" w:rsidR="001E09E4" w:rsidRPr="001E09E4" w:rsidRDefault="001E09E4" w:rsidP="00BD0BC3">
      <w:pPr>
        <w:ind w:firstLine="0"/>
        <w:rPr>
          <w:rFonts w:ascii="Calibri" w:hAnsi="Calibri" w:cs="Calibri"/>
          <w:b/>
          <w:bCs/>
          <w:color w:val="4472C4" w:themeColor="accent1"/>
        </w:rPr>
      </w:pPr>
      <w:commentRangeStart w:id="138"/>
      <w:r w:rsidRPr="002735A6">
        <w:rPr>
          <w:rFonts w:ascii="Calibri" w:hAnsi="Calibri" w:cs="Calibri"/>
          <w:b/>
          <w:bCs/>
          <w:color w:val="4472C4" w:themeColor="accent1"/>
        </w:rPr>
        <w:t>Vlakbij of binnen het doelorgaan</w:t>
      </w:r>
      <w:commentRangeEnd w:id="138"/>
      <w:r w:rsidR="002735A6">
        <w:rPr>
          <w:rStyle w:val="Verwijzingopmerking"/>
        </w:rPr>
        <w:commentReference w:id="138"/>
      </w:r>
    </w:p>
    <w:p w14:paraId="5436F453" w14:textId="77777777" w:rsidR="001E09E4" w:rsidRDefault="001E09E4" w:rsidP="00BD0BC3">
      <w:pPr>
        <w:ind w:firstLine="0"/>
        <w:rPr>
          <w:rFonts w:ascii="Calibri" w:hAnsi="Calibri" w:cs="Calibri"/>
          <w:color w:val="4472C4" w:themeColor="accent1"/>
        </w:rPr>
      </w:pPr>
      <w:r>
        <w:rPr>
          <w:rFonts w:ascii="Calibri" w:hAnsi="Calibri" w:cs="Calibri"/>
          <w:color w:val="4472C4" w:themeColor="accent1"/>
        </w:rPr>
        <w:t>Naast de wervelkolom</w:t>
      </w:r>
    </w:p>
    <w:p w14:paraId="4FF8C11D" w14:textId="2B593F47" w:rsidR="00BD0BC3" w:rsidRDefault="001E09E4" w:rsidP="00BD0BC3">
      <w:pPr>
        <w:ind w:firstLine="0"/>
        <w:rPr>
          <w:rFonts w:ascii="Calibri" w:hAnsi="Calibri" w:cs="Calibri"/>
          <w:color w:val="4472C4" w:themeColor="accent1"/>
        </w:rPr>
      </w:pPr>
      <w:r>
        <w:rPr>
          <w:rFonts w:ascii="Calibri" w:hAnsi="Calibri" w:cs="Calibri"/>
          <w:color w:val="4472C4" w:themeColor="accent1"/>
        </w:rPr>
        <w:t xml:space="preserve">In de </w:t>
      </w:r>
      <w:proofErr w:type="spellStart"/>
      <w:r>
        <w:rPr>
          <w:rFonts w:ascii="Calibri" w:hAnsi="Calibri" w:cs="Calibri"/>
          <w:color w:val="4472C4" w:themeColor="accent1"/>
        </w:rPr>
        <w:t>truncus</w:t>
      </w:r>
      <w:proofErr w:type="spellEnd"/>
      <w:r>
        <w:rPr>
          <w:rFonts w:ascii="Calibri" w:hAnsi="Calibri" w:cs="Calibri"/>
          <w:color w:val="4472C4" w:themeColor="accent1"/>
        </w:rPr>
        <w:t xml:space="preserve"> sympathicus</w:t>
      </w:r>
      <w:del w:id="139" w:author="Milou Buijk" w:date="2021-12-29T11:48:00Z">
        <w:r w:rsidR="00BD0BC3" w:rsidDel="001C6179">
          <w:rPr>
            <w:rFonts w:ascii="Calibri" w:hAnsi="Calibri" w:cs="Calibri"/>
            <w:color w:val="4472C4" w:themeColor="accent1"/>
          </w:rPr>
          <w:br/>
        </w:r>
      </w:del>
    </w:p>
    <w:p w14:paraId="19DD6043" w14:textId="1C7D3EA0" w:rsidR="001E09E4" w:rsidRDefault="001E09E4" w:rsidP="00BD0BC3">
      <w:pPr>
        <w:ind w:firstLine="0"/>
        <w:rPr>
          <w:rFonts w:ascii="Calibri" w:hAnsi="Calibri" w:cs="Calibri"/>
          <w:color w:val="4472C4" w:themeColor="accent1"/>
        </w:rPr>
      </w:pPr>
    </w:p>
    <w:p w14:paraId="0629079B" w14:textId="77777777" w:rsidR="001E09E4" w:rsidRDefault="001E09E4" w:rsidP="001E09E4">
      <w:pPr>
        <w:ind w:firstLine="0"/>
        <w:rPr>
          <w:rFonts w:ascii="Calibri" w:hAnsi="Calibri" w:cs="Calibri"/>
          <w:color w:val="4472C4" w:themeColor="accent1"/>
        </w:rPr>
      </w:pPr>
      <w:r>
        <w:rPr>
          <w:rFonts w:ascii="Calibri" w:hAnsi="Calibri" w:cs="Calibri"/>
          <w:color w:val="4472C4" w:themeColor="accent1"/>
        </w:rPr>
        <w:t>Theorie:</w:t>
      </w:r>
    </w:p>
    <w:p w14:paraId="6F158BD0" w14:textId="77777777" w:rsidR="001E09E4" w:rsidRDefault="001E09E4" w:rsidP="001E09E4">
      <w:pPr>
        <w:ind w:firstLine="0"/>
        <w:rPr>
          <w:rFonts w:ascii="Calibri" w:hAnsi="Calibri" w:cs="Calibri"/>
          <w:color w:val="4472C4" w:themeColor="accent1"/>
        </w:rPr>
      </w:pPr>
      <w:r>
        <w:rPr>
          <w:rFonts w:ascii="Calibri" w:hAnsi="Calibri" w:cs="Calibri"/>
          <w:color w:val="4472C4" w:themeColor="accent1"/>
        </w:rPr>
        <w:t>He</w:t>
      </w:r>
      <w:r w:rsidRPr="0070236A">
        <w:rPr>
          <w:rFonts w:ascii="Calibri" w:hAnsi="Calibri" w:cs="Calibri"/>
          <w:color w:val="4472C4" w:themeColor="accent1"/>
        </w:rPr>
        <w:t xml:space="preserve">t sympathische en parasympathische </w:t>
      </w:r>
      <w:r>
        <w:rPr>
          <w:rFonts w:ascii="Calibri" w:hAnsi="Calibri" w:cs="Calibri"/>
          <w:color w:val="4472C4" w:themeColor="accent1"/>
        </w:rPr>
        <w:t>zenuwstelsel verschillen in structuur van elkaar. Eén van de eigenschappen waarin ze in verschillen is de ligging van de autonome ganglia.</w:t>
      </w:r>
    </w:p>
    <w:p w14:paraId="28A1A7D8" w14:textId="77777777" w:rsidR="001E09E4" w:rsidRDefault="001E09E4" w:rsidP="001E09E4">
      <w:pPr>
        <w:ind w:firstLine="0"/>
        <w:rPr>
          <w:rFonts w:ascii="Calibri" w:hAnsi="Calibri" w:cs="Calibri"/>
          <w:color w:val="4472C4" w:themeColor="accent1"/>
        </w:rPr>
      </w:pPr>
    </w:p>
    <w:p w14:paraId="5CB0D7EB" w14:textId="77777777" w:rsidR="001E09E4" w:rsidRDefault="001E09E4" w:rsidP="001E09E4">
      <w:pPr>
        <w:ind w:firstLine="0"/>
        <w:rPr>
          <w:rFonts w:ascii="Calibri" w:hAnsi="Calibri" w:cs="Calibri"/>
          <w:color w:val="4472C4" w:themeColor="accent1"/>
        </w:rPr>
      </w:pPr>
      <w:r>
        <w:rPr>
          <w:rFonts w:ascii="Calibri" w:hAnsi="Calibri" w:cs="Calibri"/>
          <w:color w:val="4472C4" w:themeColor="accent1"/>
        </w:rPr>
        <w:t>Stelling:</w:t>
      </w:r>
    </w:p>
    <w:p w14:paraId="07583308" w14:textId="5D7533F4" w:rsidR="001E09E4" w:rsidRDefault="001E09E4" w:rsidP="001E09E4">
      <w:pPr>
        <w:ind w:firstLine="0"/>
        <w:rPr>
          <w:rFonts w:ascii="Calibri" w:hAnsi="Calibri" w:cs="Calibri"/>
          <w:color w:val="4472C4" w:themeColor="accent1"/>
        </w:rPr>
      </w:pPr>
      <w:r>
        <w:rPr>
          <w:rFonts w:ascii="Calibri" w:hAnsi="Calibri" w:cs="Calibri"/>
          <w:color w:val="4472C4" w:themeColor="accent1"/>
        </w:rPr>
        <w:t>De autonome ganglia van het parasympathische zenuwstelsel liggen vlakbij of binnen het doelorgaan</w:t>
      </w:r>
      <w:ins w:id="140" w:author="Milou Buijk" w:date="2021-12-29T11:49:00Z">
        <w:r w:rsidR="001C6179">
          <w:rPr>
            <w:rFonts w:ascii="Calibri" w:hAnsi="Calibri" w:cs="Calibri"/>
            <w:color w:val="4472C4" w:themeColor="accent1"/>
          </w:rPr>
          <w:t>.</w:t>
        </w:r>
      </w:ins>
      <w:del w:id="141" w:author="Milou Buijk" w:date="2021-12-29T11:49:00Z">
        <w:r w:rsidDel="001C6179">
          <w:rPr>
            <w:rFonts w:ascii="Calibri" w:hAnsi="Calibri" w:cs="Calibri"/>
            <w:color w:val="4472C4" w:themeColor="accent1"/>
          </w:rPr>
          <w:delText xml:space="preserve"> </w:delText>
        </w:r>
      </w:del>
      <w:del w:id="142" w:author="Milou Buijk" w:date="2021-12-29T11:48:00Z">
        <w:r w:rsidDel="001C6179">
          <w:rPr>
            <w:rFonts w:ascii="Calibri" w:hAnsi="Calibri" w:cs="Calibri"/>
            <w:color w:val="4472C4" w:themeColor="accent1"/>
          </w:rPr>
          <w:delText>w</w:delText>
        </w:r>
      </w:del>
      <w:del w:id="143" w:author="Milou Buijk" w:date="2021-12-29T11:49:00Z">
        <w:r w:rsidDel="001C6179">
          <w:rPr>
            <w:rFonts w:ascii="Calibri" w:hAnsi="Calibri" w:cs="Calibri"/>
            <w:color w:val="4472C4" w:themeColor="accent1"/>
          </w:rPr>
          <w:delText>at zij innerveren.</w:delText>
        </w:r>
      </w:del>
      <w:r>
        <w:rPr>
          <w:rFonts w:ascii="Calibri" w:hAnsi="Calibri" w:cs="Calibri"/>
          <w:color w:val="4472C4" w:themeColor="accent1"/>
        </w:rPr>
        <w:t xml:space="preserve"> </w:t>
      </w:r>
    </w:p>
    <w:p w14:paraId="752A90BA" w14:textId="7CFF2B6C" w:rsidR="001E09E4" w:rsidRDefault="001E09E4" w:rsidP="001E09E4">
      <w:pPr>
        <w:ind w:firstLine="0"/>
        <w:rPr>
          <w:rFonts w:ascii="Calibri" w:hAnsi="Calibri" w:cs="Calibri"/>
          <w:color w:val="4472C4" w:themeColor="accent1"/>
        </w:rPr>
      </w:pPr>
    </w:p>
    <w:p w14:paraId="673F1F9F" w14:textId="77777777" w:rsidR="001E09E4" w:rsidRDefault="001E09E4" w:rsidP="001E09E4">
      <w:pPr>
        <w:ind w:firstLine="0"/>
        <w:rPr>
          <w:rFonts w:ascii="Calibri" w:hAnsi="Calibri" w:cs="Calibri"/>
          <w:b/>
          <w:bCs/>
          <w:color w:val="4472C4" w:themeColor="accent1"/>
        </w:rPr>
      </w:pPr>
      <w:r>
        <w:rPr>
          <w:rFonts w:ascii="Calibri" w:hAnsi="Calibri" w:cs="Calibri"/>
          <w:b/>
          <w:bCs/>
          <w:color w:val="4472C4" w:themeColor="accent1"/>
        </w:rPr>
        <w:t>Deze stelling is correct</w:t>
      </w:r>
    </w:p>
    <w:p w14:paraId="7BACF877" w14:textId="77777777" w:rsidR="001E09E4" w:rsidRDefault="001E09E4" w:rsidP="001E09E4">
      <w:pPr>
        <w:ind w:firstLine="0"/>
        <w:rPr>
          <w:rFonts w:ascii="Calibri" w:hAnsi="Calibri" w:cs="Calibri"/>
          <w:color w:val="4472C4" w:themeColor="accent1"/>
        </w:rPr>
      </w:pPr>
      <w:r>
        <w:rPr>
          <w:rFonts w:ascii="Calibri" w:hAnsi="Calibri" w:cs="Calibri"/>
          <w:color w:val="4472C4" w:themeColor="accent1"/>
        </w:rPr>
        <w:t>Deze stelling is niet correct</w:t>
      </w:r>
    </w:p>
    <w:p w14:paraId="6431D82D" w14:textId="35C4E80A" w:rsidR="001E09E4" w:rsidDel="001C6179" w:rsidRDefault="001E09E4" w:rsidP="001E09E4">
      <w:pPr>
        <w:ind w:firstLine="0"/>
        <w:rPr>
          <w:del w:id="144" w:author="Milou Buijk" w:date="2021-12-29T11:49:00Z"/>
          <w:rFonts w:ascii="Calibri" w:hAnsi="Calibri" w:cs="Calibri"/>
          <w:color w:val="4472C4" w:themeColor="accent1"/>
        </w:rPr>
      </w:pPr>
    </w:p>
    <w:p w14:paraId="5E069662" w14:textId="3DC403C5" w:rsidR="001E09E4" w:rsidRDefault="001E09E4" w:rsidP="001E09E4">
      <w:pPr>
        <w:ind w:firstLine="0"/>
        <w:rPr>
          <w:rFonts w:ascii="Calibri" w:hAnsi="Calibri" w:cs="Calibri"/>
          <w:color w:val="4472C4" w:themeColor="accent1"/>
        </w:rPr>
      </w:pPr>
    </w:p>
    <w:p w14:paraId="395D633A" w14:textId="77777777" w:rsidR="001E09E4" w:rsidRDefault="001E09E4" w:rsidP="001E09E4">
      <w:pPr>
        <w:ind w:firstLine="0"/>
        <w:rPr>
          <w:rFonts w:ascii="Calibri" w:hAnsi="Calibri" w:cs="Calibri"/>
          <w:color w:val="4472C4" w:themeColor="accent1"/>
        </w:rPr>
      </w:pPr>
      <w:r>
        <w:rPr>
          <w:rFonts w:ascii="Calibri" w:hAnsi="Calibri" w:cs="Calibri"/>
          <w:color w:val="4472C4" w:themeColor="accent1"/>
        </w:rPr>
        <w:t>Theorie:</w:t>
      </w:r>
    </w:p>
    <w:p w14:paraId="4EB46ECD" w14:textId="77777777" w:rsidR="001E09E4" w:rsidRDefault="001E09E4" w:rsidP="001E09E4">
      <w:pPr>
        <w:ind w:firstLine="0"/>
        <w:rPr>
          <w:rFonts w:ascii="Calibri" w:hAnsi="Calibri" w:cs="Calibri"/>
          <w:color w:val="4472C4" w:themeColor="accent1"/>
        </w:rPr>
      </w:pPr>
      <w:r>
        <w:rPr>
          <w:rFonts w:ascii="Calibri" w:hAnsi="Calibri" w:cs="Calibri"/>
          <w:color w:val="4472C4" w:themeColor="accent1"/>
        </w:rPr>
        <w:t>He</w:t>
      </w:r>
      <w:r w:rsidRPr="0070236A">
        <w:rPr>
          <w:rFonts w:ascii="Calibri" w:hAnsi="Calibri" w:cs="Calibri"/>
          <w:color w:val="4472C4" w:themeColor="accent1"/>
        </w:rPr>
        <w:t xml:space="preserve">t sympathische en parasympathische </w:t>
      </w:r>
      <w:r>
        <w:rPr>
          <w:rFonts w:ascii="Calibri" w:hAnsi="Calibri" w:cs="Calibri"/>
          <w:color w:val="4472C4" w:themeColor="accent1"/>
        </w:rPr>
        <w:t>zenuwstelsel verschillen in structuur van elkaar. Eén van de eigenschappen waarin ze in verschillen is de ligging van de autonome ganglia.</w:t>
      </w:r>
    </w:p>
    <w:p w14:paraId="7B0B9A4B" w14:textId="77777777" w:rsidR="001E09E4" w:rsidRDefault="001E09E4" w:rsidP="001E09E4">
      <w:pPr>
        <w:ind w:firstLine="0"/>
        <w:rPr>
          <w:rFonts w:ascii="Calibri" w:hAnsi="Calibri" w:cs="Calibri"/>
          <w:color w:val="4472C4" w:themeColor="accent1"/>
        </w:rPr>
      </w:pPr>
    </w:p>
    <w:p w14:paraId="072B17B3" w14:textId="77777777" w:rsidR="001E09E4" w:rsidRDefault="001E09E4" w:rsidP="001E09E4">
      <w:pPr>
        <w:ind w:firstLine="0"/>
        <w:rPr>
          <w:rFonts w:ascii="Calibri" w:hAnsi="Calibri" w:cs="Calibri"/>
          <w:color w:val="4472C4" w:themeColor="accent1"/>
        </w:rPr>
      </w:pPr>
      <w:r>
        <w:rPr>
          <w:rFonts w:ascii="Calibri" w:hAnsi="Calibri" w:cs="Calibri"/>
          <w:color w:val="4472C4" w:themeColor="accent1"/>
        </w:rPr>
        <w:t>Stelling:</w:t>
      </w:r>
    </w:p>
    <w:p w14:paraId="1B38E999" w14:textId="38A14368" w:rsidR="001E09E4" w:rsidRDefault="001E09E4" w:rsidP="001E09E4">
      <w:pPr>
        <w:ind w:firstLine="0"/>
        <w:rPr>
          <w:rFonts w:ascii="Calibri" w:hAnsi="Calibri" w:cs="Calibri"/>
          <w:color w:val="4472C4" w:themeColor="accent1"/>
        </w:rPr>
      </w:pPr>
      <w:r>
        <w:rPr>
          <w:rFonts w:ascii="Calibri" w:hAnsi="Calibri" w:cs="Calibri"/>
          <w:color w:val="4472C4" w:themeColor="accent1"/>
        </w:rPr>
        <w:t>De autonome ganglia van het parasympathische zenuwstelsel liggen in het ruggenmerg.</w:t>
      </w:r>
    </w:p>
    <w:p w14:paraId="1DA3CA72" w14:textId="2F9A2CD7" w:rsidR="001E09E4" w:rsidRDefault="001E09E4" w:rsidP="001E09E4">
      <w:pPr>
        <w:ind w:firstLine="0"/>
        <w:rPr>
          <w:rFonts w:ascii="Calibri" w:hAnsi="Calibri" w:cs="Calibri"/>
          <w:color w:val="4472C4" w:themeColor="accent1"/>
        </w:rPr>
      </w:pPr>
    </w:p>
    <w:p w14:paraId="0D49FC88" w14:textId="77777777" w:rsidR="001E09E4" w:rsidRPr="008E44A4" w:rsidRDefault="001E09E4" w:rsidP="001E09E4">
      <w:pPr>
        <w:ind w:firstLine="0"/>
        <w:rPr>
          <w:rFonts w:ascii="Calibri" w:hAnsi="Calibri" w:cs="Calibri"/>
          <w:color w:val="4472C4" w:themeColor="accent1"/>
        </w:rPr>
      </w:pPr>
      <w:r w:rsidRPr="008E44A4">
        <w:rPr>
          <w:rFonts w:ascii="Calibri" w:hAnsi="Calibri" w:cs="Calibri"/>
          <w:color w:val="4472C4" w:themeColor="accent1"/>
        </w:rPr>
        <w:t>Deze stelling is correct</w:t>
      </w:r>
    </w:p>
    <w:p w14:paraId="6A699E1B" w14:textId="77777777" w:rsidR="001E09E4" w:rsidRPr="008E44A4" w:rsidRDefault="001E09E4" w:rsidP="001E09E4">
      <w:pPr>
        <w:ind w:firstLine="0"/>
        <w:rPr>
          <w:rFonts w:ascii="Calibri" w:hAnsi="Calibri" w:cs="Calibri"/>
          <w:b/>
          <w:bCs/>
          <w:color w:val="4472C4" w:themeColor="accent1"/>
        </w:rPr>
      </w:pPr>
      <w:r w:rsidRPr="008E44A4">
        <w:rPr>
          <w:rFonts w:ascii="Calibri" w:hAnsi="Calibri" w:cs="Calibri"/>
          <w:b/>
          <w:bCs/>
          <w:color w:val="4472C4" w:themeColor="accent1"/>
        </w:rPr>
        <w:t>Deze stelling is niet correct</w:t>
      </w:r>
    </w:p>
    <w:p w14:paraId="70E3748E" w14:textId="77777777" w:rsidR="001E09E4" w:rsidRDefault="001E09E4" w:rsidP="001E09E4">
      <w:pPr>
        <w:ind w:firstLine="0"/>
        <w:rPr>
          <w:rFonts w:ascii="Calibri" w:hAnsi="Calibri" w:cs="Calibri"/>
          <w:color w:val="4472C4" w:themeColor="accent1"/>
        </w:rPr>
      </w:pPr>
    </w:p>
    <w:p w14:paraId="60FB6A5D" w14:textId="77777777" w:rsidR="001E09E4" w:rsidRDefault="001E09E4" w:rsidP="001E09E4">
      <w:pPr>
        <w:ind w:firstLine="0"/>
        <w:rPr>
          <w:rFonts w:ascii="Calibri" w:hAnsi="Calibri" w:cs="Calibri"/>
          <w:color w:val="4472C4" w:themeColor="accent1"/>
        </w:rPr>
      </w:pPr>
      <w:r>
        <w:rPr>
          <w:rFonts w:ascii="Calibri" w:hAnsi="Calibri" w:cs="Calibri"/>
          <w:color w:val="4472C4" w:themeColor="accent1"/>
        </w:rPr>
        <w:t xml:space="preserve">Extra info: </w:t>
      </w:r>
    </w:p>
    <w:p w14:paraId="484C748D" w14:textId="49D366D1" w:rsidR="001E09E4" w:rsidRDefault="001E09E4" w:rsidP="001E09E4">
      <w:pPr>
        <w:ind w:firstLine="0"/>
        <w:rPr>
          <w:rFonts w:ascii="Calibri" w:hAnsi="Calibri" w:cs="Calibri"/>
          <w:color w:val="4472C4" w:themeColor="accent1"/>
        </w:rPr>
      </w:pPr>
      <w:r>
        <w:rPr>
          <w:rFonts w:ascii="Calibri" w:hAnsi="Calibri" w:cs="Calibri"/>
          <w:color w:val="4472C4" w:themeColor="accent1"/>
        </w:rPr>
        <w:t>De autonome ganglia van het parasympathische zenuwstelsel liggen vlakbij of binnen het doelorgaan</w:t>
      </w:r>
      <w:ins w:id="145" w:author="Milou Buijk" w:date="2021-12-29T11:49:00Z">
        <w:r w:rsidR="001C6179">
          <w:rPr>
            <w:rFonts w:ascii="Calibri" w:hAnsi="Calibri" w:cs="Calibri"/>
            <w:color w:val="4472C4" w:themeColor="accent1"/>
          </w:rPr>
          <w:t>.</w:t>
        </w:r>
      </w:ins>
      <w:del w:id="146" w:author="Milou Buijk" w:date="2021-12-29T11:49:00Z">
        <w:r w:rsidDel="001C6179">
          <w:rPr>
            <w:rFonts w:ascii="Calibri" w:hAnsi="Calibri" w:cs="Calibri"/>
            <w:color w:val="4472C4" w:themeColor="accent1"/>
          </w:rPr>
          <w:delText xml:space="preserve"> wat zij innerveren. </w:delText>
        </w:r>
      </w:del>
    </w:p>
    <w:p w14:paraId="0BD83913" w14:textId="77777777" w:rsidR="001E09E4" w:rsidRPr="00BD0BC3" w:rsidDel="001C6179" w:rsidRDefault="001E09E4" w:rsidP="00BD0BC3">
      <w:pPr>
        <w:ind w:firstLine="0"/>
        <w:rPr>
          <w:del w:id="147" w:author="Milou Buijk" w:date="2021-12-29T11:49:00Z"/>
          <w:rFonts w:ascii="Calibri" w:hAnsi="Calibri" w:cs="Calibri"/>
          <w:color w:val="4472C4" w:themeColor="accent1"/>
        </w:rPr>
      </w:pPr>
    </w:p>
    <w:p w14:paraId="0BBB9331" w14:textId="360A8828" w:rsidR="00375BBE" w:rsidRDefault="00375BBE" w:rsidP="00384B50">
      <w:pPr>
        <w:ind w:firstLine="0"/>
        <w:rPr>
          <w:rFonts w:ascii="Calibri" w:hAnsi="Calibri" w:cs="Calibri"/>
          <w:color w:val="FF0000"/>
        </w:rPr>
      </w:pPr>
    </w:p>
    <w:p w14:paraId="4D1639B4" w14:textId="2F76B00C" w:rsidR="00375BBE" w:rsidRDefault="00375BBE" w:rsidP="00384B50">
      <w:pPr>
        <w:ind w:firstLine="0"/>
        <w:rPr>
          <w:rFonts w:ascii="Calibri" w:hAnsi="Calibri" w:cs="Calibri"/>
          <w:color w:val="FF0000"/>
        </w:rPr>
      </w:pPr>
      <w:r>
        <w:rPr>
          <w:rFonts w:ascii="Calibri" w:hAnsi="Calibri" w:cs="Calibri"/>
          <w:color w:val="FF0000"/>
        </w:rPr>
        <w:t>Leerdoel: de student weet dat bij het sympathische zenuwstelsel de preganglionaire neuronen korter zijn dan in de postganglionaire neuronen.</w:t>
      </w:r>
    </w:p>
    <w:p w14:paraId="774C8D0E" w14:textId="4ECC43FA" w:rsidR="001E09E4" w:rsidRDefault="001E09E4" w:rsidP="00384B50">
      <w:pPr>
        <w:ind w:firstLine="0"/>
        <w:rPr>
          <w:rFonts w:ascii="Calibri" w:hAnsi="Calibri" w:cs="Calibri"/>
          <w:color w:val="FF0000"/>
        </w:rPr>
      </w:pPr>
    </w:p>
    <w:p w14:paraId="0D58AB42" w14:textId="6F87F8E2" w:rsidR="001E09E4" w:rsidRDefault="001E09E4" w:rsidP="00384B50">
      <w:pPr>
        <w:ind w:firstLine="0"/>
        <w:rPr>
          <w:rFonts w:ascii="Calibri" w:hAnsi="Calibri" w:cs="Calibri"/>
          <w:color w:val="4472C4" w:themeColor="accent1"/>
        </w:rPr>
      </w:pPr>
      <w:r>
        <w:rPr>
          <w:rFonts w:ascii="Calibri" w:hAnsi="Calibri" w:cs="Calibri"/>
          <w:color w:val="4472C4" w:themeColor="accent1"/>
        </w:rPr>
        <w:t>Fluster</w:t>
      </w:r>
    </w:p>
    <w:p w14:paraId="4E63E18C" w14:textId="68D0A3FB" w:rsidR="001E09E4" w:rsidRDefault="001E09E4" w:rsidP="00384B50">
      <w:pPr>
        <w:ind w:firstLine="0"/>
        <w:rPr>
          <w:rFonts w:ascii="Calibri" w:hAnsi="Calibri" w:cs="Calibri"/>
          <w:color w:val="4472C4" w:themeColor="accent1"/>
        </w:rPr>
      </w:pPr>
    </w:p>
    <w:p w14:paraId="272FB225" w14:textId="711B0EA8" w:rsidR="001E09E4" w:rsidRDefault="001E09E4" w:rsidP="00384B50">
      <w:pPr>
        <w:ind w:firstLine="0"/>
        <w:rPr>
          <w:rFonts w:ascii="Calibri" w:hAnsi="Calibri" w:cs="Calibri"/>
          <w:color w:val="4472C4" w:themeColor="accent1"/>
        </w:rPr>
      </w:pPr>
      <w:r>
        <w:rPr>
          <w:rFonts w:ascii="Calibri" w:hAnsi="Calibri" w:cs="Calibri"/>
          <w:color w:val="4472C4" w:themeColor="accent1"/>
        </w:rPr>
        <w:t>Theorie:</w:t>
      </w:r>
    </w:p>
    <w:p w14:paraId="18C9F042" w14:textId="7071BF06" w:rsidR="001E09E4" w:rsidRDefault="001E09E4" w:rsidP="001E09E4">
      <w:pPr>
        <w:ind w:firstLine="0"/>
        <w:rPr>
          <w:rFonts w:ascii="Calibri" w:hAnsi="Calibri" w:cs="Calibri"/>
          <w:color w:val="4472C4" w:themeColor="accent1"/>
        </w:rPr>
      </w:pPr>
      <w:r>
        <w:rPr>
          <w:rFonts w:ascii="Calibri" w:hAnsi="Calibri" w:cs="Calibri"/>
          <w:color w:val="4472C4" w:themeColor="accent1"/>
        </w:rPr>
        <w:lastRenderedPageBreak/>
        <w:t>He</w:t>
      </w:r>
      <w:r w:rsidRPr="0070236A">
        <w:rPr>
          <w:rFonts w:ascii="Calibri" w:hAnsi="Calibri" w:cs="Calibri"/>
          <w:color w:val="4472C4" w:themeColor="accent1"/>
        </w:rPr>
        <w:t xml:space="preserve">t sympathische en parasympathische </w:t>
      </w:r>
      <w:r>
        <w:rPr>
          <w:rFonts w:ascii="Calibri" w:hAnsi="Calibri" w:cs="Calibri"/>
          <w:color w:val="4472C4" w:themeColor="accent1"/>
        </w:rPr>
        <w:t>zenuwstelsel verschillen in structuur van elkaar. Eén van de eigenschappen waarin ze in verschillen is de lengte van de pre- en postganglionaire axonen.</w:t>
      </w:r>
    </w:p>
    <w:p w14:paraId="56BA4C87" w14:textId="4416C0EB" w:rsidR="001E09E4" w:rsidRDefault="001E09E4" w:rsidP="001E09E4">
      <w:pPr>
        <w:ind w:firstLine="0"/>
        <w:rPr>
          <w:rFonts w:ascii="Calibri" w:hAnsi="Calibri" w:cs="Calibri"/>
          <w:color w:val="4472C4" w:themeColor="accent1"/>
        </w:rPr>
      </w:pPr>
    </w:p>
    <w:p w14:paraId="37F3C419" w14:textId="2F610CA4" w:rsidR="001E09E4" w:rsidRDefault="001E09E4" w:rsidP="001E09E4">
      <w:pPr>
        <w:ind w:firstLine="0"/>
        <w:rPr>
          <w:rFonts w:ascii="Calibri" w:hAnsi="Calibri" w:cs="Calibri"/>
          <w:color w:val="4472C4" w:themeColor="accent1"/>
        </w:rPr>
      </w:pPr>
      <w:r>
        <w:rPr>
          <w:rFonts w:ascii="Calibri" w:hAnsi="Calibri" w:cs="Calibri"/>
          <w:color w:val="4472C4" w:themeColor="accent1"/>
        </w:rPr>
        <w:t>Vraag</w:t>
      </w:r>
      <w:ins w:id="148" w:author="Milou Buijk" w:date="2021-12-29T11:54:00Z">
        <w:r w:rsidR="001C6179">
          <w:rPr>
            <w:rFonts w:ascii="Calibri" w:hAnsi="Calibri" w:cs="Calibri"/>
            <w:color w:val="4472C4" w:themeColor="accent1"/>
          </w:rPr>
          <w:t>:</w:t>
        </w:r>
      </w:ins>
      <w:del w:id="149" w:author="Milou Buijk" w:date="2021-12-29T11:54:00Z">
        <w:r w:rsidDel="001C6179">
          <w:rPr>
            <w:rFonts w:ascii="Calibri" w:hAnsi="Calibri" w:cs="Calibri"/>
            <w:color w:val="4472C4" w:themeColor="accent1"/>
          </w:rPr>
          <w:delText>;</w:delText>
        </w:r>
      </w:del>
      <w:r>
        <w:rPr>
          <w:rFonts w:ascii="Calibri" w:hAnsi="Calibri" w:cs="Calibri"/>
          <w:color w:val="4472C4" w:themeColor="accent1"/>
        </w:rPr>
        <w:br/>
        <w:t>W</w:t>
      </w:r>
      <w:ins w:id="150" w:author="Milou Buijk" w:date="2021-12-29T11:52:00Z">
        <w:r w:rsidR="001C6179">
          <w:rPr>
            <w:rFonts w:ascii="Calibri" w:hAnsi="Calibri" w:cs="Calibri"/>
            <w:color w:val="4472C4" w:themeColor="accent1"/>
          </w:rPr>
          <w:t xml:space="preserve">elke </w:t>
        </w:r>
      </w:ins>
      <w:ins w:id="151" w:author="Milou Buijk" w:date="2021-12-29T11:53:00Z">
        <w:r w:rsidR="001C6179">
          <w:rPr>
            <w:rFonts w:ascii="Calibri" w:hAnsi="Calibri" w:cs="Calibri"/>
            <w:color w:val="4472C4" w:themeColor="accent1"/>
          </w:rPr>
          <w:t>antwoord</w:t>
        </w:r>
      </w:ins>
      <w:ins w:id="152" w:author="Milou Buijk" w:date="2021-12-29T11:52:00Z">
        <w:r w:rsidR="001C6179">
          <w:rPr>
            <w:rFonts w:ascii="Calibri" w:hAnsi="Calibri" w:cs="Calibri"/>
            <w:color w:val="4472C4" w:themeColor="accent1"/>
          </w:rPr>
          <w:t>optie</w:t>
        </w:r>
      </w:ins>
      <w:del w:id="153" w:author="Milou Buijk" w:date="2021-12-29T11:52:00Z">
        <w:r w:rsidDel="001C6179">
          <w:rPr>
            <w:rFonts w:ascii="Calibri" w:hAnsi="Calibri" w:cs="Calibri"/>
            <w:color w:val="4472C4" w:themeColor="accent1"/>
          </w:rPr>
          <w:delText>at</w:delText>
        </w:r>
      </w:del>
      <w:r>
        <w:rPr>
          <w:rFonts w:ascii="Calibri" w:hAnsi="Calibri" w:cs="Calibri"/>
          <w:color w:val="4472C4" w:themeColor="accent1"/>
        </w:rPr>
        <w:t xml:space="preserve"> is correct </w:t>
      </w:r>
      <w:commentRangeStart w:id="154"/>
      <w:r>
        <w:rPr>
          <w:rFonts w:ascii="Calibri" w:hAnsi="Calibri" w:cs="Calibri"/>
          <w:color w:val="4472C4" w:themeColor="accent1"/>
        </w:rPr>
        <w:t xml:space="preserve">over de lengte van de pre- en </w:t>
      </w:r>
      <w:proofErr w:type="spellStart"/>
      <w:r>
        <w:rPr>
          <w:rFonts w:ascii="Calibri" w:hAnsi="Calibri" w:cs="Calibri"/>
          <w:color w:val="4472C4" w:themeColor="accent1"/>
        </w:rPr>
        <w:t>postganglionaire</w:t>
      </w:r>
      <w:proofErr w:type="spellEnd"/>
      <w:r>
        <w:rPr>
          <w:rFonts w:ascii="Calibri" w:hAnsi="Calibri" w:cs="Calibri"/>
          <w:color w:val="4472C4" w:themeColor="accent1"/>
        </w:rPr>
        <w:t xml:space="preserve"> axonen</w:t>
      </w:r>
      <w:commentRangeEnd w:id="154"/>
      <w:r w:rsidR="001C6179">
        <w:rPr>
          <w:rStyle w:val="Verwijzingopmerking"/>
        </w:rPr>
        <w:commentReference w:id="154"/>
      </w:r>
      <w:r>
        <w:rPr>
          <w:rFonts w:ascii="Calibri" w:hAnsi="Calibri" w:cs="Calibri"/>
          <w:color w:val="4472C4" w:themeColor="accent1"/>
        </w:rPr>
        <w:t>?</w:t>
      </w:r>
    </w:p>
    <w:p w14:paraId="702EA48F" w14:textId="486C0320" w:rsidR="001E09E4" w:rsidRDefault="001E09E4" w:rsidP="001E09E4">
      <w:pPr>
        <w:ind w:firstLine="0"/>
        <w:rPr>
          <w:rFonts w:ascii="Calibri" w:hAnsi="Calibri" w:cs="Calibri"/>
          <w:color w:val="4472C4" w:themeColor="accent1"/>
        </w:rPr>
      </w:pPr>
    </w:p>
    <w:p w14:paraId="01B0BD43" w14:textId="77777777" w:rsidR="001650D2" w:rsidRDefault="001650D2" w:rsidP="001650D2">
      <w:pPr>
        <w:ind w:firstLine="0"/>
        <w:rPr>
          <w:rFonts w:ascii="Calibri" w:hAnsi="Calibri" w:cs="Calibri"/>
          <w:b/>
          <w:bCs/>
          <w:color w:val="4472C4" w:themeColor="accent1"/>
        </w:rPr>
      </w:pPr>
      <w:r w:rsidRPr="001650D2">
        <w:rPr>
          <w:rFonts w:ascii="Calibri" w:hAnsi="Calibri" w:cs="Calibri"/>
          <w:b/>
          <w:bCs/>
          <w:color w:val="4472C4" w:themeColor="accent1"/>
        </w:rPr>
        <w:t>Bij het sympathische zenuwstelsel zijn de preganglionaire neuronen korter dan de postganglionaire</w:t>
      </w:r>
    </w:p>
    <w:p w14:paraId="72C0C228" w14:textId="6BF234AA" w:rsidR="001E09E4" w:rsidRDefault="001E09E4" w:rsidP="001E09E4">
      <w:pPr>
        <w:ind w:firstLine="0"/>
        <w:rPr>
          <w:rFonts w:ascii="Calibri" w:hAnsi="Calibri" w:cs="Calibri"/>
          <w:color w:val="4472C4" w:themeColor="accent1"/>
        </w:rPr>
      </w:pPr>
      <w:r>
        <w:rPr>
          <w:rFonts w:ascii="Calibri" w:hAnsi="Calibri" w:cs="Calibri"/>
          <w:color w:val="4472C4" w:themeColor="accent1"/>
        </w:rPr>
        <w:t xml:space="preserve">De lengte is afhankelijk van de </w:t>
      </w:r>
      <w:r w:rsidR="001650D2">
        <w:rPr>
          <w:rFonts w:ascii="Calibri" w:hAnsi="Calibri" w:cs="Calibri"/>
          <w:color w:val="4472C4" w:themeColor="accent1"/>
        </w:rPr>
        <w:t>hyalinisatie van het axon</w:t>
      </w:r>
    </w:p>
    <w:p w14:paraId="0BAAB860" w14:textId="25348CD1" w:rsidR="001650D2" w:rsidRDefault="001650D2" w:rsidP="001E09E4">
      <w:pPr>
        <w:ind w:firstLine="0"/>
        <w:rPr>
          <w:rFonts w:ascii="Calibri" w:hAnsi="Calibri" w:cs="Calibri"/>
          <w:color w:val="4472C4" w:themeColor="accent1"/>
        </w:rPr>
      </w:pPr>
      <w:r>
        <w:rPr>
          <w:rFonts w:ascii="Calibri" w:hAnsi="Calibri" w:cs="Calibri"/>
          <w:color w:val="4472C4" w:themeColor="accent1"/>
        </w:rPr>
        <w:t>Beide bovenstaande</w:t>
      </w:r>
    </w:p>
    <w:p w14:paraId="1D91393A" w14:textId="6922CD0D" w:rsidR="001650D2" w:rsidRDefault="001650D2" w:rsidP="001E09E4">
      <w:pPr>
        <w:ind w:firstLine="0"/>
        <w:rPr>
          <w:rFonts w:ascii="Calibri" w:hAnsi="Calibri" w:cs="Calibri"/>
          <w:color w:val="4472C4" w:themeColor="accent1"/>
        </w:rPr>
      </w:pPr>
      <w:r>
        <w:rPr>
          <w:rFonts w:ascii="Calibri" w:hAnsi="Calibri" w:cs="Calibri"/>
          <w:color w:val="4472C4" w:themeColor="accent1"/>
        </w:rPr>
        <w:t>Geen van bovenstaande</w:t>
      </w:r>
    </w:p>
    <w:p w14:paraId="77215E0F" w14:textId="6C0AF8ED" w:rsidR="001650D2" w:rsidRDefault="001650D2" w:rsidP="001E09E4">
      <w:pPr>
        <w:ind w:firstLine="0"/>
        <w:rPr>
          <w:rFonts w:ascii="Calibri" w:hAnsi="Calibri" w:cs="Calibri"/>
          <w:color w:val="4472C4" w:themeColor="accent1"/>
        </w:rPr>
      </w:pPr>
    </w:p>
    <w:p w14:paraId="7BFC957A" w14:textId="364A624C" w:rsidR="001650D2" w:rsidRDefault="001650D2" w:rsidP="001E09E4">
      <w:pPr>
        <w:ind w:firstLine="0"/>
        <w:rPr>
          <w:rFonts w:ascii="Calibri" w:hAnsi="Calibri" w:cs="Calibri"/>
          <w:color w:val="4472C4" w:themeColor="accent1"/>
        </w:rPr>
      </w:pPr>
      <w:r>
        <w:rPr>
          <w:rFonts w:ascii="Calibri" w:hAnsi="Calibri" w:cs="Calibri"/>
          <w:color w:val="4472C4" w:themeColor="accent1"/>
        </w:rPr>
        <w:t xml:space="preserve">Extra info: </w:t>
      </w:r>
    </w:p>
    <w:p w14:paraId="5EA9C11E" w14:textId="69603B35" w:rsidR="001650D2" w:rsidRDefault="001650D2" w:rsidP="001650D2">
      <w:pPr>
        <w:ind w:firstLine="0"/>
        <w:rPr>
          <w:rFonts w:ascii="Calibri" w:hAnsi="Calibri" w:cs="Calibri"/>
          <w:color w:val="4472C4" w:themeColor="accent1"/>
        </w:rPr>
      </w:pPr>
      <w:r w:rsidRPr="001650D2">
        <w:rPr>
          <w:rFonts w:ascii="Calibri" w:hAnsi="Calibri" w:cs="Calibri"/>
          <w:color w:val="4472C4" w:themeColor="accent1"/>
        </w:rPr>
        <w:t>De afstand die een preganglionair of postganglionair neuron aflegt, hangt af van de locatie van het autonome ganglion</w:t>
      </w:r>
      <w:r>
        <w:rPr>
          <w:rFonts w:ascii="Calibri" w:hAnsi="Calibri" w:cs="Calibri"/>
          <w:color w:val="4472C4" w:themeColor="accent1"/>
        </w:rPr>
        <w:t xml:space="preserve">. </w:t>
      </w:r>
      <w:r w:rsidRPr="001650D2">
        <w:rPr>
          <w:rFonts w:ascii="Calibri" w:hAnsi="Calibri" w:cs="Calibri"/>
          <w:color w:val="4472C4" w:themeColor="accent1"/>
        </w:rPr>
        <w:t>Binnen het sympathische zenuwstelsel liggen de ganglia in de buurt van de wervels, waardoor de preganglionaire neuronen veel korter zijn dan de postganglionaire neuronen</w:t>
      </w:r>
    </w:p>
    <w:p w14:paraId="2BCC3DB1" w14:textId="5567762F" w:rsidR="001650D2" w:rsidDel="001C6179" w:rsidRDefault="001650D2" w:rsidP="001650D2">
      <w:pPr>
        <w:ind w:firstLine="0"/>
        <w:rPr>
          <w:del w:id="155" w:author="Milou Buijk" w:date="2021-12-29T11:49:00Z"/>
          <w:rFonts w:ascii="Calibri" w:hAnsi="Calibri" w:cs="Calibri"/>
          <w:color w:val="4472C4" w:themeColor="accent1"/>
        </w:rPr>
      </w:pPr>
    </w:p>
    <w:p w14:paraId="7D2DBC77" w14:textId="5EA427CD" w:rsidR="001650D2" w:rsidRDefault="001650D2" w:rsidP="001650D2">
      <w:pPr>
        <w:ind w:firstLine="0"/>
        <w:rPr>
          <w:rFonts w:ascii="Calibri" w:hAnsi="Calibri" w:cs="Calibri"/>
          <w:color w:val="4472C4" w:themeColor="accent1"/>
        </w:rPr>
      </w:pPr>
    </w:p>
    <w:p w14:paraId="7642A3D0" w14:textId="77777777" w:rsidR="001650D2" w:rsidRDefault="001650D2" w:rsidP="001650D2">
      <w:pPr>
        <w:ind w:firstLine="0"/>
        <w:rPr>
          <w:rFonts w:ascii="Calibri" w:hAnsi="Calibri" w:cs="Calibri"/>
          <w:color w:val="4472C4" w:themeColor="accent1"/>
        </w:rPr>
      </w:pPr>
      <w:r>
        <w:rPr>
          <w:rFonts w:ascii="Calibri" w:hAnsi="Calibri" w:cs="Calibri"/>
          <w:color w:val="4472C4" w:themeColor="accent1"/>
        </w:rPr>
        <w:t>Theorie:</w:t>
      </w:r>
    </w:p>
    <w:p w14:paraId="75934949" w14:textId="77777777" w:rsidR="001650D2" w:rsidRDefault="001650D2" w:rsidP="001650D2">
      <w:pPr>
        <w:ind w:firstLine="0"/>
        <w:rPr>
          <w:rFonts w:ascii="Calibri" w:hAnsi="Calibri" w:cs="Calibri"/>
          <w:color w:val="4472C4" w:themeColor="accent1"/>
        </w:rPr>
      </w:pPr>
      <w:r>
        <w:rPr>
          <w:rFonts w:ascii="Calibri" w:hAnsi="Calibri" w:cs="Calibri"/>
          <w:color w:val="4472C4" w:themeColor="accent1"/>
        </w:rPr>
        <w:t>He</w:t>
      </w:r>
      <w:r w:rsidRPr="0070236A">
        <w:rPr>
          <w:rFonts w:ascii="Calibri" w:hAnsi="Calibri" w:cs="Calibri"/>
          <w:color w:val="4472C4" w:themeColor="accent1"/>
        </w:rPr>
        <w:t xml:space="preserve">t sympathische en parasympathische </w:t>
      </w:r>
      <w:r>
        <w:rPr>
          <w:rFonts w:ascii="Calibri" w:hAnsi="Calibri" w:cs="Calibri"/>
          <w:color w:val="4472C4" w:themeColor="accent1"/>
        </w:rPr>
        <w:t>zenuwstelsel verschillen in structuur van elkaar. Eén van de eigenschappen waarin ze in verschillen is de lengte van de pre- en postganglionaire axonen.</w:t>
      </w:r>
    </w:p>
    <w:p w14:paraId="5A97C601" w14:textId="2E6F76EC" w:rsidR="001650D2" w:rsidRDefault="001650D2" w:rsidP="001650D2">
      <w:pPr>
        <w:ind w:firstLine="0"/>
        <w:rPr>
          <w:rFonts w:ascii="Calibri" w:hAnsi="Calibri" w:cs="Calibri"/>
          <w:color w:val="4472C4" w:themeColor="accent1"/>
        </w:rPr>
      </w:pPr>
    </w:p>
    <w:p w14:paraId="053209E3" w14:textId="54B61D18" w:rsidR="001650D2" w:rsidRDefault="001650D2" w:rsidP="001650D2">
      <w:pPr>
        <w:ind w:firstLine="0"/>
        <w:rPr>
          <w:rFonts w:ascii="Calibri" w:hAnsi="Calibri" w:cs="Calibri"/>
          <w:color w:val="4472C4" w:themeColor="accent1"/>
        </w:rPr>
      </w:pPr>
      <w:r>
        <w:rPr>
          <w:rFonts w:ascii="Calibri" w:hAnsi="Calibri" w:cs="Calibri"/>
          <w:color w:val="4472C4" w:themeColor="accent1"/>
        </w:rPr>
        <w:t>Stelling:</w:t>
      </w:r>
    </w:p>
    <w:p w14:paraId="6987030C" w14:textId="2C1EA565" w:rsidR="001650D2" w:rsidRPr="001650D2" w:rsidRDefault="001650D2" w:rsidP="001650D2">
      <w:pPr>
        <w:ind w:firstLine="0"/>
        <w:rPr>
          <w:rFonts w:ascii="Calibri" w:hAnsi="Calibri" w:cs="Calibri"/>
          <w:color w:val="4472C4" w:themeColor="accent1"/>
        </w:rPr>
      </w:pPr>
      <w:r w:rsidRPr="001650D2">
        <w:rPr>
          <w:rFonts w:ascii="Calibri" w:hAnsi="Calibri" w:cs="Calibri"/>
          <w:color w:val="4472C4" w:themeColor="accent1"/>
        </w:rPr>
        <w:t>Bij het sympathische zenuwstelsel zijn de preganglionaire neuronen langer dan de postganglionaire neuronen.</w:t>
      </w:r>
    </w:p>
    <w:p w14:paraId="360E3CCA" w14:textId="77777777" w:rsidR="001E09E4" w:rsidRPr="001E09E4" w:rsidRDefault="001E09E4" w:rsidP="00384B50">
      <w:pPr>
        <w:ind w:firstLine="0"/>
        <w:rPr>
          <w:rFonts w:ascii="Calibri" w:hAnsi="Calibri" w:cs="Calibri"/>
          <w:color w:val="4472C4" w:themeColor="accent1"/>
        </w:rPr>
      </w:pPr>
    </w:p>
    <w:p w14:paraId="0AC26E15" w14:textId="77777777" w:rsidR="001650D2" w:rsidRPr="008E44A4" w:rsidRDefault="001650D2" w:rsidP="001650D2">
      <w:pPr>
        <w:ind w:firstLine="0"/>
        <w:rPr>
          <w:rFonts w:ascii="Calibri" w:hAnsi="Calibri" w:cs="Calibri"/>
          <w:color w:val="4472C4" w:themeColor="accent1"/>
        </w:rPr>
      </w:pPr>
      <w:r w:rsidRPr="008E44A4">
        <w:rPr>
          <w:rFonts w:ascii="Calibri" w:hAnsi="Calibri" w:cs="Calibri"/>
          <w:color w:val="4472C4" w:themeColor="accent1"/>
        </w:rPr>
        <w:t>Deze stelling is correct</w:t>
      </w:r>
    </w:p>
    <w:p w14:paraId="6005D0FA" w14:textId="77777777" w:rsidR="001650D2" w:rsidRPr="008E44A4" w:rsidRDefault="001650D2" w:rsidP="001650D2">
      <w:pPr>
        <w:ind w:firstLine="0"/>
        <w:rPr>
          <w:rFonts w:ascii="Calibri" w:hAnsi="Calibri" w:cs="Calibri"/>
          <w:b/>
          <w:bCs/>
          <w:color w:val="4472C4" w:themeColor="accent1"/>
        </w:rPr>
      </w:pPr>
      <w:r w:rsidRPr="008E44A4">
        <w:rPr>
          <w:rFonts w:ascii="Calibri" w:hAnsi="Calibri" w:cs="Calibri"/>
          <w:b/>
          <w:bCs/>
          <w:color w:val="4472C4" w:themeColor="accent1"/>
        </w:rPr>
        <w:t>Deze stelling is niet correct</w:t>
      </w:r>
    </w:p>
    <w:p w14:paraId="5A2EED3F" w14:textId="77777777" w:rsidR="001650D2" w:rsidRDefault="001650D2" w:rsidP="001650D2">
      <w:pPr>
        <w:ind w:firstLine="0"/>
        <w:rPr>
          <w:rFonts w:ascii="Calibri" w:hAnsi="Calibri" w:cs="Calibri"/>
          <w:color w:val="4472C4" w:themeColor="accent1"/>
        </w:rPr>
      </w:pPr>
    </w:p>
    <w:p w14:paraId="55506F57" w14:textId="77777777" w:rsidR="001650D2" w:rsidRDefault="001650D2" w:rsidP="001650D2">
      <w:pPr>
        <w:ind w:firstLine="0"/>
        <w:rPr>
          <w:rFonts w:ascii="Calibri" w:hAnsi="Calibri" w:cs="Calibri"/>
          <w:color w:val="4472C4" w:themeColor="accent1"/>
        </w:rPr>
      </w:pPr>
      <w:r>
        <w:rPr>
          <w:rFonts w:ascii="Calibri" w:hAnsi="Calibri" w:cs="Calibri"/>
          <w:color w:val="4472C4" w:themeColor="accent1"/>
        </w:rPr>
        <w:t xml:space="preserve">Extra info: </w:t>
      </w:r>
    </w:p>
    <w:p w14:paraId="79FB48F6" w14:textId="77777777" w:rsidR="001650D2" w:rsidRDefault="001650D2" w:rsidP="001650D2">
      <w:pPr>
        <w:ind w:firstLine="0"/>
        <w:rPr>
          <w:rFonts w:ascii="Calibri" w:hAnsi="Calibri" w:cs="Calibri"/>
          <w:color w:val="4472C4" w:themeColor="accent1"/>
        </w:rPr>
      </w:pPr>
      <w:r w:rsidRPr="001650D2">
        <w:rPr>
          <w:rFonts w:ascii="Calibri" w:hAnsi="Calibri" w:cs="Calibri"/>
          <w:color w:val="4472C4" w:themeColor="accent1"/>
        </w:rPr>
        <w:t>De afstand die een preganglionair of postganglionair neuron aflegt, hangt af van de locatie van het autonome ganglion</w:t>
      </w:r>
      <w:r>
        <w:rPr>
          <w:rFonts w:ascii="Calibri" w:hAnsi="Calibri" w:cs="Calibri"/>
          <w:color w:val="4472C4" w:themeColor="accent1"/>
        </w:rPr>
        <w:t xml:space="preserve">. </w:t>
      </w:r>
      <w:r w:rsidRPr="001650D2">
        <w:rPr>
          <w:rFonts w:ascii="Calibri" w:hAnsi="Calibri" w:cs="Calibri"/>
          <w:color w:val="4472C4" w:themeColor="accent1"/>
        </w:rPr>
        <w:t>Binnen het sympathische zenuwstelsel liggen de ganglia in de buurt van de wervels, waardoor de preganglionaire neuronen veel korter zijn dan de postganglionaire neuronen</w:t>
      </w:r>
    </w:p>
    <w:p w14:paraId="4645989A" w14:textId="382B0DAA" w:rsidR="001E09E4" w:rsidDel="001C6179" w:rsidRDefault="001E09E4" w:rsidP="00384B50">
      <w:pPr>
        <w:ind w:firstLine="0"/>
        <w:rPr>
          <w:del w:id="156" w:author="Milou Buijk" w:date="2021-12-29T11:55:00Z"/>
          <w:rFonts w:ascii="Calibri" w:hAnsi="Calibri" w:cs="Calibri"/>
          <w:color w:val="FF0000"/>
        </w:rPr>
      </w:pPr>
    </w:p>
    <w:p w14:paraId="7EF3FEB8" w14:textId="77777777" w:rsidR="001650D2" w:rsidRDefault="001650D2" w:rsidP="001650D2">
      <w:pPr>
        <w:ind w:firstLine="0"/>
        <w:rPr>
          <w:rFonts w:ascii="Calibri" w:hAnsi="Calibri" w:cs="Calibri"/>
          <w:color w:val="4472C4" w:themeColor="accent1"/>
        </w:rPr>
      </w:pPr>
    </w:p>
    <w:p w14:paraId="717FE003" w14:textId="77777777" w:rsidR="001650D2" w:rsidRDefault="001650D2" w:rsidP="001650D2">
      <w:pPr>
        <w:ind w:firstLine="0"/>
        <w:rPr>
          <w:rFonts w:ascii="Calibri" w:hAnsi="Calibri" w:cs="Calibri"/>
          <w:color w:val="4472C4" w:themeColor="accent1"/>
        </w:rPr>
      </w:pPr>
      <w:r>
        <w:rPr>
          <w:rFonts w:ascii="Calibri" w:hAnsi="Calibri" w:cs="Calibri"/>
          <w:color w:val="4472C4" w:themeColor="accent1"/>
        </w:rPr>
        <w:t>Theorie:</w:t>
      </w:r>
    </w:p>
    <w:p w14:paraId="51C1C701" w14:textId="77777777" w:rsidR="001650D2" w:rsidRDefault="001650D2" w:rsidP="001650D2">
      <w:pPr>
        <w:ind w:firstLine="0"/>
        <w:rPr>
          <w:rFonts w:ascii="Calibri" w:hAnsi="Calibri" w:cs="Calibri"/>
          <w:color w:val="4472C4" w:themeColor="accent1"/>
        </w:rPr>
      </w:pPr>
      <w:r>
        <w:rPr>
          <w:rFonts w:ascii="Calibri" w:hAnsi="Calibri" w:cs="Calibri"/>
          <w:color w:val="4472C4" w:themeColor="accent1"/>
        </w:rPr>
        <w:t>He</w:t>
      </w:r>
      <w:r w:rsidRPr="0070236A">
        <w:rPr>
          <w:rFonts w:ascii="Calibri" w:hAnsi="Calibri" w:cs="Calibri"/>
          <w:color w:val="4472C4" w:themeColor="accent1"/>
        </w:rPr>
        <w:t xml:space="preserve">t sympathische en parasympathische </w:t>
      </w:r>
      <w:r>
        <w:rPr>
          <w:rFonts w:ascii="Calibri" w:hAnsi="Calibri" w:cs="Calibri"/>
          <w:color w:val="4472C4" w:themeColor="accent1"/>
        </w:rPr>
        <w:t>zenuwstelsel verschillen in structuur van elkaar. Eén van de eigenschappen waarin ze in verschillen is de lengte van de pre- en postganglionaire axonen.</w:t>
      </w:r>
    </w:p>
    <w:p w14:paraId="11FC4B35" w14:textId="77777777" w:rsidR="001650D2" w:rsidRDefault="001650D2" w:rsidP="001650D2">
      <w:pPr>
        <w:ind w:firstLine="0"/>
        <w:rPr>
          <w:rFonts w:ascii="Calibri" w:hAnsi="Calibri" w:cs="Calibri"/>
          <w:color w:val="4472C4" w:themeColor="accent1"/>
        </w:rPr>
      </w:pPr>
    </w:p>
    <w:p w14:paraId="16DDDB91" w14:textId="77777777" w:rsidR="001650D2" w:rsidRDefault="001650D2" w:rsidP="001650D2">
      <w:pPr>
        <w:ind w:firstLine="0"/>
        <w:rPr>
          <w:rFonts w:ascii="Calibri" w:hAnsi="Calibri" w:cs="Calibri"/>
          <w:color w:val="4472C4" w:themeColor="accent1"/>
        </w:rPr>
      </w:pPr>
      <w:r>
        <w:rPr>
          <w:rFonts w:ascii="Calibri" w:hAnsi="Calibri" w:cs="Calibri"/>
          <w:color w:val="4472C4" w:themeColor="accent1"/>
        </w:rPr>
        <w:t>Stelling:</w:t>
      </w:r>
    </w:p>
    <w:p w14:paraId="583CFCB3" w14:textId="0B607F2B" w:rsidR="001650D2" w:rsidRPr="001650D2" w:rsidRDefault="001650D2" w:rsidP="001650D2">
      <w:pPr>
        <w:ind w:firstLine="0"/>
        <w:rPr>
          <w:rFonts w:ascii="Calibri" w:hAnsi="Calibri" w:cs="Calibri"/>
          <w:color w:val="4472C4" w:themeColor="accent1"/>
        </w:rPr>
      </w:pPr>
      <w:r w:rsidRPr="001650D2">
        <w:rPr>
          <w:rFonts w:ascii="Calibri" w:hAnsi="Calibri" w:cs="Calibri"/>
          <w:color w:val="4472C4" w:themeColor="accent1"/>
        </w:rPr>
        <w:t xml:space="preserve">Bij het sympathische zenuwstelsel zijn de preganglionaire neuronen </w:t>
      </w:r>
      <w:r>
        <w:rPr>
          <w:rFonts w:ascii="Calibri" w:hAnsi="Calibri" w:cs="Calibri"/>
          <w:color w:val="4472C4" w:themeColor="accent1"/>
        </w:rPr>
        <w:t>korter</w:t>
      </w:r>
      <w:r w:rsidRPr="001650D2">
        <w:rPr>
          <w:rFonts w:ascii="Calibri" w:hAnsi="Calibri" w:cs="Calibri"/>
          <w:color w:val="4472C4" w:themeColor="accent1"/>
        </w:rPr>
        <w:t xml:space="preserve"> dan de postganglionaire neuronen.</w:t>
      </w:r>
    </w:p>
    <w:p w14:paraId="36B7539E" w14:textId="77777777" w:rsidR="001650D2" w:rsidRPr="001E09E4" w:rsidRDefault="001650D2" w:rsidP="001650D2">
      <w:pPr>
        <w:ind w:firstLine="0"/>
        <w:rPr>
          <w:rFonts w:ascii="Calibri" w:hAnsi="Calibri" w:cs="Calibri"/>
          <w:color w:val="4472C4" w:themeColor="accent1"/>
        </w:rPr>
      </w:pPr>
    </w:p>
    <w:p w14:paraId="4775E0F9" w14:textId="77777777" w:rsidR="001650D2" w:rsidRDefault="001650D2" w:rsidP="001650D2">
      <w:pPr>
        <w:ind w:firstLine="0"/>
        <w:rPr>
          <w:rFonts w:ascii="Calibri" w:hAnsi="Calibri" w:cs="Calibri"/>
          <w:b/>
          <w:bCs/>
          <w:color w:val="4472C4" w:themeColor="accent1"/>
        </w:rPr>
      </w:pPr>
      <w:r>
        <w:rPr>
          <w:rFonts w:ascii="Calibri" w:hAnsi="Calibri" w:cs="Calibri"/>
          <w:b/>
          <w:bCs/>
          <w:color w:val="4472C4" w:themeColor="accent1"/>
        </w:rPr>
        <w:t>Deze stelling is correct</w:t>
      </w:r>
    </w:p>
    <w:p w14:paraId="10449BE8" w14:textId="392EAC45" w:rsidR="001650D2" w:rsidDel="001C6179" w:rsidRDefault="001650D2" w:rsidP="001650D2">
      <w:pPr>
        <w:ind w:firstLine="0"/>
        <w:rPr>
          <w:del w:id="157" w:author="Milou Buijk" w:date="2021-12-29T11:55:00Z"/>
          <w:rFonts w:ascii="Calibri" w:hAnsi="Calibri" w:cs="Calibri"/>
          <w:color w:val="4472C4" w:themeColor="accent1"/>
        </w:rPr>
      </w:pPr>
      <w:r>
        <w:rPr>
          <w:rFonts w:ascii="Calibri" w:hAnsi="Calibri" w:cs="Calibri"/>
          <w:color w:val="4472C4" w:themeColor="accent1"/>
        </w:rPr>
        <w:t xml:space="preserve">Deze stelling is niet </w:t>
      </w:r>
      <w:proofErr w:type="spellStart"/>
      <w:r>
        <w:rPr>
          <w:rFonts w:ascii="Calibri" w:hAnsi="Calibri" w:cs="Calibri"/>
          <w:color w:val="4472C4" w:themeColor="accent1"/>
        </w:rPr>
        <w:t>correct</w:t>
      </w:r>
    </w:p>
    <w:p w14:paraId="4E93B1DA" w14:textId="131AC96C" w:rsidR="001C6179" w:rsidRDefault="001C6179" w:rsidP="001650D2">
      <w:pPr>
        <w:ind w:firstLine="0"/>
        <w:rPr>
          <w:ins w:id="158" w:author="Milou Buijk" w:date="2021-12-29T11:55:00Z"/>
          <w:rFonts w:ascii="Calibri" w:hAnsi="Calibri" w:cs="Calibri"/>
          <w:color w:val="4472C4" w:themeColor="accent1"/>
        </w:rPr>
      </w:pPr>
      <w:proofErr w:type="spellEnd"/>
    </w:p>
    <w:p w14:paraId="05ADE3D1" w14:textId="77777777" w:rsidR="001C6179" w:rsidRDefault="001C6179" w:rsidP="001650D2">
      <w:pPr>
        <w:ind w:firstLine="0"/>
        <w:rPr>
          <w:ins w:id="159" w:author="Milou Buijk" w:date="2021-12-29T11:55:00Z"/>
          <w:rFonts w:ascii="Calibri" w:hAnsi="Calibri" w:cs="Calibri"/>
          <w:color w:val="4472C4" w:themeColor="accent1"/>
        </w:rPr>
      </w:pPr>
    </w:p>
    <w:p w14:paraId="66B7F5D1" w14:textId="3A5E4292" w:rsidR="001650D2" w:rsidDel="001C6179" w:rsidRDefault="001650D2" w:rsidP="00384B50">
      <w:pPr>
        <w:ind w:firstLine="0"/>
        <w:rPr>
          <w:del w:id="160" w:author="Milou Buijk" w:date="2021-12-29T11:55:00Z"/>
          <w:rFonts w:ascii="Calibri" w:hAnsi="Calibri" w:cs="Calibri"/>
          <w:color w:val="FF0000"/>
        </w:rPr>
      </w:pPr>
    </w:p>
    <w:p w14:paraId="4740EEBC" w14:textId="77777777" w:rsidR="001650D2" w:rsidRDefault="001650D2" w:rsidP="001650D2">
      <w:pPr>
        <w:ind w:firstLine="0"/>
        <w:rPr>
          <w:rFonts w:ascii="Calibri" w:hAnsi="Calibri" w:cs="Calibri"/>
          <w:color w:val="4472C4" w:themeColor="accent1"/>
        </w:rPr>
      </w:pPr>
      <w:proofErr w:type="spellStart"/>
      <w:r>
        <w:rPr>
          <w:rFonts w:ascii="Calibri" w:hAnsi="Calibri" w:cs="Calibri"/>
          <w:color w:val="4472C4" w:themeColor="accent1"/>
        </w:rPr>
        <w:t>Extra</w:t>
      </w:r>
      <w:proofErr w:type="spellEnd"/>
      <w:r>
        <w:rPr>
          <w:rFonts w:ascii="Calibri" w:hAnsi="Calibri" w:cs="Calibri"/>
          <w:color w:val="4472C4" w:themeColor="accent1"/>
        </w:rPr>
        <w:t xml:space="preserve"> info: </w:t>
      </w:r>
    </w:p>
    <w:p w14:paraId="21137E76" w14:textId="77777777" w:rsidR="001650D2" w:rsidRDefault="001650D2" w:rsidP="001650D2">
      <w:pPr>
        <w:ind w:firstLine="0"/>
        <w:rPr>
          <w:rFonts w:ascii="Calibri" w:hAnsi="Calibri" w:cs="Calibri"/>
          <w:color w:val="4472C4" w:themeColor="accent1"/>
        </w:rPr>
      </w:pPr>
      <w:r w:rsidRPr="001650D2">
        <w:rPr>
          <w:rFonts w:ascii="Calibri" w:hAnsi="Calibri" w:cs="Calibri"/>
          <w:color w:val="4472C4" w:themeColor="accent1"/>
        </w:rPr>
        <w:t>De afstand die een preganglionair of postganglionair neuron aflegt, hangt af van de locatie van het autonome ganglion</w:t>
      </w:r>
      <w:r>
        <w:rPr>
          <w:rFonts w:ascii="Calibri" w:hAnsi="Calibri" w:cs="Calibri"/>
          <w:color w:val="4472C4" w:themeColor="accent1"/>
        </w:rPr>
        <w:t xml:space="preserve">. </w:t>
      </w:r>
      <w:r w:rsidRPr="001650D2">
        <w:rPr>
          <w:rFonts w:ascii="Calibri" w:hAnsi="Calibri" w:cs="Calibri"/>
          <w:color w:val="4472C4" w:themeColor="accent1"/>
        </w:rPr>
        <w:t>Binnen het sympathische zenuwstelsel liggen de ganglia in de buurt van de wervels, waardoor de preganglionaire neuronen veel korter zijn dan de postganglionaire neuronen</w:t>
      </w:r>
    </w:p>
    <w:p w14:paraId="415C6C0A" w14:textId="77777777" w:rsidR="001E09E4" w:rsidDel="009F42B9" w:rsidRDefault="001E09E4" w:rsidP="00384B50">
      <w:pPr>
        <w:ind w:firstLine="0"/>
        <w:rPr>
          <w:del w:id="161" w:author="Milou Buijk" w:date="2021-12-29T11:55:00Z"/>
          <w:rFonts w:ascii="Calibri" w:hAnsi="Calibri" w:cs="Calibri"/>
          <w:color w:val="FF0000"/>
        </w:rPr>
      </w:pPr>
    </w:p>
    <w:p w14:paraId="4F155CD2" w14:textId="0196C21A" w:rsidR="00375BBE" w:rsidRDefault="00375BBE" w:rsidP="00384B50">
      <w:pPr>
        <w:ind w:firstLine="0"/>
        <w:rPr>
          <w:rFonts w:ascii="Calibri" w:hAnsi="Calibri" w:cs="Calibri"/>
          <w:color w:val="FF0000"/>
        </w:rPr>
      </w:pPr>
    </w:p>
    <w:p w14:paraId="0FA122CF" w14:textId="72B5D130" w:rsidR="00375BBE" w:rsidRDefault="00375BBE" w:rsidP="00384B50">
      <w:pPr>
        <w:ind w:firstLine="0"/>
        <w:rPr>
          <w:rFonts w:ascii="Calibri" w:hAnsi="Calibri" w:cs="Calibri"/>
          <w:color w:val="FF0000"/>
        </w:rPr>
      </w:pPr>
      <w:r>
        <w:rPr>
          <w:rFonts w:ascii="Calibri" w:hAnsi="Calibri" w:cs="Calibri"/>
          <w:color w:val="FF0000"/>
        </w:rPr>
        <w:t xml:space="preserve">Leerdoel: </w:t>
      </w:r>
      <w:r w:rsidR="00BA73F2">
        <w:rPr>
          <w:rFonts w:ascii="Calibri" w:hAnsi="Calibri" w:cs="Calibri"/>
          <w:color w:val="FF0000"/>
        </w:rPr>
        <w:t xml:space="preserve">de student weet dat preganglionaire neuronen van het sympathische zenuwstelsel doorgaans uitlopers hebben naar tientallen sympathische </w:t>
      </w:r>
      <w:proofErr w:type="spellStart"/>
      <w:r w:rsidR="00BA73F2">
        <w:rPr>
          <w:rFonts w:ascii="Calibri" w:hAnsi="Calibri" w:cs="Calibri"/>
          <w:color w:val="FF0000"/>
        </w:rPr>
        <w:t>ganglia</w:t>
      </w:r>
      <w:proofErr w:type="spellEnd"/>
      <w:ins w:id="162" w:author="Milou Buijk" w:date="2021-12-29T11:55:00Z">
        <w:r w:rsidR="009F42B9">
          <w:rPr>
            <w:rFonts w:ascii="Calibri" w:hAnsi="Calibri" w:cs="Calibri"/>
            <w:color w:val="FF0000"/>
          </w:rPr>
          <w:t>.</w:t>
        </w:r>
      </w:ins>
    </w:p>
    <w:p w14:paraId="7045C9B3" w14:textId="77777777" w:rsidR="00375BBE" w:rsidRDefault="00375BBE" w:rsidP="00384B50">
      <w:pPr>
        <w:ind w:firstLine="0"/>
        <w:rPr>
          <w:rFonts w:ascii="Calibri" w:hAnsi="Calibri" w:cs="Calibri"/>
          <w:color w:val="FF0000"/>
        </w:rPr>
      </w:pPr>
    </w:p>
    <w:p w14:paraId="02EAC640" w14:textId="77777777" w:rsidR="00BB0548" w:rsidRDefault="00BB0548" w:rsidP="00BB0548">
      <w:pPr>
        <w:ind w:firstLine="0"/>
        <w:rPr>
          <w:rFonts w:ascii="Calibri" w:hAnsi="Calibri" w:cs="Calibri"/>
          <w:color w:val="4472C4" w:themeColor="accent1"/>
        </w:rPr>
      </w:pPr>
      <w:r>
        <w:rPr>
          <w:rFonts w:ascii="Calibri" w:hAnsi="Calibri" w:cs="Calibri"/>
          <w:color w:val="4472C4" w:themeColor="accent1"/>
        </w:rPr>
        <w:t>Fluster</w:t>
      </w:r>
    </w:p>
    <w:p w14:paraId="03C429F8" w14:textId="77777777" w:rsidR="00BB0548" w:rsidRDefault="00BB0548" w:rsidP="00BB0548">
      <w:pPr>
        <w:ind w:firstLine="0"/>
        <w:rPr>
          <w:rFonts w:ascii="Calibri" w:hAnsi="Calibri" w:cs="Calibri"/>
          <w:color w:val="4472C4" w:themeColor="accent1"/>
        </w:rPr>
      </w:pPr>
    </w:p>
    <w:p w14:paraId="178AC2B9" w14:textId="77777777" w:rsidR="00BB0548" w:rsidRDefault="00BB0548" w:rsidP="00BB0548">
      <w:pPr>
        <w:ind w:firstLine="0"/>
        <w:rPr>
          <w:rFonts w:ascii="Calibri" w:hAnsi="Calibri" w:cs="Calibri"/>
          <w:color w:val="4472C4" w:themeColor="accent1"/>
        </w:rPr>
      </w:pPr>
      <w:r>
        <w:rPr>
          <w:rFonts w:ascii="Calibri" w:hAnsi="Calibri" w:cs="Calibri"/>
          <w:color w:val="4472C4" w:themeColor="accent1"/>
        </w:rPr>
        <w:t>Theorie:</w:t>
      </w:r>
    </w:p>
    <w:p w14:paraId="712E1EA0" w14:textId="35BE57CB" w:rsidR="00384B50" w:rsidRDefault="00BB0548" w:rsidP="00BB0548">
      <w:pPr>
        <w:ind w:firstLine="0"/>
        <w:rPr>
          <w:rFonts w:ascii="Calibri" w:hAnsi="Calibri" w:cs="Calibri"/>
          <w:color w:val="4472C4" w:themeColor="accent1"/>
        </w:rPr>
      </w:pPr>
      <w:r>
        <w:rPr>
          <w:rFonts w:ascii="Calibri" w:hAnsi="Calibri" w:cs="Calibri"/>
          <w:color w:val="4472C4" w:themeColor="accent1"/>
        </w:rPr>
        <w:t>He</w:t>
      </w:r>
      <w:r w:rsidRPr="0070236A">
        <w:rPr>
          <w:rFonts w:ascii="Calibri" w:hAnsi="Calibri" w:cs="Calibri"/>
          <w:color w:val="4472C4" w:themeColor="accent1"/>
        </w:rPr>
        <w:t xml:space="preserve">t sympathische en parasympathische </w:t>
      </w:r>
      <w:r>
        <w:rPr>
          <w:rFonts w:ascii="Calibri" w:hAnsi="Calibri" w:cs="Calibri"/>
          <w:color w:val="4472C4" w:themeColor="accent1"/>
        </w:rPr>
        <w:t>zenuwstelsel verschillen in structuur van elkaar. Eén van de eigenschappen waarin ze in verschillen is de neuronale divergentie.</w:t>
      </w:r>
    </w:p>
    <w:p w14:paraId="623ADE30" w14:textId="076AB04E" w:rsidR="00BB0548" w:rsidRDefault="00BB0548" w:rsidP="00BB0548">
      <w:pPr>
        <w:ind w:firstLine="0"/>
        <w:rPr>
          <w:rFonts w:ascii="Calibri" w:hAnsi="Calibri" w:cs="Calibri"/>
          <w:color w:val="4472C4" w:themeColor="accent1"/>
        </w:rPr>
      </w:pPr>
    </w:p>
    <w:p w14:paraId="1F85C0D2" w14:textId="77777777" w:rsidR="00BB0548" w:rsidRDefault="00BB0548" w:rsidP="00BB0548">
      <w:pPr>
        <w:ind w:firstLine="0"/>
        <w:rPr>
          <w:rFonts w:ascii="Calibri" w:hAnsi="Calibri" w:cs="Calibri"/>
          <w:color w:val="4472C4" w:themeColor="accent1"/>
        </w:rPr>
      </w:pPr>
      <w:r>
        <w:rPr>
          <w:rFonts w:ascii="Calibri" w:hAnsi="Calibri" w:cs="Calibri"/>
          <w:color w:val="4472C4" w:themeColor="accent1"/>
        </w:rPr>
        <w:t>Stelling:</w:t>
      </w:r>
    </w:p>
    <w:p w14:paraId="22FA6426" w14:textId="0A66422A" w:rsidR="00BB0548" w:rsidRDefault="00BB0548" w:rsidP="00BB0548">
      <w:pPr>
        <w:ind w:firstLine="0"/>
        <w:rPr>
          <w:rFonts w:ascii="Calibri" w:hAnsi="Calibri" w:cs="Calibri"/>
          <w:color w:val="4472C4" w:themeColor="accent1"/>
        </w:rPr>
      </w:pPr>
      <w:del w:id="163" w:author="Milou Buijk" w:date="2021-12-29T11:57:00Z">
        <w:r w:rsidDel="00E03A87">
          <w:rPr>
            <w:rFonts w:ascii="Calibri" w:hAnsi="Calibri" w:cs="Calibri"/>
            <w:color w:val="4472C4" w:themeColor="accent1"/>
          </w:rPr>
          <w:delText xml:space="preserve">Bij </w:delText>
        </w:r>
      </w:del>
      <w:ins w:id="164" w:author="Milou Buijk" w:date="2021-12-29T11:57:00Z">
        <w:r w:rsidR="00E03A87">
          <w:rPr>
            <w:rFonts w:ascii="Calibri" w:hAnsi="Calibri" w:cs="Calibri"/>
            <w:color w:val="4472C4" w:themeColor="accent1"/>
          </w:rPr>
          <w:t xml:space="preserve">In </w:t>
        </w:r>
      </w:ins>
      <w:r>
        <w:rPr>
          <w:rFonts w:ascii="Calibri" w:hAnsi="Calibri" w:cs="Calibri"/>
          <w:color w:val="4472C4" w:themeColor="accent1"/>
        </w:rPr>
        <w:t xml:space="preserve">het </w:t>
      </w:r>
      <w:proofErr w:type="spellStart"/>
      <w:r>
        <w:rPr>
          <w:rFonts w:ascii="Calibri" w:hAnsi="Calibri" w:cs="Calibri"/>
          <w:color w:val="4472C4" w:themeColor="accent1"/>
        </w:rPr>
        <w:t>parasympathische</w:t>
      </w:r>
      <w:proofErr w:type="spellEnd"/>
      <w:r>
        <w:rPr>
          <w:rFonts w:ascii="Calibri" w:hAnsi="Calibri" w:cs="Calibri"/>
          <w:color w:val="4472C4" w:themeColor="accent1"/>
        </w:rPr>
        <w:t xml:space="preserve"> zenuwstelsel</w:t>
      </w:r>
      <w:proofErr w:type="gramStart"/>
      <w:r>
        <w:rPr>
          <w:rFonts w:ascii="Calibri" w:hAnsi="Calibri" w:cs="Calibri"/>
          <w:color w:val="4472C4" w:themeColor="accent1"/>
        </w:rPr>
        <w:t xml:space="preserve"> ….</w:t>
      </w:r>
      <w:proofErr w:type="gramEnd"/>
      <w:r>
        <w:rPr>
          <w:rFonts w:ascii="Calibri" w:hAnsi="Calibri" w:cs="Calibri"/>
          <w:color w:val="4472C4" w:themeColor="accent1"/>
        </w:rPr>
        <w:t>.</w:t>
      </w:r>
      <w:r>
        <w:rPr>
          <w:rFonts w:ascii="Calibri" w:hAnsi="Calibri" w:cs="Calibri"/>
          <w:color w:val="4472C4" w:themeColor="accent1"/>
        </w:rPr>
        <w:br/>
      </w:r>
    </w:p>
    <w:p w14:paraId="19BF3B31" w14:textId="77777777" w:rsidR="00BB0548" w:rsidRDefault="00BB0548" w:rsidP="00BB0548">
      <w:pPr>
        <w:ind w:firstLine="0"/>
        <w:rPr>
          <w:rFonts w:ascii="Calibri" w:hAnsi="Calibri" w:cs="Calibri"/>
          <w:color w:val="4472C4" w:themeColor="accent1"/>
        </w:rPr>
      </w:pPr>
      <w:r>
        <w:rPr>
          <w:rFonts w:ascii="Calibri" w:hAnsi="Calibri" w:cs="Calibri"/>
          <w:color w:val="4472C4" w:themeColor="accent1"/>
        </w:rPr>
        <w:t>Is de neuronale divergentie groter dan bij het sympathische zenuwstelsel</w:t>
      </w:r>
    </w:p>
    <w:p w14:paraId="431CCDFB" w14:textId="0C33DAC0" w:rsidR="00BB0548" w:rsidRDefault="00BB0548" w:rsidP="00BB0548">
      <w:pPr>
        <w:ind w:firstLine="0"/>
        <w:rPr>
          <w:rFonts w:ascii="Calibri" w:hAnsi="Calibri" w:cs="Calibri"/>
          <w:color w:val="4472C4" w:themeColor="accent1"/>
        </w:rPr>
      </w:pPr>
      <w:r>
        <w:rPr>
          <w:rFonts w:ascii="Calibri" w:hAnsi="Calibri" w:cs="Calibri"/>
          <w:color w:val="4472C4" w:themeColor="accent1"/>
        </w:rPr>
        <w:t xml:space="preserve">Hebben preganglionaire neuronen doorgaans tientallen uitlopers </w:t>
      </w:r>
      <w:r w:rsidR="00233903">
        <w:rPr>
          <w:rFonts w:ascii="Calibri" w:hAnsi="Calibri" w:cs="Calibri"/>
          <w:color w:val="4472C4" w:themeColor="accent1"/>
        </w:rPr>
        <w:t>naar parasympathische ganglia</w:t>
      </w:r>
    </w:p>
    <w:p w14:paraId="3F21636A" w14:textId="406DC253" w:rsidR="00BB0548" w:rsidRDefault="00BB0548" w:rsidP="00BB0548">
      <w:pPr>
        <w:ind w:firstLine="0"/>
        <w:rPr>
          <w:rFonts w:ascii="Calibri" w:hAnsi="Calibri" w:cs="Calibri"/>
          <w:color w:val="4472C4" w:themeColor="accent1"/>
        </w:rPr>
      </w:pPr>
      <w:r>
        <w:rPr>
          <w:rFonts w:ascii="Calibri" w:hAnsi="Calibri" w:cs="Calibri"/>
          <w:color w:val="4472C4" w:themeColor="accent1"/>
        </w:rPr>
        <w:t>Beide bovenstaande</w:t>
      </w:r>
    </w:p>
    <w:p w14:paraId="4DC4BD52" w14:textId="1834179B" w:rsidR="00BB0548" w:rsidRDefault="00BB0548" w:rsidP="00BB0548">
      <w:pPr>
        <w:ind w:firstLine="0"/>
        <w:rPr>
          <w:rFonts w:ascii="Calibri" w:hAnsi="Calibri" w:cs="Calibri"/>
          <w:b/>
          <w:bCs/>
          <w:color w:val="4472C4" w:themeColor="accent1"/>
        </w:rPr>
      </w:pPr>
      <w:r>
        <w:rPr>
          <w:rFonts w:ascii="Calibri" w:hAnsi="Calibri" w:cs="Calibri"/>
          <w:b/>
          <w:bCs/>
          <w:color w:val="4472C4" w:themeColor="accent1"/>
        </w:rPr>
        <w:t>Geen van bovens</w:t>
      </w:r>
      <w:r w:rsidR="00233903">
        <w:rPr>
          <w:rFonts w:ascii="Calibri" w:hAnsi="Calibri" w:cs="Calibri"/>
          <w:b/>
          <w:bCs/>
          <w:color w:val="4472C4" w:themeColor="accent1"/>
        </w:rPr>
        <w:t>taande</w:t>
      </w:r>
    </w:p>
    <w:p w14:paraId="217A5633" w14:textId="6D49A18A" w:rsidR="00233903" w:rsidRDefault="00233903" w:rsidP="00BB0548">
      <w:pPr>
        <w:ind w:firstLine="0"/>
        <w:rPr>
          <w:rFonts w:ascii="Calibri" w:hAnsi="Calibri" w:cs="Calibri"/>
          <w:b/>
          <w:bCs/>
          <w:color w:val="4472C4" w:themeColor="accent1"/>
        </w:rPr>
      </w:pPr>
    </w:p>
    <w:p w14:paraId="3CC7221F" w14:textId="5A34C584" w:rsidR="00233903" w:rsidDel="00E03A87" w:rsidRDefault="00233903" w:rsidP="00BB0548">
      <w:pPr>
        <w:ind w:firstLine="0"/>
        <w:rPr>
          <w:del w:id="165" w:author="Milou Buijk" w:date="2021-12-29T11:58:00Z"/>
          <w:rFonts w:ascii="Calibri" w:hAnsi="Calibri" w:cs="Calibri"/>
          <w:color w:val="4472C4" w:themeColor="accent1"/>
        </w:rPr>
      </w:pPr>
      <w:r>
        <w:rPr>
          <w:rFonts w:ascii="Calibri" w:hAnsi="Calibri" w:cs="Calibri"/>
          <w:color w:val="4472C4" w:themeColor="accent1"/>
        </w:rPr>
        <w:t>Extra info:</w:t>
      </w:r>
    </w:p>
    <w:p w14:paraId="358A39C3" w14:textId="12D6BB65" w:rsidR="00233903" w:rsidRDefault="00233903" w:rsidP="00BB0548">
      <w:pPr>
        <w:ind w:firstLine="0"/>
        <w:rPr>
          <w:rFonts w:ascii="Calibri" w:hAnsi="Calibri" w:cs="Calibri"/>
          <w:color w:val="4472C4" w:themeColor="accent1"/>
        </w:rPr>
      </w:pPr>
    </w:p>
    <w:p w14:paraId="52DFC517" w14:textId="1004F2D1" w:rsidR="00233903" w:rsidDel="00E03A87" w:rsidRDefault="00233903" w:rsidP="00BB0548">
      <w:pPr>
        <w:ind w:firstLine="0"/>
        <w:rPr>
          <w:del w:id="166" w:author="Milou Buijk" w:date="2021-12-29T11:58:00Z"/>
          <w:rFonts w:ascii="Calibri" w:hAnsi="Calibri" w:cs="Calibri"/>
          <w:color w:val="4472C4" w:themeColor="accent1"/>
        </w:rPr>
      </w:pPr>
      <w:r w:rsidRPr="00233903">
        <w:rPr>
          <w:rFonts w:ascii="Calibri" w:hAnsi="Calibri" w:cs="Calibri"/>
          <w:color w:val="4472C4" w:themeColor="accent1"/>
        </w:rPr>
        <w:t xml:space="preserve">Binnen het sympathische zenuwstelsel hebben preganglionaire neuronen doorgaans uitlopers naar tientallen sympathische ganglia, terwijl de preganglionaire neuronen binnen het parasympathische zenuwstelsel uitlopers hebben naar slechts enkele </w:t>
      </w:r>
      <w:del w:id="167" w:author="Milou Buijk" w:date="2021-12-29T11:58:00Z">
        <w:r w:rsidRPr="00233903" w:rsidDel="00E03A87">
          <w:rPr>
            <w:rFonts w:ascii="Calibri" w:hAnsi="Calibri" w:cs="Calibri"/>
            <w:color w:val="4472C4" w:themeColor="accent1"/>
          </w:rPr>
          <w:delText xml:space="preserve">(drie à vier) </w:delText>
        </w:r>
      </w:del>
      <w:proofErr w:type="spellStart"/>
      <w:r w:rsidRPr="00233903">
        <w:rPr>
          <w:rFonts w:ascii="Calibri" w:hAnsi="Calibri" w:cs="Calibri"/>
          <w:color w:val="4472C4" w:themeColor="accent1"/>
        </w:rPr>
        <w:t>parasympathische</w:t>
      </w:r>
      <w:proofErr w:type="spellEnd"/>
      <w:r w:rsidRPr="00233903">
        <w:rPr>
          <w:rFonts w:ascii="Calibri" w:hAnsi="Calibri" w:cs="Calibri"/>
          <w:color w:val="4472C4" w:themeColor="accent1"/>
        </w:rPr>
        <w:t xml:space="preserve"> </w:t>
      </w:r>
      <w:proofErr w:type="spellStart"/>
      <w:r w:rsidRPr="00233903">
        <w:rPr>
          <w:rFonts w:ascii="Calibri" w:hAnsi="Calibri" w:cs="Calibri"/>
          <w:color w:val="4472C4" w:themeColor="accent1"/>
        </w:rPr>
        <w:t>ganglia</w:t>
      </w:r>
      <w:proofErr w:type="spellEnd"/>
      <w:r w:rsidRPr="00233903">
        <w:rPr>
          <w:rFonts w:ascii="Calibri" w:hAnsi="Calibri" w:cs="Calibri"/>
          <w:color w:val="4472C4" w:themeColor="accent1"/>
        </w:rPr>
        <w:t>.</w:t>
      </w:r>
    </w:p>
    <w:p w14:paraId="7DDBB61E" w14:textId="70E6A63D" w:rsidR="00233903" w:rsidRDefault="00233903" w:rsidP="00BB0548">
      <w:pPr>
        <w:ind w:firstLine="0"/>
        <w:rPr>
          <w:rFonts w:ascii="Calibri" w:hAnsi="Calibri" w:cs="Calibri"/>
          <w:color w:val="4472C4" w:themeColor="accent1"/>
        </w:rPr>
      </w:pPr>
    </w:p>
    <w:p w14:paraId="5B84706A" w14:textId="02D96EE6" w:rsidR="00233903" w:rsidRDefault="00233903" w:rsidP="00BB0548">
      <w:pPr>
        <w:ind w:firstLine="0"/>
        <w:rPr>
          <w:rFonts w:ascii="Calibri" w:hAnsi="Calibri" w:cs="Calibri"/>
          <w:color w:val="4472C4" w:themeColor="accent1"/>
        </w:rPr>
      </w:pPr>
    </w:p>
    <w:p w14:paraId="1E99A071" w14:textId="77777777" w:rsidR="00233903" w:rsidRDefault="00233903" w:rsidP="00233903">
      <w:pPr>
        <w:ind w:firstLine="0"/>
        <w:rPr>
          <w:rFonts w:ascii="Calibri" w:hAnsi="Calibri" w:cs="Calibri"/>
          <w:color w:val="4472C4" w:themeColor="accent1"/>
        </w:rPr>
      </w:pPr>
      <w:r>
        <w:rPr>
          <w:rFonts w:ascii="Calibri" w:hAnsi="Calibri" w:cs="Calibri"/>
          <w:color w:val="4472C4" w:themeColor="accent1"/>
        </w:rPr>
        <w:t>Theorie:</w:t>
      </w:r>
    </w:p>
    <w:p w14:paraId="06ACC561" w14:textId="77777777" w:rsidR="00233903" w:rsidRDefault="00233903" w:rsidP="00233903">
      <w:pPr>
        <w:ind w:firstLine="0"/>
        <w:rPr>
          <w:rFonts w:ascii="Calibri" w:hAnsi="Calibri" w:cs="Calibri"/>
          <w:color w:val="4472C4" w:themeColor="accent1"/>
        </w:rPr>
      </w:pPr>
      <w:r>
        <w:rPr>
          <w:rFonts w:ascii="Calibri" w:hAnsi="Calibri" w:cs="Calibri"/>
          <w:color w:val="4472C4" w:themeColor="accent1"/>
        </w:rPr>
        <w:t>He</w:t>
      </w:r>
      <w:r w:rsidRPr="0070236A">
        <w:rPr>
          <w:rFonts w:ascii="Calibri" w:hAnsi="Calibri" w:cs="Calibri"/>
          <w:color w:val="4472C4" w:themeColor="accent1"/>
        </w:rPr>
        <w:t xml:space="preserve">t sympathische en parasympathische </w:t>
      </w:r>
      <w:r>
        <w:rPr>
          <w:rFonts w:ascii="Calibri" w:hAnsi="Calibri" w:cs="Calibri"/>
          <w:color w:val="4472C4" w:themeColor="accent1"/>
        </w:rPr>
        <w:t>zenuwstelsel verschillen in structuur van elkaar. Eén van de eigenschappen waarin ze in verschillen is de neuronale divergentie.</w:t>
      </w:r>
    </w:p>
    <w:p w14:paraId="2D1CC1CD" w14:textId="77777777" w:rsidR="00233903" w:rsidRDefault="00233903" w:rsidP="00233903">
      <w:pPr>
        <w:ind w:firstLine="0"/>
        <w:rPr>
          <w:rFonts w:ascii="Calibri" w:hAnsi="Calibri" w:cs="Calibri"/>
          <w:color w:val="4472C4" w:themeColor="accent1"/>
        </w:rPr>
      </w:pPr>
    </w:p>
    <w:p w14:paraId="4343ABB7" w14:textId="77777777" w:rsidR="00233903" w:rsidRDefault="00233903" w:rsidP="00233903">
      <w:pPr>
        <w:ind w:firstLine="0"/>
        <w:rPr>
          <w:rFonts w:ascii="Calibri" w:hAnsi="Calibri" w:cs="Calibri"/>
          <w:color w:val="4472C4" w:themeColor="accent1"/>
        </w:rPr>
      </w:pPr>
      <w:r>
        <w:rPr>
          <w:rFonts w:ascii="Calibri" w:hAnsi="Calibri" w:cs="Calibri"/>
          <w:color w:val="4472C4" w:themeColor="accent1"/>
        </w:rPr>
        <w:t>Stelling:</w:t>
      </w:r>
    </w:p>
    <w:p w14:paraId="0C01F826" w14:textId="18F50259" w:rsidR="00233903" w:rsidRDefault="00233903" w:rsidP="00233903">
      <w:pPr>
        <w:ind w:firstLine="0"/>
        <w:rPr>
          <w:rFonts w:ascii="Calibri" w:hAnsi="Calibri" w:cs="Calibri"/>
          <w:color w:val="4472C4" w:themeColor="accent1"/>
        </w:rPr>
      </w:pPr>
      <w:r>
        <w:rPr>
          <w:rFonts w:ascii="Calibri" w:hAnsi="Calibri" w:cs="Calibri"/>
          <w:color w:val="4472C4" w:themeColor="accent1"/>
        </w:rPr>
        <w:t>Bij het sympathische zenuwstelsel hebben preganglionaire neuronen doorgaans tientallen uitlopers naar sympathische ganglia.</w:t>
      </w:r>
    </w:p>
    <w:p w14:paraId="0A67C443" w14:textId="49E0ED18" w:rsidR="00233903" w:rsidRDefault="00233903" w:rsidP="00233903">
      <w:pPr>
        <w:ind w:firstLine="0"/>
        <w:rPr>
          <w:rFonts w:ascii="Calibri" w:hAnsi="Calibri" w:cs="Calibri"/>
          <w:color w:val="4472C4" w:themeColor="accent1"/>
        </w:rPr>
      </w:pPr>
    </w:p>
    <w:p w14:paraId="0B4FD115" w14:textId="77777777" w:rsidR="00233903" w:rsidRDefault="00233903" w:rsidP="00233903">
      <w:pPr>
        <w:ind w:firstLine="0"/>
        <w:rPr>
          <w:rFonts w:ascii="Calibri" w:hAnsi="Calibri" w:cs="Calibri"/>
          <w:b/>
          <w:bCs/>
          <w:color w:val="4472C4" w:themeColor="accent1"/>
        </w:rPr>
      </w:pPr>
      <w:r>
        <w:rPr>
          <w:rFonts w:ascii="Calibri" w:hAnsi="Calibri" w:cs="Calibri"/>
          <w:b/>
          <w:bCs/>
          <w:color w:val="4472C4" w:themeColor="accent1"/>
        </w:rPr>
        <w:t>Deze stelling is correct</w:t>
      </w:r>
    </w:p>
    <w:p w14:paraId="1014D864" w14:textId="472C2DC7" w:rsidR="00233903" w:rsidRDefault="00233903" w:rsidP="00233903">
      <w:pPr>
        <w:ind w:firstLine="0"/>
        <w:rPr>
          <w:rFonts w:ascii="Calibri" w:hAnsi="Calibri" w:cs="Calibri"/>
          <w:color w:val="4472C4" w:themeColor="accent1"/>
        </w:rPr>
      </w:pPr>
      <w:r>
        <w:rPr>
          <w:rFonts w:ascii="Calibri" w:hAnsi="Calibri" w:cs="Calibri"/>
          <w:color w:val="4472C4" w:themeColor="accent1"/>
        </w:rPr>
        <w:t>Deze stelling is niet correct</w:t>
      </w:r>
    </w:p>
    <w:p w14:paraId="04E4F52D" w14:textId="5E9E7691" w:rsidR="00233903" w:rsidRDefault="00233903" w:rsidP="00233903">
      <w:pPr>
        <w:ind w:firstLine="0"/>
        <w:rPr>
          <w:rFonts w:ascii="Calibri" w:hAnsi="Calibri" w:cs="Calibri"/>
          <w:color w:val="4472C4" w:themeColor="accent1"/>
        </w:rPr>
      </w:pPr>
    </w:p>
    <w:p w14:paraId="6F302A13" w14:textId="77777777" w:rsidR="00233903" w:rsidRDefault="00233903" w:rsidP="00233903">
      <w:pPr>
        <w:ind w:firstLine="0"/>
        <w:rPr>
          <w:rFonts w:ascii="Calibri" w:hAnsi="Calibri" w:cs="Calibri"/>
          <w:color w:val="4472C4" w:themeColor="accent1"/>
        </w:rPr>
      </w:pPr>
      <w:r>
        <w:rPr>
          <w:rFonts w:ascii="Calibri" w:hAnsi="Calibri" w:cs="Calibri"/>
          <w:color w:val="4472C4" w:themeColor="accent1"/>
        </w:rPr>
        <w:t>Extra info:</w:t>
      </w:r>
    </w:p>
    <w:p w14:paraId="772D10CB" w14:textId="28E40030" w:rsidR="00233903" w:rsidDel="001C6179" w:rsidRDefault="00233903" w:rsidP="00233903">
      <w:pPr>
        <w:ind w:firstLine="0"/>
        <w:rPr>
          <w:del w:id="168" w:author="Milou Buijk" w:date="2021-12-29T11:50:00Z"/>
          <w:rFonts w:ascii="Calibri" w:hAnsi="Calibri" w:cs="Calibri"/>
          <w:color w:val="4472C4" w:themeColor="accent1"/>
        </w:rPr>
      </w:pPr>
      <w:commentRangeStart w:id="169"/>
      <w:r w:rsidRPr="00233903">
        <w:rPr>
          <w:rFonts w:ascii="Calibri" w:hAnsi="Calibri" w:cs="Calibri"/>
          <w:color w:val="4472C4" w:themeColor="accent1"/>
        </w:rPr>
        <w:t xml:space="preserve">Binnen het sympathische zenuwstelsel hebben preganglionaire neuronen doorgaans uitlopers naar tientallen sympathische </w:t>
      </w:r>
      <w:proofErr w:type="spellStart"/>
      <w:r w:rsidRPr="00233903">
        <w:rPr>
          <w:rFonts w:ascii="Calibri" w:hAnsi="Calibri" w:cs="Calibri"/>
          <w:color w:val="4472C4" w:themeColor="accent1"/>
        </w:rPr>
        <w:t>ganglia</w:t>
      </w:r>
      <w:proofErr w:type="spellEnd"/>
      <w:r w:rsidRPr="00233903">
        <w:rPr>
          <w:rFonts w:ascii="Calibri" w:hAnsi="Calibri" w:cs="Calibri"/>
          <w:color w:val="4472C4" w:themeColor="accent1"/>
        </w:rPr>
        <w:t xml:space="preserve">, </w:t>
      </w:r>
      <w:commentRangeEnd w:id="169"/>
      <w:r w:rsidR="00E03A87">
        <w:rPr>
          <w:rStyle w:val="Verwijzingopmerking"/>
        </w:rPr>
        <w:commentReference w:id="169"/>
      </w:r>
      <w:r w:rsidRPr="00233903">
        <w:rPr>
          <w:rFonts w:ascii="Calibri" w:hAnsi="Calibri" w:cs="Calibri"/>
          <w:color w:val="4472C4" w:themeColor="accent1"/>
        </w:rPr>
        <w:t xml:space="preserve">terwijl de </w:t>
      </w:r>
      <w:proofErr w:type="spellStart"/>
      <w:r w:rsidRPr="00233903">
        <w:rPr>
          <w:rFonts w:ascii="Calibri" w:hAnsi="Calibri" w:cs="Calibri"/>
          <w:color w:val="4472C4" w:themeColor="accent1"/>
        </w:rPr>
        <w:t>preganglionaire</w:t>
      </w:r>
      <w:proofErr w:type="spellEnd"/>
      <w:r w:rsidRPr="00233903">
        <w:rPr>
          <w:rFonts w:ascii="Calibri" w:hAnsi="Calibri" w:cs="Calibri"/>
          <w:color w:val="4472C4" w:themeColor="accent1"/>
        </w:rPr>
        <w:t xml:space="preserve"> neuronen binnen het parasympathische zenuwstelsel uitlopers hebben naar slechts enkele </w:t>
      </w:r>
      <w:del w:id="170" w:author="Milou Buijk" w:date="2021-12-29T11:58:00Z">
        <w:r w:rsidRPr="00233903" w:rsidDel="00E03A87">
          <w:rPr>
            <w:rFonts w:ascii="Calibri" w:hAnsi="Calibri" w:cs="Calibri"/>
            <w:color w:val="4472C4" w:themeColor="accent1"/>
          </w:rPr>
          <w:delText xml:space="preserve">(drie à vier) </w:delText>
        </w:r>
      </w:del>
      <w:proofErr w:type="spellStart"/>
      <w:r w:rsidRPr="00233903">
        <w:rPr>
          <w:rFonts w:ascii="Calibri" w:hAnsi="Calibri" w:cs="Calibri"/>
          <w:color w:val="4472C4" w:themeColor="accent1"/>
        </w:rPr>
        <w:t>parasympathische</w:t>
      </w:r>
      <w:proofErr w:type="spellEnd"/>
      <w:r w:rsidRPr="00233903">
        <w:rPr>
          <w:rFonts w:ascii="Calibri" w:hAnsi="Calibri" w:cs="Calibri"/>
          <w:color w:val="4472C4" w:themeColor="accent1"/>
        </w:rPr>
        <w:t xml:space="preserve"> </w:t>
      </w:r>
      <w:proofErr w:type="spellStart"/>
      <w:r w:rsidRPr="00233903">
        <w:rPr>
          <w:rFonts w:ascii="Calibri" w:hAnsi="Calibri" w:cs="Calibri"/>
          <w:color w:val="4472C4" w:themeColor="accent1"/>
        </w:rPr>
        <w:t>ganglia</w:t>
      </w:r>
      <w:proofErr w:type="spellEnd"/>
      <w:r w:rsidRPr="00233903">
        <w:rPr>
          <w:rFonts w:ascii="Calibri" w:hAnsi="Calibri" w:cs="Calibri"/>
          <w:color w:val="4472C4" w:themeColor="accent1"/>
        </w:rPr>
        <w:t>.</w:t>
      </w:r>
    </w:p>
    <w:p w14:paraId="3113A195" w14:textId="592AA2CD" w:rsidR="00233903" w:rsidRDefault="00233903" w:rsidP="00233903">
      <w:pPr>
        <w:ind w:firstLine="0"/>
        <w:rPr>
          <w:rFonts w:ascii="Calibri" w:hAnsi="Calibri" w:cs="Calibri"/>
          <w:color w:val="4472C4" w:themeColor="accent1"/>
        </w:rPr>
      </w:pPr>
    </w:p>
    <w:p w14:paraId="53B46BDC" w14:textId="4B9ACB83" w:rsidR="00233903" w:rsidRDefault="00233903" w:rsidP="00233903">
      <w:pPr>
        <w:ind w:firstLine="0"/>
        <w:rPr>
          <w:rFonts w:ascii="Calibri" w:hAnsi="Calibri" w:cs="Calibri"/>
          <w:color w:val="4472C4" w:themeColor="accent1"/>
        </w:rPr>
      </w:pPr>
    </w:p>
    <w:p w14:paraId="1388FFF4" w14:textId="77777777" w:rsidR="00233903" w:rsidRDefault="00233903" w:rsidP="00233903">
      <w:pPr>
        <w:ind w:firstLine="0"/>
        <w:rPr>
          <w:rFonts w:ascii="Calibri" w:hAnsi="Calibri" w:cs="Calibri"/>
          <w:color w:val="4472C4" w:themeColor="accent1"/>
        </w:rPr>
      </w:pPr>
      <w:r>
        <w:rPr>
          <w:rFonts w:ascii="Calibri" w:hAnsi="Calibri" w:cs="Calibri"/>
          <w:color w:val="4472C4" w:themeColor="accent1"/>
        </w:rPr>
        <w:t>Theorie:</w:t>
      </w:r>
    </w:p>
    <w:p w14:paraId="09CFECE4" w14:textId="77777777" w:rsidR="00233903" w:rsidRDefault="00233903" w:rsidP="00233903">
      <w:pPr>
        <w:ind w:firstLine="0"/>
        <w:rPr>
          <w:rFonts w:ascii="Calibri" w:hAnsi="Calibri" w:cs="Calibri"/>
          <w:color w:val="4472C4" w:themeColor="accent1"/>
        </w:rPr>
      </w:pPr>
      <w:r>
        <w:rPr>
          <w:rFonts w:ascii="Calibri" w:hAnsi="Calibri" w:cs="Calibri"/>
          <w:color w:val="4472C4" w:themeColor="accent1"/>
        </w:rPr>
        <w:t>He</w:t>
      </w:r>
      <w:r w:rsidRPr="0070236A">
        <w:rPr>
          <w:rFonts w:ascii="Calibri" w:hAnsi="Calibri" w:cs="Calibri"/>
          <w:color w:val="4472C4" w:themeColor="accent1"/>
        </w:rPr>
        <w:t xml:space="preserve">t sympathische en parasympathische </w:t>
      </w:r>
      <w:r>
        <w:rPr>
          <w:rFonts w:ascii="Calibri" w:hAnsi="Calibri" w:cs="Calibri"/>
          <w:color w:val="4472C4" w:themeColor="accent1"/>
        </w:rPr>
        <w:t>zenuwstelsel verschillen in structuur van elkaar. Eén van de eigenschappen waarin ze in verschillen is de neuronale divergentie.</w:t>
      </w:r>
    </w:p>
    <w:p w14:paraId="08BF919E" w14:textId="77777777" w:rsidR="00233903" w:rsidRDefault="00233903" w:rsidP="00233903">
      <w:pPr>
        <w:ind w:firstLine="0"/>
        <w:rPr>
          <w:rFonts w:ascii="Calibri" w:hAnsi="Calibri" w:cs="Calibri"/>
          <w:color w:val="4472C4" w:themeColor="accent1"/>
        </w:rPr>
      </w:pPr>
    </w:p>
    <w:p w14:paraId="38420303" w14:textId="77777777" w:rsidR="00233903" w:rsidRDefault="00233903" w:rsidP="00233903">
      <w:pPr>
        <w:ind w:firstLine="0"/>
        <w:rPr>
          <w:rFonts w:ascii="Calibri" w:hAnsi="Calibri" w:cs="Calibri"/>
          <w:color w:val="4472C4" w:themeColor="accent1"/>
        </w:rPr>
      </w:pPr>
      <w:r>
        <w:rPr>
          <w:rFonts w:ascii="Calibri" w:hAnsi="Calibri" w:cs="Calibri"/>
          <w:color w:val="4472C4" w:themeColor="accent1"/>
        </w:rPr>
        <w:t>Stelling:</w:t>
      </w:r>
    </w:p>
    <w:p w14:paraId="577A4ECC" w14:textId="74E96589" w:rsidR="00233903" w:rsidRDefault="00233903" w:rsidP="00233903">
      <w:pPr>
        <w:ind w:firstLine="0"/>
        <w:rPr>
          <w:rFonts w:ascii="Calibri" w:hAnsi="Calibri" w:cs="Calibri"/>
          <w:color w:val="4472C4" w:themeColor="accent1"/>
        </w:rPr>
      </w:pPr>
      <w:r>
        <w:rPr>
          <w:rFonts w:ascii="Calibri" w:hAnsi="Calibri" w:cs="Calibri"/>
          <w:color w:val="4472C4" w:themeColor="accent1"/>
        </w:rPr>
        <w:t xml:space="preserve">Bij het sympathische zenuwstelsel hebben preganglionaire neuronen doorgaans uitlopers naar slechts één of enkele autonome ganglia. </w:t>
      </w:r>
    </w:p>
    <w:p w14:paraId="38E92617" w14:textId="63671ACB" w:rsidR="00233903" w:rsidRDefault="00233903" w:rsidP="00233903">
      <w:pPr>
        <w:ind w:firstLine="0"/>
        <w:rPr>
          <w:rFonts w:ascii="Calibri" w:hAnsi="Calibri" w:cs="Calibri"/>
          <w:color w:val="4472C4" w:themeColor="accent1"/>
        </w:rPr>
      </w:pPr>
    </w:p>
    <w:p w14:paraId="77A05741" w14:textId="77777777" w:rsidR="00233903" w:rsidRPr="008E44A4" w:rsidRDefault="00233903" w:rsidP="00233903">
      <w:pPr>
        <w:ind w:firstLine="0"/>
        <w:rPr>
          <w:rFonts w:ascii="Calibri" w:hAnsi="Calibri" w:cs="Calibri"/>
          <w:color w:val="4472C4" w:themeColor="accent1"/>
        </w:rPr>
      </w:pPr>
      <w:r w:rsidRPr="008E44A4">
        <w:rPr>
          <w:rFonts w:ascii="Calibri" w:hAnsi="Calibri" w:cs="Calibri"/>
          <w:color w:val="4472C4" w:themeColor="accent1"/>
        </w:rPr>
        <w:t>Deze stelling is correct</w:t>
      </w:r>
    </w:p>
    <w:p w14:paraId="5D405033" w14:textId="77777777" w:rsidR="00233903" w:rsidRPr="008E44A4" w:rsidRDefault="00233903" w:rsidP="00233903">
      <w:pPr>
        <w:ind w:firstLine="0"/>
        <w:rPr>
          <w:rFonts w:ascii="Calibri" w:hAnsi="Calibri" w:cs="Calibri"/>
          <w:b/>
          <w:bCs/>
          <w:color w:val="4472C4" w:themeColor="accent1"/>
        </w:rPr>
      </w:pPr>
      <w:r w:rsidRPr="008E44A4">
        <w:rPr>
          <w:rFonts w:ascii="Calibri" w:hAnsi="Calibri" w:cs="Calibri"/>
          <w:b/>
          <w:bCs/>
          <w:color w:val="4472C4" w:themeColor="accent1"/>
        </w:rPr>
        <w:t>Deze stelling is niet correct</w:t>
      </w:r>
    </w:p>
    <w:p w14:paraId="07518A79" w14:textId="77777777" w:rsidR="00233903" w:rsidRDefault="00233903" w:rsidP="00233903">
      <w:pPr>
        <w:ind w:firstLine="0"/>
        <w:rPr>
          <w:rFonts w:ascii="Calibri" w:hAnsi="Calibri" w:cs="Calibri"/>
          <w:color w:val="4472C4" w:themeColor="accent1"/>
        </w:rPr>
      </w:pPr>
    </w:p>
    <w:p w14:paraId="5E3A048B" w14:textId="77777777" w:rsidR="00233903" w:rsidRDefault="00233903" w:rsidP="00233903">
      <w:pPr>
        <w:ind w:firstLine="0"/>
        <w:rPr>
          <w:rFonts w:ascii="Calibri" w:hAnsi="Calibri" w:cs="Calibri"/>
          <w:color w:val="4472C4" w:themeColor="accent1"/>
        </w:rPr>
      </w:pPr>
      <w:r>
        <w:rPr>
          <w:rFonts w:ascii="Calibri" w:hAnsi="Calibri" w:cs="Calibri"/>
          <w:color w:val="4472C4" w:themeColor="accent1"/>
        </w:rPr>
        <w:t xml:space="preserve">Extra info: </w:t>
      </w:r>
    </w:p>
    <w:p w14:paraId="45F828E4" w14:textId="4DE7F71F" w:rsidR="00233903" w:rsidRDefault="00233903" w:rsidP="00233903">
      <w:pPr>
        <w:ind w:firstLine="0"/>
        <w:rPr>
          <w:rFonts w:ascii="Calibri" w:hAnsi="Calibri" w:cs="Calibri"/>
          <w:color w:val="4472C4" w:themeColor="accent1"/>
        </w:rPr>
      </w:pPr>
      <w:r w:rsidRPr="00233903">
        <w:rPr>
          <w:rFonts w:ascii="Calibri" w:hAnsi="Calibri" w:cs="Calibri"/>
          <w:color w:val="4472C4" w:themeColor="accent1"/>
        </w:rPr>
        <w:t xml:space="preserve">Binnen het sympathische zenuwstelsel hebben preganglionaire neuronen doorgaans uitlopers naar tientallen sympathische ganglia, terwijl de preganglionaire neuronen binnen het parasympathische zenuwstelsel uitlopers hebben naar slechts enkele </w:t>
      </w:r>
      <w:del w:id="171" w:author="Milou Buijk" w:date="2021-12-29T11:58:00Z">
        <w:r w:rsidRPr="00233903" w:rsidDel="00E03A87">
          <w:rPr>
            <w:rFonts w:ascii="Calibri" w:hAnsi="Calibri" w:cs="Calibri"/>
            <w:color w:val="4472C4" w:themeColor="accent1"/>
          </w:rPr>
          <w:delText xml:space="preserve">(drie à vier) </w:delText>
        </w:r>
      </w:del>
      <w:proofErr w:type="spellStart"/>
      <w:r w:rsidRPr="00233903">
        <w:rPr>
          <w:rFonts w:ascii="Calibri" w:hAnsi="Calibri" w:cs="Calibri"/>
          <w:color w:val="4472C4" w:themeColor="accent1"/>
        </w:rPr>
        <w:t>parasympathische</w:t>
      </w:r>
      <w:proofErr w:type="spellEnd"/>
      <w:r w:rsidRPr="00233903">
        <w:rPr>
          <w:rFonts w:ascii="Calibri" w:hAnsi="Calibri" w:cs="Calibri"/>
          <w:color w:val="4472C4" w:themeColor="accent1"/>
        </w:rPr>
        <w:t xml:space="preserve"> </w:t>
      </w:r>
      <w:proofErr w:type="spellStart"/>
      <w:r w:rsidRPr="00233903">
        <w:rPr>
          <w:rFonts w:ascii="Calibri" w:hAnsi="Calibri" w:cs="Calibri"/>
          <w:color w:val="4472C4" w:themeColor="accent1"/>
        </w:rPr>
        <w:t>ganglia</w:t>
      </w:r>
      <w:proofErr w:type="spellEnd"/>
      <w:r w:rsidRPr="00233903">
        <w:rPr>
          <w:rFonts w:ascii="Calibri" w:hAnsi="Calibri" w:cs="Calibri"/>
          <w:color w:val="4472C4" w:themeColor="accent1"/>
        </w:rPr>
        <w:t>.</w:t>
      </w:r>
    </w:p>
    <w:p w14:paraId="3E09236E" w14:textId="77777777" w:rsidR="00233903" w:rsidRPr="00233903" w:rsidRDefault="00233903" w:rsidP="00BB0548">
      <w:pPr>
        <w:ind w:firstLine="0"/>
        <w:rPr>
          <w:rFonts w:ascii="Calibri" w:hAnsi="Calibri" w:cs="Calibri"/>
          <w:color w:val="4472C4" w:themeColor="accent1"/>
        </w:rPr>
      </w:pPr>
    </w:p>
    <w:p w14:paraId="319786F7" w14:textId="77777777" w:rsidR="00BF5F86" w:rsidRDefault="00BF5F86" w:rsidP="00BF5F86">
      <w:pPr>
        <w:ind w:firstLine="0"/>
        <w:rPr>
          <w:rFonts w:ascii="Calibri" w:hAnsi="Calibri" w:cs="Calibri"/>
          <w:color w:val="4472C4" w:themeColor="accent1"/>
        </w:rPr>
      </w:pPr>
    </w:p>
    <w:p w14:paraId="1D2192C4" w14:textId="77777777" w:rsidR="00BF5F86" w:rsidRDefault="00BF5F86" w:rsidP="00BF5F86">
      <w:pPr>
        <w:ind w:firstLine="0"/>
        <w:rPr>
          <w:rFonts w:ascii="Calibri" w:hAnsi="Calibri" w:cs="Calibri"/>
          <w:b/>
          <w:bCs/>
        </w:rPr>
      </w:pPr>
      <w:r>
        <w:rPr>
          <w:rFonts w:ascii="Calibri" w:hAnsi="Calibri" w:cs="Calibri"/>
          <w:b/>
          <w:bCs/>
        </w:rPr>
        <w:t>Subject: 15.2 Organisatie van het autonome zenuwstelsel</w:t>
      </w:r>
    </w:p>
    <w:p w14:paraId="2C08254C" w14:textId="6A3E6117" w:rsidR="00BF5F86" w:rsidRDefault="00BF5F86" w:rsidP="00BF5F86">
      <w:pPr>
        <w:ind w:firstLine="0"/>
        <w:rPr>
          <w:rFonts w:ascii="Calibri" w:hAnsi="Calibri" w:cs="Calibri"/>
          <w:b/>
          <w:bCs/>
        </w:rPr>
      </w:pPr>
      <w:r>
        <w:rPr>
          <w:rFonts w:ascii="Calibri" w:hAnsi="Calibri" w:cs="Calibri"/>
          <w:b/>
          <w:bCs/>
        </w:rPr>
        <w:lastRenderedPageBreak/>
        <w:t>HTML:</w:t>
      </w:r>
      <w:r w:rsidRPr="000B2A4F">
        <w:rPr>
          <w:rFonts w:ascii="Calibri" w:hAnsi="Calibri" w:cs="Calibri"/>
          <w:b/>
          <w:bCs/>
        </w:rPr>
        <w:t xml:space="preserve"> </w:t>
      </w:r>
      <w:r>
        <w:rPr>
          <w:rFonts w:ascii="Calibri" w:hAnsi="Calibri" w:cs="Calibri"/>
          <w:b/>
          <w:bCs/>
        </w:rPr>
        <w:t xml:space="preserve">15.2.3 </w:t>
      </w:r>
      <w:r w:rsidRPr="00BF5F86">
        <w:rPr>
          <w:rFonts w:ascii="Calibri" w:hAnsi="Calibri" w:cs="Calibri"/>
          <w:b/>
          <w:bCs/>
        </w:rPr>
        <w:t>Vergelijking van sympathische en parasympathische responsen</w:t>
      </w:r>
    </w:p>
    <w:p w14:paraId="4F8BA202" w14:textId="6A287763" w:rsidR="00BF5F86" w:rsidRDefault="00BF5F86" w:rsidP="00BF5F86">
      <w:pPr>
        <w:ind w:firstLine="0"/>
        <w:rPr>
          <w:rFonts w:ascii="Calibri" w:hAnsi="Calibri" w:cs="Calibri"/>
        </w:rPr>
      </w:pPr>
      <w:r>
        <w:rPr>
          <w:rFonts w:ascii="Calibri" w:hAnsi="Calibri" w:cs="Calibri"/>
          <w:b/>
          <w:bCs/>
        </w:rPr>
        <w:t xml:space="preserve">15.2.3 </w:t>
      </w:r>
      <w:r w:rsidRPr="00BF5F86">
        <w:rPr>
          <w:rFonts w:ascii="Calibri" w:hAnsi="Calibri" w:cs="Calibri"/>
          <w:b/>
          <w:bCs/>
        </w:rPr>
        <w:t>Vergelijking van sympathische en parasympathische responsen</w:t>
      </w:r>
      <w:r>
        <w:rPr>
          <w:rFonts w:ascii="Calibri" w:hAnsi="Calibri" w:cs="Calibri"/>
          <w:highlight w:val="yellow"/>
        </w:rPr>
        <w:br/>
      </w:r>
      <w:r w:rsidRPr="00842DB0">
        <w:rPr>
          <w:rFonts w:ascii="Calibri" w:hAnsi="Calibri" w:cs="Calibri"/>
          <w:highlight w:val="yellow"/>
        </w:rPr>
        <w:t>Image ID:</w:t>
      </w:r>
      <w:r>
        <w:rPr>
          <w:rFonts w:ascii="Calibri" w:hAnsi="Calibri" w:cs="Calibri"/>
        </w:rPr>
        <w:t xml:space="preserve"> </w:t>
      </w:r>
      <w:r w:rsidR="00DA3C2A" w:rsidRPr="00DA3C2A">
        <w:rPr>
          <w:rFonts w:ascii="Calibri" w:hAnsi="Calibri" w:cs="Calibri"/>
        </w:rPr>
        <w:t>1431513797</w:t>
      </w:r>
    </w:p>
    <w:p w14:paraId="4646CFED" w14:textId="25A389BF" w:rsidR="00233903" w:rsidRDefault="00233903" w:rsidP="00BF5F86">
      <w:pPr>
        <w:ind w:firstLine="0"/>
        <w:rPr>
          <w:rFonts w:ascii="Calibri" w:hAnsi="Calibri" w:cs="Calibri"/>
        </w:rPr>
      </w:pPr>
    </w:p>
    <w:p w14:paraId="5350BF7C" w14:textId="77777777" w:rsidR="00233903" w:rsidRPr="00233903" w:rsidRDefault="00233903" w:rsidP="00233903">
      <w:pPr>
        <w:ind w:firstLine="0"/>
        <w:rPr>
          <w:rFonts w:ascii="Calibri" w:hAnsi="Calibri" w:cs="Calibri"/>
        </w:rPr>
      </w:pPr>
      <w:r w:rsidRPr="00233903">
        <w:rPr>
          <w:rFonts w:ascii="Calibri" w:hAnsi="Calibri" w:cs="Calibri"/>
        </w:rPr>
        <w:t>Het is binnen de medische biologie een algemeen principe dat de structuur van een bepaald systeem vaak een hulpmiddel vormt bij het doorgronden van de belangrijkste fysiologische processen waarbij het betrokken is. Dat geldt ook voor de beide gedeelten van het autonome zenuwstelsel. Het parasympathische systeem kenmerkt zich door lange preganglionaire neuronen die naar één of slechts enkele doelorganen lopen. Op basis daarvan kunnen we de conclusie trekken dat parasympathische functies over het algemeen specifieker zijn dan sympathische functies. Daarnaast richt de activering van het parasympathische zenuwstelsel zich vooral op de specifieke activering van doelorganen in plaats van activering van het hele systeem.</w:t>
      </w:r>
    </w:p>
    <w:p w14:paraId="5BCEEB83" w14:textId="77777777" w:rsidR="00233903" w:rsidRPr="00233903" w:rsidRDefault="00233903" w:rsidP="00233903">
      <w:pPr>
        <w:ind w:firstLine="0"/>
        <w:rPr>
          <w:rFonts w:ascii="Calibri" w:hAnsi="Calibri" w:cs="Calibri"/>
        </w:rPr>
      </w:pPr>
      <w:r w:rsidRPr="00233903">
        <w:rPr>
          <w:rFonts w:ascii="Calibri" w:hAnsi="Calibri" w:cs="Calibri"/>
        </w:rPr>
        <w:t>De structuur van het sympathische gedeelte van het AZS staat daarmee in contrast. De preganglionaire vezels zijn kort en sterk vertakt. Dit leidt tot een snelle, brede communicatie binnen het hele sympathische systeem. Deze diffuse interconnectiviteit (neuronale divergentie) is een belangrijke anatomische eigenschap waarmee het sympathische zenuwstelsel op een snelle, uitgebreide manier kan reageren op sterke belasting of noodsituaties. Als de glandulae adrenales (bijnieren) als reactie op een stressstimulus norepinefrine (noradrenaline) of epinefrine (adrenaline) produceren, worden door de activiteit van deze neurotransmitters over een brede linie snel een aantal belangrijke onderdelen van het sympathische zenuwstelsel geactiveerd. Dit is essentieel voor een adequate reactie op een gevaarlijke situatie of belasting. Daarbij valt bijvoorbeeld te denken aan een moment van grote angst en alle veranderingen die zich daarbij voordoen, zoals een toename van het gezichtsvermogen, de hartslag, de bloeddruk en de ademhalingsfrequentie. Kort gezegd vraagt de reactie op een verhoogde belasting om directe coördinatie van enkele belangrijke systemen, wat mogelijk wordt gemaakt door het aantal vertakkingen van preganglionaire neuronen binnen het sympathische zenuwstelsel.</w:t>
      </w:r>
    </w:p>
    <w:p w14:paraId="2C2DD6E9" w14:textId="77777777" w:rsidR="00233903" w:rsidRPr="00233903" w:rsidRDefault="00233903" w:rsidP="00233903">
      <w:pPr>
        <w:ind w:firstLine="0"/>
        <w:rPr>
          <w:rFonts w:ascii="Calibri" w:hAnsi="Calibri" w:cs="Calibri"/>
        </w:rPr>
      </w:pPr>
    </w:p>
    <w:p w14:paraId="0DE82547" w14:textId="759A65B5" w:rsidR="00233903" w:rsidRDefault="00233903" w:rsidP="00233903">
      <w:pPr>
        <w:ind w:firstLine="0"/>
        <w:rPr>
          <w:rFonts w:ascii="Calibri" w:hAnsi="Calibri" w:cs="Calibri"/>
        </w:rPr>
      </w:pPr>
      <w:r w:rsidRPr="00233903">
        <w:rPr>
          <w:rFonts w:ascii="Calibri" w:hAnsi="Calibri" w:cs="Calibri"/>
        </w:rPr>
        <w:t>Zoals we in het begin van het hoofdstuk al hebben gezegd, vormen deze systemen een aanvulling op elkaar. Soms wordt ook het parasympathische zenuwstelsel breed geactiveerd of zorgt het sympathische zenuwstelsel alleen voor de activering van specifieke belangrijke doelorganen. Deze systemen werken samen om de homeostase in stand te houden in allerlei verschillende omstandigheden en zijn hierbij dus niet voortdurend in competitie met elkaar.</w:t>
      </w:r>
    </w:p>
    <w:p w14:paraId="7B47872B" w14:textId="1B5FB65F" w:rsidR="00842DB0" w:rsidRDefault="00842DB0" w:rsidP="00842DB0">
      <w:pPr>
        <w:ind w:firstLine="0"/>
        <w:rPr>
          <w:rFonts w:ascii="Calibri" w:hAnsi="Calibri" w:cs="Calibri"/>
        </w:rPr>
      </w:pPr>
    </w:p>
    <w:p w14:paraId="41E419E7" w14:textId="6C9AB923" w:rsidR="00233903" w:rsidRDefault="00233903" w:rsidP="00842DB0">
      <w:pPr>
        <w:ind w:firstLine="0"/>
        <w:rPr>
          <w:rFonts w:ascii="Calibri" w:hAnsi="Calibri" w:cs="Calibri"/>
          <w:color w:val="FF0000"/>
        </w:rPr>
      </w:pPr>
      <w:r>
        <w:rPr>
          <w:rFonts w:ascii="Calibri" w:hAnsi="Calibri" w:cs="Calibri"/>
          <w:color w:val="FF0000"/>
        </w:rPr>
        <w:t xml:space="preserve">Leerdoel: de student weet dat </w:t>
      </w:r>
      <w:r w:rsidRPr="00233903">
        <w:rPr>
          <w:rFonts w:ascii="Calibri" w:hAnsi="Calibri" w:cs="Calibri"/>
          <w:color w:val="FF0000"/>
        </w:rPr>
        <w:t xml:space="preserve">de activering van het parasympathische zenuwstelsel zich vooral </w:t>
      </w:r>
      <w:r>
        <w:rPr>
          <w:rFonts w:ascii="Calibri" w:hAnsi="Calibri" w:cs="Calibri"/>
          <w:color w:val="FF0000"/>
        </w:rPr>
        <w:t xml:space="preserve">richt </w:t>
      </w:r>
      <w:r w:rsidRPr="00233903">
        <w:rPr>
          <w:rFonts w:ascii="Calibri" w:hAnsi="Calibri" w:cs="Calibri"/>
          <w:color w:val="FF0000"/>
        </w:rPr>
        <w:t>op de specifieke activering van doelorganen</w:t>
      </w:r>
      <w:r>
        <w:rPr>
          <w:rFonts w:ascii="Calibri" w:hAnsi="Calibri" w:cs="Calibri"/>
          <w:color w:val="FF0000"/>
        </w:rPr>
        <w:t xml:space="preserve"> </w:t>
      </w:r>
      <w:commentRangeStart w:id="172"/>
      <w:r w:rsidRPr="00233903">
        <w:rPr>
          <w:rFonts w:ascii="Calibri" w:hAnsi="Calibri" w:cs="Calibri"/>
          <w:color w:val="FF0000"/>
        </w:rPr>
        <w:t>in plaats van activering van het hele systeem.</w:t>
      </w:r>
      <w:commentRangeEnd w:id="172"/>
      <w:r w:rsidR="00857F17">
        <w:rPr>
          <w:rStyle w:val="Verwijzingopmerking"/>
        </w:rPr>
        <w:commentReference w:id="172"/>
      </w:r>
    </w:p>
    <w:p w14:paraId="06BD69E1" w14:textId="2B93A173" w:rsidR="007C1063" w:rsidRDefault="007C1063" w:rsidP="00842DB0">
      <w:pPr>
        <w:ind w:firstLine="0"/>
        <w:rPr>
          <w:rFonts w:ascii="Calibri" w:hAnsi="Calibri" w:cs="Calibri"/>
          <w:color w:val="FF0000"/>
        </w:rPr>
      </w:pPr>
    </w:p>
    <w:p w14:paraId="3D7585E9" w14:textId="77777777" w:rsidR="007C1063" w:rsidRDefault="007C1063" w:rsidP="007C1063">
      <w:pPr>
        <w:ind w:firstLine="0"/>
        <w:rPr>
          <w:rFonts w:ascii="Calibri" w:hAnsi="Calibri" w:cs="Calibri"/>
          <w:color w:val="4472C4" w:themeColor="accent1"/>
        </w:rPr>
      </w:pPr>
      <w:r>
        <w:rPr>
          <w:rFonts w:ascii="Calibri" w:hAnsi="Calibri" w:cs="Calibri"/>
          <w:color w:val="4472C4" w:themeColor="accent1"/>
        </w:rPr>
        <w:t>Fluster</w:t>
      </w:r>
    </w:p>
    <w:p w14:paraId="609F134F" w14:textId="77777777" w:rsidR="007C1063" w:rsidRDefault="007C1063" w:rsidP="007C1063">
      <w:pPr>
        <w:ind w:firstLine="0"/>
        <w:rPr>
          <w:rFonts w:ascii="Calibri" w:hAnsi="Calibri" w:cs="Calibri"/>
          <w:color w:val="4472C4" w:themeColor="accent1"/>
        </w:rPr>
      </w:pPr>
    </w:p>
    <w:p w14:paraId="2B30B935" w14:textId="77777777" w:rsidR="007C1063" w:rsidRDefault="007C1063" w:rsidP="007C1063">
      <w:pPr>
        <w:ind w:firstLine="0"/>
        <w:rPr>
          <w:rFonts w:ascii="Calibri" w:hAnsi="Calibri" w:cs="Calibri"/>
          <w:color w:val="4472C4" w:themeColor="accent1"/>
        </w:rPr>
      </w:pPr>
      <w:r>
        <w:rPr>
          <w:rFonts w:ascii="Calibri" w:hAnsi="Calibri" w:cs="Calibri"/>
          <w:color w:val="4472C4" w:themeColor="accent1"/>
        </w:rPr>
        <w:t>Theorie:</w:t>
      </w:r>
    </w:p>
    <w:p w14:paraId="25CDDF46" w14:textId="3EE9017E" w:rsidR="007C1063" w:rsidRDefault="007C1063" w:rsidP="007C1063">
      <w:pPr>
        <w:ind w:firstLine="0"/>
        <w:rPr>
          <w:rFonts w:ascii="Calibri" w:hAnsi="Calibri" w:cs="Calibri"/>
          <w:color w:val="4472C4" w:themeColor="accent1"/>
        </w:rPr>
      </w:pPr>
      <w:r>
        <w:rPr>
          <w:rFonts w:ascii="Calibri" w:hAnsi="Calibri" w:cs="Calibri"/>
          <w:color w:val="4472C4" w:themeColor="accent1"/>
        </w:rPr>
        <w:t>De</w:t>
      </w:r>
      <w:r w:rsidRPr="007C1063">
        <w:rPr>
          <w:rFonts w:ascii="Calibri" w:hAnsi="Calibri" w:cs="Calibri"/>
          <w:color w:val="4472C4" w:themeColor="accent1"/>
        </w:rPr>
        <w:t xml:space="preserve"> structuur </w:t>
      </w:r>
      <w:r>
        <w:rPr>
          <w:rFonts w:ascii="Calibri" w:hAnsi="Calibri" w:cs="Calibri"/>
          <w:color w:val="4472C4" w:themeColor="accent1"/>
        </w:rPr>
        <w:t>van het autonome zenuwstelsel</w:t>
      </w:r>
      <w:r w:rsidRPr="007C1063">
        <w:rPr>
          <w:rFonts w:ascii="Calibri" w:hAnsi="Calibri" w:cs="Calibri"/>
          <w:color w:val="4472C4" w:themeColor="accent1"/>
        </w:rPr>
        <w:t xml:space="preserve"> </w:t>
      </w:r>
      <w:r>
        <w:rPr>
          <w:rFonts w:ascii="Calibri" w:hAnsi="Calibri" w:cs="Calibri"/>
          <w:color w:val="4472C4" w:themeColor="accent1"/>
        </w:rPr>
        <w:t>vormt</w:t>
      </w:r>
      <w:r w:rsidRPr="007C1063">
        <w:rPr>
          <w:rFonts w:ascii="Calibri" w:hAnsi="Calibri" w:cs="Calibri"/>
          <w:color w:val="4472C4" w:themeColor="accent1"/>
        </w:rPr>
        <w:t xml:space="preserve"> een hulpmiddel </w:t>
      </w:r>
      <w:del w:id="173" w:author="Milou Buijk" w:date="2021-12-29T12:17:00Z">
        <w:r w:rsidRPr="007C1063" w:rsidDel="00C619D2">
          <w:rPr>
            <w:rFonts w:ascii="Calibri" w:hAnsi="Calibri" w:cs="Calibri"/>
            <w:color w:val="4472C4" w:themeColor="accent1"/>
          </w:rPr>
          <w:delText xml:space="preserve">vormt </w:delText>
        </w:r>
      </w:del>
      <w:r w:rsidRPr="007C1063">
        <w:rPr>
          <w:rFonts w:ascii="Calibri" w:hAnsi="Calibri" w:cs="Calibri"/>
          <w:color w:val="4472C4" w:themeColor="accent1"/>
        </w:rPr>
        <w:t>bij het doorgronden van de belangrijkste fysiologische processen waarbij het betrokken is.</w:t>
      </w:r>
      <w:r>
        <w:rPr>
          <w:rFonts w:ascii="Calibri" w:hAnsi="Calibri" w:cs="Calibri"/>
          <w:color w:val="4472C4" w:themeColor="accent1"/>
        </w:rPr>
        <w:t xml:space="preserve"> </w:t>
      </w:r>
      <w:r w:rsidRPr="007C1063">
        <w:rPr>
          <w:rFonts w:ascii="Calibri" w:hAnsi="Calibri" w:cs="Calibri"/>
          <w:color w:val="4472C4" w:themeColor="accent1"/>
        </w:rPr>
        <w:t>Het parasympathische systeem kenmerkt zich door lange preganglionaire neuronen die naar één of slechts enkele doelorganen lopen</w:t>
      </w:r>
      <w:r>
        <w:rPr>
          <w:rFonts w:ascii="Calibri" w:hAnsi="Calibri" w:cs="Calibri"/>
          <w:color w:val="4472C4" w:themeColor="accent1"/>
        </w:rPr>
        <w:t xml:space="preserve">. </w:t>
      </w:r>
    </w:p>
    <w:p w14:paraId="27A07125" w14:textId="77777777" w:rsidR="007C1063" w:rsidRDefault="007C1063" w:rsidP="007C1063">
      <w:pPr>
        <w:ind w:firstLine="0"/>
        <w:rPr>
          <w:rFonts w:ascii="Calibri" w:hAnsi="Calibri" w:cs="Calibri"/>
          <w:color w:val="4472C4" w:themeColor="accent1"/>
        </w:rPr>
      </w:pPr>
    </w:p>
    <w:p w14:paraId="58539A2D" w14:textId="77777777" w:rsidR="007C1063" w:rsidRDefault="007C1063" w:rsidP="007C1063">
      <w:pPr>
        <w:ind w:firstLine="0"/>
        <w:rPr>
          <w:rFonts w:ascii="Calibri" w:hAnsi="Calibri" w:cs="Calibri"/>
          <w:color w:val="4472C4" w:themeColor="accent1"/>
        </w:rPr>
      </w:pPr>
      <w:r>
        <w:rPr>
          <w:rFonts w:ascii="Calibri" w:hAnsi="Calibri" w:cs="Calibri"/>
          <w:color w:val="4472C4" w:themeColor="accent1"/>
        </w:rPr>
        <w:t>Vraag:</w:t>
      </w:r>
      <w:r>
        <w:rPr>
          <w:rFonts w:ascii="Calibri" w:hAnsi="Calibri" w:cs="Calibri"/>
          <w:color w:val="4472C4" w:themeColor="accent1"/>
        </w:rPr>
        <w:br/>
        <w:t>Wat is het gevolg van deze structuur voor de functie van het parasympathische zenuwstelsel?</w:t>
      </w:r>
    </w:p>
    <w:p w14:paraId="38A30274" w14:textId="77777777" w:rsidR="007C1063" w:rsidRDefault="007C1063" w:rsidP="007C1063">
      <w:pPr>
        <w:ind w:firstLine="0"/>
        <w:rPr>
          <w:rFonts w:ascii="Calibri" w:hAnsi="Calibri" w:cs="Calibri"/>
          <w:color w:val="4472C4" w:themeColor="accent1"/>
        </w:rPr>
      </w:pPr>
    </w:p>
    <w:p w14:paraId="220CAD7F" w14:textId="1CA3226D" w:rsidR="007C1063" w:rsidRPr="007C1063" w:rsidRDefault="007C1063" w:rsidP="007C1063">
      <w:pPr>
        <w:ind w:firstLine="0"/>
        <w:rPr>
          <w:rFonts w:ascii="Calibri" w:hAnsi="Calibri" w:cs="Calibri"/>
          <w:b/>
          <w:bCs/>
          <w:color w:val="4472C4" w:themeColor="accent1"/>
        </w:rPr>
      </w:pPr>
      <w:commentRangeStart w:id="174"/>
      <w:r w:rsidRPr="007C1063">
        <w:rPr>
          <w:rFonts w:ascii="Calibri" w:hAnsi="Calibri" w:cs="Calibri"/>
          <w:b/>
          <w:bCs/>
          <w:color w:val="4472C4" w:themeColor="accent1"/>
        </w:rPr>
        <w:t>Parasympathische functies zijn in het algemeen specifieker zijn dan sympathische functies</w:t>
      </w:r>
      <w:commentRangeEnd w:id="174"/>
      <w:r w:rsidR="00857F17">
        <w:rPr>
          <w:rStyle w:val="Verwijzingopmerking"/>
        </w:rPr>
        <w:commentReference w:id="174"/>
      </w:r>
    </w:p>
    <w:p w14:paraId="442D0F16" w14:textId="28DA4476" w:rsidR="007C1063" w:rsidRDefault="007C1063" w:rsidP="007C1063">
      <w:pPr>
        <w:ind w:firstLine="0"/>
        <w:rPr>
          <w:rFonts w:ascii="Calibri" w:hAnsi="Calibri" w:cs="Calibri"/>
          <w:color w:val="4472C4" w:themeColor="accent1"/>
        </w:rPr>
      </w:pPr>
      <w:r>
        <w:rPr>
          <w:rFonts w:ascii="Calibri" w:hAnsi="Calibri" w:cs="Calibri"/>
          <w:color w:val="4472C4" w:themeColor="accent1"/>
        </w:rPr>
        <w:t>Activering van het parasympathische zenuwstelsel richt zich op activatie van het hele systeem</w:t>
      </w:r>
    </w:p>
    <w:p w14:paraId="5881288D" w14:textId="7E91C9EA" w:rsidR="00D8532A" w:rsidRDefault="00D8532A" w:rsidP="007C1063">
      <w:pPr>
        <w:ind w:firstLine="0"/>
        <w:rPr>
          <w:rFonts w:ascii="Calibri" w:hAnsi="Calibri" w:cs="Calibri"/>
          <w:color w:val="4472C4" w:themeColor="accent1"/>
        </w:rPr>
      </w:pPr>
      <w:r>
        <w:rPr>
          <w:rFonts w:ascii="Calibri" w:hAnsi="Calibri" w:cs="Calibri"/>
          <w:color w:val="4472C4" w:themeColor="accent1"/>
        </w:rPr>
        <w:t>Beide bovenstaande</w:t>
      </w:r>
    </w:p>
    <w:p w14:paraId="39FC0FD8" w14:textId="7303E930" w:rsidR="00D8532A" w:rsidRDefault="00D8532A" w:rsidP="007C1063">
      <w:pPr>
        <w:ind w:firstLine="0"/>
        <w:rPr>
          <w:rFonts w:ascii="Calibri" w:hAnsi="Calibri" w:cs="Calibri"/>
          <w:color w:val="4472C4" w:themeColor="accent1"/>
        </w:rPr>
      </w:pPr>
      <w:r>
        <w:rPr>
          <w:rFonts w:ascii="Calibri" w:hAnsi="Calibri" w:cs="Calibri"/>
          <w:color w:val="4472C4" w:themeColor="accent1"/>
        </w:rPr>
        <w:t>Geen van bovenstaande</w:t>
      </w:r>
    </w:p>
    <w:p w14:paraId="7815C4BB" w14:textId="76292228" w:rsidR="00D8532A" w:rsidRDefault="00D8532A" w:rsidP="007C1063">
      <w:pPr>
        <w:ind w:firstLine="0"/>
        <w:rPr>
          <w:rFonts w:ascii="Calibri" w:hAnsi="Calibri" w:cs="Calibri"/>
          <w:color w:val="4472C4" w:themeColor="accent1"/>
        </w:rPr>
      </w:pPr>
    </w:p>
    <w:p w14:paraId="23104BD9" w14:textId="4908518F" w:rsidR="00D8532A" w:rsidRDefault="00D8532A" w:rsidP="007C1063">
      <w:pPr>
        <w:ind w:firstLine="0"/>
        <w:rPr>
          <w:rFonts w:ascii="Calibri" w:hAnsi="Calibri" w:cs="Calibri"/>
          <w:color w:val="4472C4" w:themeColor="accent1"/>
        </w:rPr>
      </w:pPr>
    </w:p>
    <w:p w14:paraId="2A0493CF" w14:textId="77777777" w:rsidR="00D8532A" w:rsidRDefault="00D8532A" w:rsidP="00D8532A">
      <w:pPr>
        <w:ind w:firstLine="0"/>
        <w:rPr>
          <w:rFonts w:ascii="Calibri" w:hAnsi="Calibri" w:cs="Calibri"/>
          <w:color w:val="4472C4" w:themeColor="accent1"/>
        </w:rPr>
      </w:pPr>
      <w:r>
        <w:rPr>
          <w:rFonts w:ascii="Calibri" w:hAnsi="Calibri" w:cs="Calibri"/>
          <w:color w:val="4472C4" w:themeColor="accent1"/>
        </w:rPr>
        <w:t>Theorie:</w:t>
      </w:r>
    </w:p>
    <w:p w14:paraId="0CA72E84" w14:textId="77777777" w:rsidR="00D8532A" w:rsidRDefault="00D8532A" w:rsidP="00D8532A">
      <w:pPr>
        <w:ind w:firstLine="0"/>
        <w:rPr>
          <w:rFonts w:ascii="Calibri" w:hAnsi="Calibri" w:cs="Calibri"/>
          <w:color w:val="4472C4" w:themeColor="accent1"/>
        </w:rPr>
      </w:pPr>
      <w:r>
        <w:rPr>
          <w:rFonts w:ascii="Calibri" w:hAnsi="Calibri" w:cs="Calibri"/>
          <w:color w:val="4472C4" w:themeColor="accent1"/>
        </w:rPr>
        <w:t>De</w:t>
      </w:r>
      <w:r w:rsidRPr="007C1063">
        <w:rPr>
          <w:rFonts w:ascii="Calibri" w:hAnsi="Calibri" w:cs="Calibri"/>
          <w:color w:val="4472C4" w:themeColor="accent1"/>
        </w:rPr>
        <w:t xml:space="preserve"> structuur </w:t>
      </w:r>
      <w:r>
        <w:rPr>
          <w:rFonts w:ascii="Calibri" w:hAnsi="Calibri" w:cs="Calibri"/>
          <w:color w:val="4472C4" w:themeColor="accent1"/>
        </w:rPr>
        <w:t>van het autonome zenuwstelsel</w:t>
      </w:r>
      <w:r w:rsidRPr="007C1063">
        <w:rPr>
          <w:rFonts w:ascii="Calibri" w:hAnsi="Calibri" w:cs="Calibri"/>
          <w:color w:val="4472C4" w:themeColor="accent1"/>
        </w:rPr>
        <w:t xml:space="preserve"> </w:t>
      </w:r>
      <w:r>
        <w:rPr>
          <w:rFonts w:ascii="Calibri" w:hAnsi="Calibri" w:cs="Calibri"/>
          <w:color w:val="4472C4" w:themeColor="accent1"/>
        </w:rPr>
        <w:t>vormt</w:t>
      </w:r>
      <w:r w:rsidRPr="007C1063">
        <w:rPr>
          <w:rFonts w:ascii="Calibri" w:hAnsi="Calibri" w:cs="Calibri"/>
          <w:color w:val="4472C4" w:themeColor="accent1"/>
        </w:rPr>
        <w:t xml:space="preserve"> een hulpmiddel</w:t>
      </w:r>
      <w:del w:id="175" w:author="Milou Buijk" w:date="2021-12-29T12:18:00Z">
        <w:r w:rsidRPr="007C1063" w:rsidDel="0062236B">
          <w:rPr>
            <w:rFonts w:ascii="Calibri" w:hAnsi="Calibri" w:cs="Calibri"/>
            <w:color w:val="4472C4" w:themeColor="accent1"/>
          </w:rPr>
          <w:delText xml:space="preserve"> vormt</w:delText>
        </w:r>
      </w:del>
      <w:r w:rsidRPr="007C1063">
        <w:rPr>
          <w:rFonts w:ascii="Calibri" w:hAnsi="Calibri" w:cs="Calibri"/>
          <w:color w:val="4472C4" w:themeColor="accent1"/>
        </w:rPr>
        <w:t xml:space="preserve"> bij het doorgronden van de belangrijkste fysiologische processen waarbij het betrokken is.</w:t>
      </w:r>
      <w:r>
        <w:rPr>
          <w:rFonts w:ascii="Calibri" w:hAnsi="Calibri" w:cs="Calibri"/>
          <w:color w:val="4472C4" w:themeColor="accent1"/>
        </w:rPr>
        <w:t xml:space="preserve"> </w:t>
      </w:r>
      <w:r w:rsidRPr="007C1063">
        <w:rPr>
          <w:rFonts w:ascii="Calibri" w:hAnsi="Calibri" w:cs="Calibri"/>
          <w:color w:val="4472C4" w:themeColor="accent1"/>
        </w:rPr>
        <w:t>Het parasympathische systeem kenmerkt zich door lange preganglionaire neuronen die naar één of slechts enkele doelorganen lopen</w:t>
      </w:r>
      <w:r>
        <w:rPr>
          <w:rFonts w:ascii="Calibri" w:hAnsi="Calibri" w:cs="Calibri"/>
          <w:color w:val="4472C4" w:themeColor="accent1"/>
        </w:rPr>
        <w:t xml:space="preserve">. </w:t>
      </w:r>
    </w:p>
    <w:p w14:paraId="74F80B0E" w14:textId="6ACD0A20" w:rsidR="00D8532A" w:rsidRDefault="00D8532A" w:rsidP="007C1063">
      <w:pPr>
        <w:ind w:firstLine="0"/>
        <w:rPr>
          <w:rFonts w:ascii="Calibri" w:hAnsi="Calibri" w:cs="Calibri"/>
          <w:color w:val="4472C4" w:themeColor="accent1"/>
        </w:rPr>
      </w:pPr>
    </w:p>
    <w:p w14:paraId="570A5925" w14:textId="188A6993" w:rsidR="00D8532A" w:rsidRDefault="00D8532A" w:rsidP="007C1063">
      <w:pPr>
        <w:ind w:firstLine="0"/>
        <w:rPr>
          <w:rFonts w:ascii="Calibri" w:hAnsi="Calibri" w:cs="Calibri"/>
          <w:color w:val="4472C4" w:themeColor="accent1"/>
        </w:rPr>
      </w:pPr>
      <w:r>
        <w:rPr>
          <w:rFonts w:ascii="Calibri" w:hAnsi="Calibri" w:cs="Calibri"/>
          <w:color w:val="4472C4" w:themeColor="accent1"/>
        </w:rPr>
        <w:t>Stelling:</w:t>
      </w:r>
    </w:p>
    <w:p w14:paraId="1100DC6F" w14:textId="32F5DA3B" w:rsidR="00D8532A" w:rsidRDefault="00D8532A" w:rsidP="007C1063">
      <w:pPr>
        <w:ind w:firstLine="0"/>
        <w:rPr>
          <w:rFonts w:ascii="Calibri" w:hAnsi="Calibri" w:cs="Calibri"/>
          <w:color w:val="4472C4" w:themeColor="accent1"/>
        </w:rPr>
      </w:pPr>
      <w:commentRangeStart w:id="176"/>
      <w:r>
        <w:rPr>
          <w:rFonts w:ascii="Calibri" w:hAnsi="Calibri" w:cs="Calibri"/>
          <w:color w:val="4472C4" w:themeColor="accent1"/>
        </w:rPr>
        <w:t xml:space="preserve">Op basis van </w:t>
      </w:r>
      <w:del w:id="177" w:author="Milou Buijk" w:date="2021-12-29T12:19:00Z">
        <w:r w:rsidDel="0062236B">
          <w:rPr>
            <w:rFonts w:ascii="Calibri" w:hAnsi="Calibri" w:cs="Calibri"/>
            <w:color w:val="4472C4" w:themeColor="accent1"/>
          </w:rPr>
          <w:delText>de structuur van het parasympathische zenuwstelsel</w:delText>
        </w:r>
      </w:del>
      <w:ins w:id="178" w:author="Milou Buijk" w:date="2021-12-29T12:19:00Z">
        <w:r w:rsidR="0062236B">
          <w:rPr>
            <w:rFonts w:ascii="Calibri" w:hAnsi="Calibri" w:cs="Calibri"/>
            <w:color w:val="4472C4" w:themeColor="accent1"/>
          </w:rPr>
          <w:t>deze structuur</w:t>
        </w:r>
      </w:ins>
      <w:r>
        <w:rPr>
          <w:rFonts w:ascii="Calibri" w:hAnsi="Calibri" w:cs="Calibri"/>
          <w:color w:val="4472C4" w:themeColor="accent1"/>
        </w:rPr>
        <w:t xml:space="preserve"> is te concluderen dat p</w:t>
      </w:r>
      <w:r w:rsidRPr="00D8532A">
        <w:rPr>
          <w:rFonts w:ascii="Calibri" w:hAnsi="Calibri" w:cs="Calibri"/>
          <w:color w:val="4472C4" w:themeColor="accent1"/>
        </w:rPr>
        <w:t>arasympathische functies in het algemeen specifieker zijn dan sympathische functies</w:t>
      </w:r>
      <w:r>
        <w:rPr>
          <w:rFonts w:ascii="Calibri" w:hAnsi="Calibri" w:cs="Calibri"/>
          <w:color w:val="4472C4" w:themeColor="accent1"/>
        </w:rPr>
        <w:t>.</w:t>
      </w:r>
      <w:commentRangeEnd w:id="176"/>
      <w:r w:rsidR="0062236B">
        <w:rPr>
          <w:rStyle w:val="Verwijzingopmerking"/>
        </w:rPr>
        <w:commentReference w:id="176"/>
      </w:r>
    </w:p>
    <w:p w14:paraId="536FC82D" w14:textId="025F3BD8" w:rsidR="00D8532A" w:rsidRDefault="00D8532A" w:rsidP="007C1063">
      <w:pPr>
        <w:ind w:firstLine="0"/>
        <w:rPr>
          <w:rFonts w:ascii="Calibri" w:hAnsi="Calibri" w:cs="Calibri"/>
          <w:color w:val="4472C4" w:themeColor="accent1"/>
        </w:rPr>
      </w:pPr>
    </w:p>
    <w:p w14:paraId="7607F239" w14:textId="77777777" w:rsidR="00D8532A" w:rsidRDefault="00D8532A" w:rsidP="00D8532A">
      <w:pPr>
        <w:ind w:firstLine="0"/>
        <w:rPr>
          <w:rFonts w:ascii="Calibri" w:hAnsi="Calibri" w:cs="Calibri"/>
          <w:b/>
          <w:bCs/>
          <w:color w:val="4472C4" w:themeColor="accent1"/>
        </w:rPr>
      </w:pPr>
      <w:r>
        <w:rPr>
          <w:rFonts w:ascii="Calibri" w:hAnsi="Calibri" w:cs="Calibri"/>
          <w:b/>
          <w:bCs/>
          <w:color w:val="4472C4" w:themeColor="accent1"/>
        </w:rPr>
        <w:t>Deze stelling is correct</w:t>
      </w:r>
    </w:p>
    <w:p w14:paraId="29E45A16" w14:textId="77777777" w:rsidR="00D8532A" w:rsidRDefault="00D8532A" w:rsidP="00D8532A">
      <w:pPr>
        <w:ind w:firstLine="0"/>
        <w:rPr>
          <w:rFonts w:ascii="Calibri" w:hAnsi="Calibri" w:cs="Calibri"/>
          <w:color w:val="4472C4" w:themeColor="accent1"/>
        </w:rPr>
      </w:pPr>
      <w:r>
        <w:rPr>
          <w:rFonts w:ascii="Calibri" w:hAnsi="Calibri" w:cs="Calibri"/>
          <w:color w:val="4472C4" w:themeColor="accent1"/>
        </w:rPr>
        <w:t>Deze stelling is niet correct</w:t>
      </w:r>
    </w:p>
    <w:p w14:paraId="3860CEB1" w14:textId="77777777" w:rsidR="00D8532A" w:rsidRDefault="00D8532A" w:rsidP="00D8532A">
      <w:pPr>
        <w:ind w:firstLine="0"/>
        <w:rPr>
          <w:rFonts w:ascii="Calibri" w:hAnsi="Calibri" w:cs="Calibri"/>
          <w:color w:val="4472C4" w:themeColor="accent1"/>
        </w:rPr>
      </w:pPr>
    </w:p>
    <w:p w14:paraId="74E627D3" w14:textId="77777777" w:rsidR="00D8532A" w:rsidRDefault="00D8532A" w:rsidP="00D8532A">
      <w:pPr>
        <w:ind w:firstLine="0"/>
        <w:rPr>
          <w:rFonts w:ascii="Calibri" w:hAnsi="Calibri" w:cs="Calibri"/>
          <w:color w:val="4472C4" w:themeColor="accent1"/>
        </w:rPr>
      </w:pPr>
      <w:commentRangeStart w:id="179"/>
      <w:r>
        <w:rPr>
          <w:rFonts w:ascii="Calibri" w:hAnsi="Calibri" w:cs="Calibri"/>
          <w:color w:val="4472C4" w:themeColor="accent1"/>
        </w:rPr>
        <w:t>Extra info:</w:t>
      </w:r>
    </w:p>
    <w:p w14:paraId="1A878A9D" w14:textId="2AB2A06A" w:rsidR="00D8532A" w:rsidDel="0062236B" w:rsidRDefault="00D8532A" w:rsidP="007C1063">
      <w:pPr>
        <w:ind w:firstLine="0"/>
        <w:rPr>
          <w:del w:id="180" w:author="Milou Buijk" w:date="2021-12-29T12:18:00Z"/>
          <w:rFonts w:ascii="Calibri" w:hAnsi="Calibri" w:cs="Calibri"/>
          <w:color w:val="4472C4" w:themeColor="accent1"/>
        </w:rPr>
      </w:pPr>
      <w:r w:rsidRPr="00D8532A">
        <w:rPr>
          <w:rFonts w:ascii="Calibri" w:hAnsi="Calibri" w:cs="Calibri"/>
          <w:color w:val="4472C4" w:themeColor="accent1"/>
        </w:rPr>
        <w:t>Daarnaast richt de activering van het parasympathische zenuwstelsel zich vooral op de specifieke activering van doelorganen in plaats van activering van het hele systeem.</w:t>
      </w:r>
      <w:commentRangeEnd w:id="179"/>
      <w:r w:rsidR="000B3D27">
        <w:rPr>
          <w:rStyle w:val="Verwijzingopmerking"/>
        </w:rPr>
        <w:commentReference w:id="179"/>
      </w:r>
    </w:p>
    <w:p w14:paraId="21C0D7A1" w14:textId="7E1CFC26" w:rsidR="00D8532A" w:rsidRDefault="00D8532A" w:rsidP="007C1063">
      <w:pPr>
        <w:ind w:firstLine="0"/>
        <w:rPr>
          <w:rFonts w:ascii="Calibri" w:hAnsi="Calibri" w:cs="Calibri"/>
          <w:color w:val="4472C4" w:themeColor="accent1"/>
        </w:rPr>
      </w:pPr>
    </w:p>
    <w:p w14:paraId="390234A4" w14:textId="24AA54B7" w:rsidR="00D8532A" w:rsidRDefault="00D8532A" w:rsidP="007C1063">
      <w:pPr>
        <w:ind w:firstLine="0"/>
        <w:rPr>
          <w:rFonts w:ascii="Calibri" w:hAnsi="Calibri" w:cs="Calibri"/>
          <w:color w:val="4472C4" w:themeColor="accent1"/>
        </w:rPr>
      </w:pPr>
    </w:p>
    <w:p w14:paraId="2504BFD3" w14:textId="77777777" w:rsidR="00D8532A" w:rsidRDefault="00D8532A" w:rsidP="00D8532A">
      <w:pPr>
        <w:ind w:firstLine="0"/>
        <w:rPr>
          <w:rFonts w:ascii="Calibri" w:hAnsi="Calibri" w:cs="Calibri"/>
          <w:color w:val="4472C4" w:themeColor="accent1"/>
        </w:rPr>
      </w:pPr>
      <w:r>
        <w:rPr>
          <w:rFonts w:ascii="Calibri" w:hAnsi="Calibri" w:cs="Calibri"/>
          <w:color w:val="4472C4" w:themeColor="accent1"/>
        </w:rPr>
        <w:t>Theorie:</w:t>
      </w:r>
    </w:p>
    <w:p w14:paraId="423FC2D7" w14:textId="77777777" w:rsidR="00D8532A" w:rsidRDefault="00D8532A" w:rsidP="00D8532A">
      <w:pPr>
        <w:ind w:firstLine="0"/>
        <w:rPr>
          <w:rFonts w:ascii="Calibri" w:hAnsi="Calibri" w:cs="Calibri"/>
          <w:color w:val="4472C4" w:themeColor="accent1"/>
        </w:rPr>
      </w:pPr>
      <w:r>
        <w:rPr>
          <w:rFonts w:ascii="Calibri" w:hAnsi="Calibri" w:cs="Calibri"/>
          <w:color w:val="4472C4" w:themeColor="accent1"/>
        </w:rPr>
        <w:t>De</w:t>
      </w:r>
      <w:r w:rsidRPr="007C1063">
        <w:rPr>
          <w:rFonts w:ascii="Calibri" w:hAnsi="Calibri" w:cs="Calibri"/>
          <w:color w:val="4472C4" w:themeColor="accent1"/>
        </w:rPr>
        <w:t xml:space="preserve"> structuur </w:t>
      </w:r>
      <w:r>
        <w:rPr>
          <w:rFonts w:ascii="Calibri" w:hAnsi="Calibri" w:cs="Calibri"/>
          <w:color w:val="4472C4" w:themeColor="accent1"/>
        </w:rPr>
        <w:t>van het autonome zenuwstelsel</w:t>
      </w:r>
      <w:r w:rsidRPr="007C1063">
        <w:rPr>
          <w:rFonts w:ascii="Calibri" w:hAnsi="Calibri" w:cs="Calibri"/>
          <w:color w:val="4472C4" w:themeColor="accent1"/>
        </w:rPr>
        <w:t xml:space="preserve"> </w:t>
      </w:r>
      <w:r>
        <w:rPr>
          <w:rFonts w:ascii="Calibri" w:hAnsi="Calibri" w:cs="Calibri"/>
          <w:color w:val="4472C4" w:themeColor="accent1"/>
        </w:rPr>
        <w:t>vormt</w:t>
      </w:r>
      <w:r w:rsidRPr="007C1063">
        <w:rPr>
          <w:rFonts w:ascii="Calibri" w:hAnsi="Calibri" w:cs="Calibri"/>
          <w:color w:val="4472C4" w:themeColor="accent1"/>
        </w:rPr>
        <w:t xml:space="preserve"> een hulpmiddel </w:t>
      </w:r>
      <w:del w:id="181" w:author="Milou Buijk" w:date="2021-12-29T12:18:00Z">
        <w:r w:rsidRPr="007C1063" w:rsidDel="0062236B">
          <w:rPr>
            <w:rFonts w:ascii="Calibri" w:hAnsi="Calibri" w:cs="Calibri"/>
            <w:color w:val="4472C4" w:themeColor="accent1"/>
          </w:rPr>
          <w:delText xml:space="preserve">vormt </w:delText>
        </w:r>
      </w:del>
      <w:r w:rsidRPr="007C1063">
        <w:rPr>
          <w:rFonts w:ascii="Calibri" w:hAnsi="Calibri" w:cs="Calibri"/>
          <w:color w:val="4472C4" w:themeColor="accent1"/>
        </w:rPr>
        <w:t>bij het doorgronden van de belangrijkste fysiologische processen waarbij het betrokken is.</w:t>
      </w:r>
      <w:r>
        <w:rPr>
          <w:rFonts w:ascii="Calibri" w:hAnsi="Calibri" w:cs="Calibri"/>
          <w:color w:val="4472C4" w:themeColor="accent1"/>
        </w:rPr>
        <w:t xml:space="preserve"> </w:t>
      </w:r>
      <w:r w:rsidRPr="007C1063">
        <w:rPr>
          <w:rFonts w:ascii="Calibri" w:hAnsi="Calibri" w:cs="Calibri"/>
          <w:color w:val="4472C4" w:themeColor="accent1"/>
        </w:rPr>
        <w:t>Het parasympathische systeem kenmerkt zich door lange preganglionaire neuronen die naar één of slechts enkele doelorganen lopen</w:t>
      </w:r>
      <w:r>
        <w:rPr>
          <w:rFonts w:ascii="Calibri" w:hAnsi="Calibri" w:cs="Calibri"/>
          <w:color w:val="4472C4" w:themeColor="accent1"/>
        </w:rPr>
        <w:t xml:space="preserve">. </w:t>
      </w:r>
    </w:p>
    <w:p w14:paraId="23228CFF" w14:textId="77777777" w:rsidR="00D8532A" w:rsidRDefault="00D8532A" w:rsidP="00D8532A">
      <w:pPr>
        <w:ind w:firstLine="0"/>
        <w:rPr>
          <w:rFonts w:ascii="Calibri" w:hAnsi="Calibri" w:cs="Calibri"/>
          <w:color w:val="4472C4" w:themeColor="accent1"/>
        </w:rPr>
      </w:pPr>
    </w:p>
    <w:p w14:paraId="7F87D2C6" w14:textId="77777777" w:rsidR="00D8532A" w:rsidRDefault="00D8532A" w:rsidP="00D8532A">
      <w:pPr>
        <w:ind w:firstLine="0"/>
        <w:rPr>
          <w:rFonts w:ascii="Calibri" w:hAnsi="Calibri" w:cs="Calibri"/>
          <w:color w:val="4472C4" w:themeColor="accent1"/>
        </w:rPr>
      </w:pPr>
      <w:r>
        <w:rPr>
          <w:rFonts w:ascii="Calibri" w:hAnsi="Calibri" w:cs="Calibri"/>
          <w:color w:val="4472C4" w:themeColor="accent1"/>
        </w:rPr>
        <w:t>Stelling:</w:t>
      </w:r>
    </w:p>
    <w:p w14:paraId="16EDD369" w14:textId="65237BCB" w:rsidR="00D8532A" w:rsidRDefault="00D8532A" w:rsidP="00D8532A">
      <w:pPr>
        <w:ind w:firstLine="0"/>
        <w:rPr>
          <w:rFonts w:ascii="Calibri" w:hAnsi="Calibri" w:cs="Calibri"/>
          <w:color w:val="4472C4" w:themeColor="accent1"/>
        </w:rPr>
      </w:pPr>
      <w:r>
        <w:rPr>
          <w:rFonts w:ascii="Calibri" w:hAnsi="Calibri" w:cs="Calibri"/>
          <w:color w:val="4472C4" w:themeColor="accent1"/>
        </w:rPr>
        <w:t xml:space="preserve">Op basis van </w:t>
      </w:r>
      <w:del w:id="182" w:author="Milou Buijk" w:date="2021-12-29T12:20:00Z">
        <w:r w:rsidDel="0062236B">
          <w:rPr>
            <w:rFonts w:ascii="Calibri" w:hAnsi="Calibri" w:cs="Calibri"/>
            <w:color w:val="4472C4" w:themeColor="accent1"/>
          </w:rPr>
          <w:delText>de structuur van het parasympathische zenuwstelsel</w:delText>
        </w:r>
      </w:del>
      <w:ins w:id="183" w:author="Milou Buijk" w:date="2021-12-29T12:20:00Z">
        <w:r w:rsidR="0062236B">
          <w:rPr>
            <w:rFonts w:ascii="Calibri" w:hAnsi="Calibri" w:cs="Calibri"/>
            <w:color w:val="4472C4" w:themeColor="accent1"/>
          </w:rPr>
          <w:t>deze structuur</w:t>
        </w:r>
      </w:ins>
      <w:r>
        <w:rPr>
          <w:rFonts w:ascii="Calibri" w:hAnsi="Calibri" w:cs="Calibri"/>
          <w:color w:val="4472C4" w:themeColor="accent1"/>
        </w:rPr>
        <w:t xml:space="preserve"> is te concluderen dat </w:t>
      </w:r>
      <w:r w:rsidRPr="00D8532A">
        <w:rPr>
          <w:rFonts w:ascii="Calibri" w:hAnsi="Calibri" w:cs="Calibri"/>
          <w:color w:val="4472C4" w:themeColor="accent1"/>
        </w:rPr>
        <w:t xml:space="preserve">het parasympathische zenuwstelsel zich vooral </w:t>
      </w:r>
      <w:ins w:id="184" w:author="Milou Buijk" w:date="2021-12-29T12:20:00Z">
        <w:r w:rsidR="0062236B">
          <w:rPr>
            <w:rFonts w:ascii="Calibri" w:hAnsi="Calibri" w:cs="Calibri"/>
            <w:color w:val="4472C4" w:themeColor="accent1"/>
          </w:rPr>
          <w:t xml:space="preserve">op de </w:t>
        </w:r>
      </w:ins>
      <w:r w:rsidRPr="00D8532A">
        <w:rPr>
          <w:rFonts w:ascii="Calibri" w:hAnsi="Calibri" w:cs="Calibri"/>
          <w:color w:val="4472C4" w:themeColor="accent1"/>
        </w:rPr>
        <w:t>activering van het hele systeem</w:t>
      </w:r>
      <w:r>
        <w:rPr>
          <w:rFonts w:ascii="Calibri" w:hAnsi="Calibri" w:cs="Calibri"/>
          <w:color w:val="4472C4" w:themeColor="accent1"/>
        </w:rPr>
        <w:t xml:space="preserve"> richt.</w:t>
      </w:r>
    </w:p>
    <w:p w14:paraId="265F7D21" w14:textId="38502864" w:rsidR="00D8532A" w:rsidRDefault="00D8532A" w:rsidP="00D8532A">
      <w:pPr>
        <w:ind w:firstLine="0"/>
        <w:rPr>
          <w:rFonts w:ascii="Calibri" w:hAnsi="Calibri" w:cs="Calibri"/>
          <w:color w:val="4472C4" w:themeColor="accent1"/>
        </w:rPr>
      </w:pPr>
    </w:p>
    <w:p w14:paraId="6C95E753" w14:textId="77777777" w:rsidR="00D8532A" w:rsidRPr="008E44A4" w:rsidRDefault="00D8532A" w:rsidP="00D8532A">
      <w:pPr>
        <w:ind w:firstLine="0"/>
        <w:rPr>
          <w:rFonts w:ascii="Calibri" w:hAnsi="Calibri" w:cs="Calibri"/>
          <w:color w:val="4472C4" w:themeColor="accent1"/>
        </w:rPr>
      </w:pPr>
      <w:r w:rsidRPr="008E44A4">
        <w:rPr>
          <w:rFonts w:ascii="Calibri" w:hAnsi="Calibri" w:cs="Calibri"/>
          <w:color w:val="4472C4" w:themeColor="accent1"/>
        </w:rPr>
        <w:t>Deze stelling is correct</w:t>
      </w:r>
    </w:p>
    <w:p w14:paraId="4DD85895" w14:textId="77777777" w:rsidR="00D8532A" w:rsidRPr="008E44A4" w:rsidRDefault="00D8532A" w:rsidP="00D8532A">
      <w:pPr>
        <w:ind w:firstLine="0"/>
        <w:rPr>
          <w:rFonts w:ascii="Calibri" w:hAnsi="Calibri" w:cs="Calibri"/>
          <w:b/>
          <w:bCs/>
          <w:color w:val="4472C4" w:themeColor="accent1"/>
        </w:rPr>
      </w:pPr>
      <w:r w:rsidRPr="008E44A4">
        <w:rPr>
          <w:rFonts w:ascii="Calibri" w:hAnsi="Calibri" w:cs="Calibri"/>
          <w:b/>
          <w:bCs/>
          <w:color w:val="4472C4" w:themeColor="accent1"/>
        </w:rPr>
        <w:t>Deze stelling is niet correct</w:t>
      </w:r>
    </w:p>
    <w:p w14:paraId="7FCB28A9" w14:textId="77777777" w:rsidR="00D8532A" w:rsidRDefault="00D8532A" w:rsidP="00D8532A">
      <w:pPr>
        <w:ind w:firstLine="0"/>
        <w:rPr>
          <w:rFonts w:ascii="Calibri" w:hAnsi="Calibri" w:cs="Calibri"/>
          <w:color w:val="4472C4" w:themeColor="accent1"/>
        </w:rPr>
      </w:pPr>
    </w:p>
    <w:p w14:paraId="2FE3E81C" w14:textId="77777777" w:rsidR="00D8532A" w:rsidRDefault="00D8532A" w:rsidP="00D8532A">
      <w:pPr>
        <w:ind w:firstLine="0"/>
        <w:rPr>
          <w:rFonts w:ascii="Calibri" w:hAnsi="Calibri" w:cs="Calibri"/>
          <w:color w:val="4472C4" w:themeColor="accent1"/>
        </w:rPr>
      </w:pPr>
      <w:r>
        <w:rPr>
          <w:rFonts w:ascii="Calibri" w:hAnsi="Calibri" w:cs="Calibri"/>
          <w:color w:val="4472C4" w:themeColor="accent1"/>
        </w:rPr>
        <w:t xml:space="preserve">Extra info: </w:t>
      </w:r>
    </w:p>
    <w:p w14:paraId="61D16A3D" w14:textId="69D8E87F" w:rsidR="00D8532A" w:rsidRDefault="00D8532A" w:rsidP="00D8532A">
      <w:pPr>
        <w:ind w:firstLine="0"/>
        <w:rPr>
          <w:rFonts w:ascii="Calibri" w:hAnsi="Calibri" w:cs="Calibri"/>
          <w:color w:val="4472C4" w:themeColor="accent1"/>
        </w:rPr>
      </w:pPr>
      <w:r w:rsidRPr="00D8532A">
        <w:rPr>
          <w:rFonts w:ascii="Calibri" w:hAnsi="Calibri" w:cs="Calibri"/>
          <w:color w:val="4472C4" w:themeColor="accent1"/>
        </w:rPr>
        <w:t xml:space="preserve">Op basis </w:t>
      </w:r>
      <w:r>
        <w:rPr>
          <w:rFonts w:ascii="Calibri" w:hAnsi="Calibri" w:cs="Calibri"/>
          <w:color w:val="4472C4" w:themeColor="accent1"/>
        </w:rPr>
        <w:t xml:space="preserve">van de structuur van het parasympathische zenuwstelsel </w:t>
      </w:r>
      <w:commentRangeStart w:id="185"/>
      <w:r>
        <w:rPr>
          <w:rFonts w:ascii="Calibri" w:hAnsi="Calibri" w:cs="Calibri"/>
          <w:color w:val="4472C4" w:themeColor="accent1"/>
        </w:rPr>
        <w:t xml:space="preserve">is te concluderen </w:t>
      </w:r>
      <w:r w:rsidRPr="00D8532A">
        <w:rPr>
          <w:rFonts w:ascii="Calibri" w:hAnsi="Calibri" w:cs="Calibri"/>
          <w:color w:val="4472C4" w:themeColor="accent1"/>
        </w:rPr>
        <w:t xml:space="preserve">dat parasympathische functies over het algemeen specifieker zijn dan sympathische functies. </w:t>
      </w:r>
      <w:commentRangeEnd w:id="185"/>
      <w:r w:rsidR="000B3D27">
        <w:rPr>
          <w:rStyle w:val="Verwijzingopmerking"/>
        </w:rPr>
        <w:commentReference w:id="185"/>
      </w:r>
      <w:r w:rsidRPr="00D8532A">
        <w:rPr>
          <w:rFonts w:ascii="Calibri" w:hAnsi="Calibri" w:cs="Calibri"/>
          <w:color w:val="4472C4" w:themeColor="accent1"/>
        </w:rPr>
        <w:t>Daarnaast richt de activering van het parasympathische zenuwstelsel zich vooral op de specifieke activering van doelorganen in plaats van activering van het hele systeem.</w:t>
      </w:r>
    </w:p>
    <w:p w14:paraId="59A581E8" w14:textId="77777777" w:rsidR="007C1063" w:rsidDel="000B3D27" w:rsidRDefault="007C1063" w:rsidP="00842DB0">
      <w:pPr>
        <w:ind w:firstLine="0"/>
        <w:rPr>
          <w:del w:id="186" w:author="Milou Buijk" w:date="2021-12-29T12:25:00Z"/>
          <w:rFonts w:ascii="Calibri" w:hAnsi="Calibri" w:cs="Calibri"/>
          <w:color w:val="FF0000"/>
        </w:rPr>
      </w:pPr>
    </w:p>
    <w:p w14:paraId="0E3C425B" w14:textId="38CA4E83" w:rsidR="00233903" w:rsidRDefault="00233903" w:rsidP="00842DB0">
      <w:pPr>
        <w:ind w:firstLine="0"/>
        <w:rPr>
          <w:rFonts w:ascii="Calibri" w:hAnsi="Calibri" w:cs="Calibri"/>
          <w:color w:val="FF0000"/>
        </w:rPr>
      </w:pPr>
    </w:p>
    <w:p w14:paraId="6BECC264" w14:textId="70796A4C" w:rsidR="00233903" w:rsidRPr="00842DB0" w:rsidRDefault="00233903" w:rsidP="00233903">
      <w:pPr>
        <w:ind w:firstLine="0"/>
        <w:rPr>
          <w:rFonts w:ascii="Calibri" w:hAnsi="Calibri" w:cs="Calibri"/>
        </w:rPr>
      </w:pPr>
      <w:r>
        <w:rPr>
          <w:rFonts w:ascii="Calibri" w:hAnsi="Calibri" w:cs="Calibri"/>
          <w:color w:val="FF0000"/>
        </w:rPr>
        <w:t xml:space="preserve">Leerdoel: de student weet dat de korte en sterk vertakte preganglionaire vezels van het sympathische zenuwstelsel </w:t>
      </w:r>
      <w:r w:rsidR="007C1063">
        <w:rPr>
          <w:rFonts w:ascii="Calibri" w:hAnsi="Calibri" w:cs="Calibri"/>
          <w:color w:val="FF0000"/>
        </w:rPr>
        <w:t xml:space="preserve">snel het gehele systeem kunnen activeren. </w:t>
      </w:r>
    </w:p>
    <w:p w14:paraId="0F4A3B38" w14:textId="7CEFEB5A" w:rsidR="00233903" w:rsidRDefault="00233903" w:rsidP="00842DB0">
      <w:pPr>
        <w:ind w:firstLine="0"/>
        <w:rPr>
          <w:rFonts w:ascii="Calibri" w:hAnsi="Calibri" w:cs="Calibri"/>
          <w:color w:val="FF0000"/>
        </w:rPr>
      </w:pPr>
    </w:p>
    <w:p w14:paraId="66CD9837" w14:textId="77777777" w:rsidR="00D8532A" w:rsidRDefault="00D8532A" w:rsidP="00D8532A">
      <w:pPr>
        <w:ind w:firstLine="0"/>
        <w:rPr>
          <w:rFonts w:ascii="Calibri" w:hAnsi="Calibri" w:cs="Calibri"/>
          <w:color w:val="4472C4" w:themeColor="accent1"/>
        </w:rPr>
      </w:pPr>
      <w:r>
        <w:rPr>
          <w:rFonts w:ascii="Calibri" w:hAnsi="Calibri" w:cs="Calibri"/>
          <w:color w:val="4472C4" w:themeColor="accent1"/>
        </w:rPr>
        <w:t>Fluster</w:t>
      </w:r>
    </w:p>
    <w:p w14:paraId="7855749B" w14:textId="77777777" w:rsidR="00D8532A" w:rsidRDefault="00D8532A" w:rsidP="00D8532A">
      <w:pPr>
        <w:ind w:firstLine="0"/>
        <w:rPr>
          <w:rFonts w:ascii="Calibri" w:hAnsi="Calibri" w:cs="Calibri"/>
          <w:color w:val="4472C4" w:themeColor="accent1"/>
        </w:rPr>
      </w:pPr>
    </w:p>
    <w:p w14:paraId="01675D77" w14:textId="77777777" w:rsidR="00D8532A" w:rsidRDefault="00D8532A" w:rsidP="00D8532A">
      <w:pPr>
        <w:ind w:firstLine="0"/>
        <w:rPr>
          <w:rFonts w:ascii="Calibri" w:hAnsi="Calibri" w:cs="Calibri"/>
          <w:color w:val="4472C4" w:themeColor="accent1"/>
        </w:rPr>
      </w:pPr>
      <w:r>
        <w:rPr>
          <w:rFonts w:ascii="Calibri" w:hAnsi="Calibri" w:cs="Calibri"/>
          <w:color w:val="4472C4" w:themeColor="accent1"/>
        </w:rPr>
        <w:t>Theorie:</w:t>
      </w:r>
    </w:p>
    <w:p w14:paraId="1B24E4BE" w14:textId="02E28290" w:rsidR="007C1063" w:rsidRDefault="00D8532A" w:rsidP="00D8532A">
      <w:pPr>
        <w:ind w:firstLine="0"/>
        <w:rPr>
          <w:rFonts w:ascii="Calibri" w:hAnsi="Calibri" w:cs="Calibri"/>
          <w:color w:val="4472C4" w:themeColor="accent1"/>
        </w:rPr>
      </w:pPr>
      <w:r>
        <w:rPr>
          <w:rFonts w:ascii="Calibri" w:hAnsi="Calibri" w:cs="Calibri"/>
          <w:color w:val="4472C4" w:themeColor="accent1"/>
        </w:rPr>
        <w:t>De</w:t>
      </w:r>
      <w:r w:rsidRPr="007C1063">
        <w:rPr>
          <w:rFonts w:ascii="Calibri" w:hAnsi="Calibri" w:cs="Calibri"/>
          <w:color w:val="4472C4" w:themeColor="accent1"/>
        </w:rPr>
        <w:t xml:space="preserve"> structuur </w:t>
      </w:r>
      <w:r>
        <w:rPr>
          <w:rFonts w:ascii="Calibri" w:hAnsi="Calibri" w:cs="Calibri"/>
          <w:color w:val="4472C4" w:themeColor="accent1"/>
        </w:rPr>
        <w:t>van het autonome zenuwstelsel</w:t>
      </w:r>
      <w:r w:rsidRPr="007C1063">
        <w:rPr>
          <w:rFonts w:ascii="Calibri" w:hAnsi="Calibri" w:cs="Calibri"/>
          <w:color w:val="4472C4" w:themeColor="accent1"/>
        </w:rPr>
        <w:t xml:space="preserve"> </w:t>
      </w:r>
      <w:r>
        <w:rPr>
          <w:rFonts w:ascii="Calibri" w:hAnsi="Calibri" w:cs="Calibri"/>
          <w:color w:val="4472C4" w:themeColor="accent1"/>
        </w:rPr>
        <w:t>vormt</w:t>
      </w:r>
      <w:r w:rsidRPr="007C1063">
        <w:rPr>
          <w:rFonts w:ascii="Calibri" w:hAnsi="Calibri" w:cs="Calibri"/>
          <w:color w:val="4472C4" w:themeColor="accent1"/>
        </w:rPr>
        <w:t xml:space="preserve"> een hulpmiddel vormt bij het doorgronden van de belangrijkste fysiologische processen waarbij het betrokken is.</w:t>
      </w:r>
      <w:r>
        <w:rPr>
          <w:rFonts w:ascii="Calibri" w:hAnsi="Calibri" w:cs="Calibri"/>
          <w:color w:val="4472C4" w:themeColor="accent1"/>
        </w:rPr>
        <w:t xml:space="preserve"> </w:t>
      </w:r>
      <w:r w:rsidRPr="00D8532A">
        <w:rPr>
          <w:rFonts w:ascii="Calibri" w:hAnsi="Calibri" w:cs="Calibri"/>
          <w:color w:val="4472C4" w:themeColor="accent1"/>
        </w:rPr>
        <w:t xml:space="preserve">De preganglionaire vezels </w:t>
      </w:r>
      <w:r>
        <w:rPr>
          <w:rFonts w:ascii="Calibri" w:hAnsi="Calibri" w:cs="Calibri"/>
          <w:color w:val="4472C4" w:themeColor="accent1"/>
        </w:rPr>
        <w:t xml:space="preserve">van het sympathische zenuwstelsel </w:t>
      </w:r>
      <w:r w:rsidRPr="00D8532A">
        <w:rPr>
          <w:rFonts w:ascii="Calibri" w:hAnsi="Calibri" w:cs="Calibri"/>
          <w:color w:val="4472C4" w:themeColor="accent1"/>
        </w:rPr>
        <w:t>zijn kort en sterk vertakt.</w:t>
      </w:r>
    </w:p>
    <w:p w14:paraId="46B77FB1" w14:textId="08AA77AF" w:rsidR="00D8532A" w:rsidRDefault="00D8532A" w:rsidP="00D8532A">
      <w:pPr>
        <w:ind w:firstLine="0"/>
        <w:rPr>
          <w:rFonts w:ascii="Calibri" w:hAnsi="Calibri" w:cs="Calibri"/>
          <w:color w:val="4472C4" w:themeColor="accent1"/>
        </w:rPr>
      </w:pPr>
    </w:p>
    <w:p w14:paraId="0EBE188B" w14:textId="0A7ED341" w:rsidR="00D8532A" w:rsidRDefault="00D8532A" w:rsidP="00D84B52">
      <w:pPr>
        <w:ind w:firstLine="0"/>
        <w:rPr>
          <w:rFonts w:ascii="Calibri" w:hAnsi="Calibri" w:cs="Calibri"/>
          <w:color w:val="4472C4" w:themeColor="accent1"/>
        </w:rPr>
      </w:pPr>
      <w:r>
        <w:rPr>
          <w:rFonts w:ascii="Calibri" w:hAnsi="Calibri" w:cs="Calibri"/>
          <w:color w:val="4472C4" w:themeColor="accent1"/>
        </w:rPr>
        <w:t>Vraag:</w:t>
      </w:r>
      <w:r>
        <w:rPr>
          <w:rFonts w:ascii="Calibri" w:hAnsi="Calibri" w:cs="Calibri"/>
          <w:color w:val="4472C4" w:themeColor="accent1"/>
        </w:rPr>
        <w:br/>
        <w:t>Wat is het gevolg van deze structuur voor de functie van het sympathische zenuwstelsel?</w:t>
      </w:r>
    </w:p>
    <w:p w14:paraId="3E7B0E6C" w14:textId="11E52CB7" w:rsidR="00D84B52" w:rsidRDefault="00D84B52" w:rsidP="00D84B52">
      <w:pPr>
        <w:ind w:firstLine="0"/>
        <w:rPr>
          <w:rFonts w:ascii="Calibri" w:hAnsi="Calibri" w:cs="Calibri"/>
          <w:color w:val="4472C4" w:themeColor="accent1"/>
        </w:rPr>
      </w:pPr>
    </w:p>
    <w:p w14:paraId="1FF1160A" w14:textId="2C1A965F" w:rsidR="00D84B52" w:rsidRDefault="00D84B52" w:rsidP="00D84B52">
      <w:pPr>
        <w:ind w:firstLine="0"/>
        <w:rPr>
          <w:rFonts w:ascii="Calibri" w:hAnsi="Calibri" w:cs="Calibri"/>
          <w:color w:val="4472C4" w:themeColor="accent1"/>
        </w:rPr>
      </w:pPr>
      <w:commentRangeStart w:id="187"/>
      <w:r>
        <w:rPr>
          <w:rFonts w:ascii="Calibri" w:hAnsi="Calibri" w:cs="Calibri"/>
          <w:color w:val="4472C4" w:themeColor="accent1"/>
        </w:rPr>
        <w:t>Het richt zich op activering van specifieke doelorganen</w:t>
      </w:r>
    </w:p>
    <w:p w14:paraId="1307799B" w14:textId="48003D3F" w:rsidR="00D84B52" w:rsidRPr="00D84B52" w:rsidRDefault="00D84B52" w:rsidP="00D84B52">
      <w:pPr>
        <w:ind w:firstLine="0"/>
        <w:rPr>
          <w:rFonts w:ascii="Calibri" w:hAnsi="Calibri" w:cs="Calibri"/>
          <w:b/>
          <w:bCs/>
          <w:color w:val="4472C4" w:themeColor="accent1"/>
        </w:rPr>
      </w:pPr>
      <w:commentRangeStart w:id="188"/>
      <w:r w:rsidRPr="00D84B52">
        <w:rPr>
          <w:rFonts w:ascii="Calibri" w:hAnsi="Calibri" w:cs="Calibri"/>
          <w:b/>
          <w:bCs/>
          <w:color w:val="4472C4" w:themeColor="accent1"/>
        </w:rPr>
        <w:t>Het gehele sympathische zenuwstelsel kan snel geactiveerd worden</w:t>
      </w:r>
      <w:commentRangeEnd w:id="188"/>
      <w:r w:rsidR="00FC729A">
        <w:rPr>
          <w:rStyle w:val="Verwijzingopmerking"/>
        </w:rPr>
        <w:commentReference w:id="188"/>
      </w:r>
    </w:p>
    <w:p w14:paraId="4C3A7034" w14:textId="1FD2CB53" w:rsidR="00D84B52" w:rsidRDefault="00D84B52" w:rsidP="00D84B52">
      <w:pPr>
        <w:ind w:firstLine="0"/>
        <w:rPr>
          <w:rFonts w:ascii="Calibri" w:hAnsi="Calibri" w:cs="Calibri"/>
          <w:color w:val="4472C4" w:themeColor="accent1"/>
        </w:rPr>
      </w:pPr>
      <w:r>
        <w:rPr>
          <w:rFonts w:ascii="Calibri" w:hAnsi="Calibri" w:cs="Calibri"/>
          <w:color w:val="4472C4" w:themeColor="accent1"/>
        </w:rPr>
        <w:lastRenderedPageBreak/>
        <w:t>Coördinatie tussen orgaansystemen wordt bemoeilijkt</w:t>
      </w:r>
      <w:commentRangeEnd w:id="187"/>
      <w:r w:rsidR="00FC729A">
        <w:rPr>
          <w:rStyle w:val="Verwijzingopmerking"/>
        </w:rPr>
        <w:commentReference w:id="187"/>
      </w:r>
    </w:p>
    <w:p w14:paraId="74CEFA9A" w14:textId="4370E2C7" w:rsidR="00D84B52" w:rsidRDefault="00D84B52" w:rsidP="00D84B52">
      <w:pPr>
        <w:ind w:firstLine="0"/>
        <w:rPr>
          <w:rFonts w:ascii="Calibri" w:hAnsi="Calibri" w:cs="Calibri"/>
          <w:color w:val="4472C4" w:themeColor="accent1"/>
        </w:rPr>
      </w:pPr>
    </w:p>
    <w:p w14:paraId="5CB8B772" w14:textId="3EB9A272" w:rsidR="00D84B52" w:rsidRDefault="00D84B52" w:rsidP="00D84B52">
      <w:pPr>
        <w:ind w:firstLine="0"/>
        <w:rPr>
          <w:rFonts w:ascii="Calibri" w:hAnsi="Calibri" w:cs="Calibri"/>
          <w:color w:val="4472C4" w:themeColor="accent1"/>
        </w:rPr>
      </w:pPr>
      <w:r>
        <w:rPr>
          <w:rFonts w:ascii="Calibri" w:hAnsi="Calibri" w:cs="Calibri"/>
          <w:color w:val="4472C4" w:themeColor="accent1"/>
        </w:rPr>
        <w:t>Extra info:</w:t>
      </w:r>
    </w:p>
    <w:p w14:paraId="7299BEC3" w14:textId="09F91BFD" w:rsidR="00D84B52" w:rsidRDefault="00D84B52" w:rsidP="00D84B52">
      <w:pPr>
        <w:ind w:firstLine="0"/>
        <w:rPr>
          <w:rFonts w:ascii="Calibri" w:hAnsi="Calibri" w:cs="Calibri"/>
          <w:color w:val="4472C4" w:themeColor="accent1"/>
        </w:rPr>
      </w:pPr>
      <w:commentRangeStart w:id="189"/>
      <w:r w:rsidRPr="00D84B52">
        <w:rPr>
          <w:rFonts w:ascii="Calibri" w:hAnsi="Calibri" w:cs="Calibri"/>
          <w:color w:val="4472C4" w:themeColor="accent1"/>
        </w:rPr>
        <w:t xml:space="preserve">Deze diffuse </w:t>
      </w:r>
      <w:proofErr w:type="spellStart"/>
      <w:r w:rsidRPr="00D84B52">
        <w:rPr>
          <w:rFonts w:ascii="Calibri" w:hAnsi="Calibri" w:cs="Calibri"/>
          <w:color w:val="4472C4" w:themeColor="accent1"/>
        </w:rPr>
        <w:t>interconnectiviteit</w:t>
      </w:r>
      <w:proofErr w:type="spellEnd"/>
      <w:r w:rsidRPr="00D84B52">
        <w:rPr>
          <w:rFonts w:ascii="Calibri" w:hAnsi="Calibri" w:cs="Calibri"/>
          <w:color w:val="4472C4" w:themeColor="accent1"/>
        </w:rPr>
        <w:t xml:space="preserve"> (neuronale divergentie) </w:t>
      </w:r>
      <w:commentRangeEnd w:id="189"/>
      <w:r w:rsidR="002B2116">
        <w:rPr>
          <w:rStyle w:val="Verwijzingopmerking"/>
        </w:rPr>
        <w:commentReference w:id="189"/>
      </w:r>
      <w:r w:rsidRPr="00D84B52">
        <w:rPr>
          <w:rFonts w:ascii="Calibri" w:hAnsi="Calibri" w:cs="Calibri"/>
          <w:color w:val="4472C4" w:themeColor="accent1"/>
        </w:rPr>
        <w:t>is een belangrijke anatomische eigenschap waarmee het sympathische zenuwstelsel op een snelle, uitgebreide manier kan reageren op sterke belasting of noodsituaties.</w:t>
      </w:r>
      <w:r w:rsidRPr="00D84B52">
        <w:t xml:space="preserve"> </w:t>
      </w:r>
      <w:commentRangeStart w:id="190"/>
      <w:r w:rsidRPr="00D84B52">
        <w:rPr>
          <w:rFonts w:ascii="Calibri" w:hAnsi="Calibri" w:cs="Calibri"/>
          <w:color w:val="4472C4" w:themeColor="accent1"/>
        </w:rPr>
        <w:t>Kort gezegd vraagt de reactie op een verhoogde belasting om directe coördinatie van enkele belangrijke systemen, wat mogelijk wordt gemaakt door het aantal vertakkingen van preganglionaire neuronen binnen het sympathische zenuwstelsel.</w:t>
      </w:r>
      <w:commentRangeEnd w:id="190"/>
      <w:r w:rsidR="002B2116">
        <w:rPr>
          <w:rStyle w:val="Verwijzingopmerking"/>
        </w:rPr>
        <w:commentReference w:id="190"/>
      </w:r>
    </w:p>
    <w:p w14:paraId="34B37BE6" w14:textId="64A4E8DD" w:rsidR="00D84B52" w:rsidDel="002B2116" w:rsidRDefault="00D84B52" w:rsidP="00D84B52">
      <w:pPr>
        <w:ind w:firstLine="0"/>
        <w:rPr>
          <w:del w:id="191" w:author="Milou Buijk" w:date="2021-12-29T12:34:00Z"/>
          <w:rFonts w:ascii="Calibri" w:hAnsi="Calibri" w:cs="Calibri"/>
          <w:color w:val="4472C4" w:themeColor="accent1"/>
        </w:rPr>
      </w:pPr>
    </w:p>
    <w:p w14:paraId="25865CF9" w14:textId="2EA98B82" w:rsidR="00D84B52" w:rsidRDefault="00D84B52" w:rsidP="00D84B52">
      <w:pPr>
        <w:ind w:firstLine="0"/>
        <w:rPr>
          <w:rFonts w:ascii="Calibri" w:hAnsi="Calibri" w:cs="Calibri"/>
          <w:color w:val="4472C4" w:themeColor="accent1"/>
        </w:rPr>
      </w:pPr>
    </w:p>
    <w:p w14:paraId="440A1A4A" w14:textId="77777777" w:rsidR="00D84B52" w:rsidRDefault="00D84B52" w:rsidP="00D84B52">
      <w:pPr>
        <w:ind w:firstLine="0"/>
        <w:rPr>
          <w:rFonts w:ascii="Calibri" w:hAnsi="Calibri" w:cs="Calibri"/>
          <w:color w:val="4472C4" w:themeColor="accent1"/>
        </w:rPr>
      </w:pPr>
      <w:r>
        <w:rPr>
          <w:rFonts w:ascii="Calibri" w:hAnsi="Calibri" w:cs="Calibri"/>
          <w:color w:val="4472C4" w:themeColor="accent1"/>
        </w:rPr>
        <w:t>Theorie:</w:t>
      </w:r>
    </w:p>
    <w:p w14:paraId="529F6DE3" w14:textId="54DE46D6" w:rsidR="00D84B52" w:rsidRDefault="00D84B52" w:rsidP="00D84B52">
      <w:pPr>
        <w:ind w:firstLine="0"/>
        <w:rPr>
          <w:rFonts w:ascii="Calibri" w:hAnsi="Calibri" w:cs="Calibri"/>
          <w:color w:val="4472C4" w:themeColor="accent1"/>
        </w:rPr>
      </w:pPr>
      <w:r>
        <w:rPr>
          <w:rFonts w:ascii="Calibri" w:hAnsi="Calibri" w:cs="Calibri"/>
          <w:color w:val="4472C4" w:themeColor="accent1"/>
        </w:rPr>
        <w:t>De</w:t>
      </w:r>
      <w:r w:rsidRPr="007C1063">
        <w:rPr>
          <w:rFonts w:ascii="Calibri" w:hAnsi="Calibri" w:cs="Calibri"/>
          <w:color w:val="4472C4" w:themeColor="accent1"/>
        </w:rPr>
        <w:t xml:space="preserve"> structuur </w:t>
      </w:r>
      <w:r>
        <w:rPr>
          <w:rFonts w:ascii="Calibri" w:hAnsi="Calibri" w:cs="Calibri"/>
          <w:color w:val="4472C4" w:themeColor="accent1"/>
        </w:rPr>
        <w:t>van het autonome zenuwstelsel</w:t>
      </w:r>
      <w:r w:rsidRPr="007C1063">
        <w:rPr>
          <w:rFonts w:ascii="Calibri" w:hAnsi="Calibri" w:cs="Calibri"/>
          <w:color w:val="4472C4" w:themeColor="accent1"/>
        </w:rPr>
        <w:t xml:space="preserve"> </w:t>
      </w:r>
      <w:r>
        <w:rPr>
          <w:rFonts w:ascii="Calibri" w:hAnsi="Calibri" w:cs="Calibri"/>
          <w:color w:val="4472C4" w:themeColor="accent1"/>
        </w:rPr>
        <w:t>vormt</w:t>
      </w:r>
      <w:r w:rsidRPr="007C1063">
        <w:rPr>
          <w:rFonts w:ascii="Calibri" w:hAnsi="Calibri" w:cs="Calibri"/>
          <w:color w:val="4472C4" w:themeColor="accent1"/>
        </w:rPr>
        <w:t xml:space="preserve"> een hulpmiddel vormt bij het doorgronden van de belangrijkste fysiologische processen waarbij het betrokken is.</w:t>
      </w:r>
      <w:r>
        <w:rPr>
          <w:rFonts w:ascii="Calibri" w:hAnsi="Calibri" w:cs="Calibri"/>
          <w:color w:val="4472C4" w:themeColor="accent1"/>
        </w:rPr>
        <w:t xml:space="preserve"> </w:t>
      </w:r>
      <w:r w:rsidRPr="00D8532A">
        <w:rPr>
          <w:rFonts w:ascii="Calibri" w:hAnsi="Calibri" w:cs="Calibri"/>
          <w:color w:val="4472C4" w:themeColor="accent1"/>
        </w:rPr>
        <w:t xml:space="preserve">De preganglionaire vezels </w:t>
      </w:r>
      <w:r>
        <w:rPr>
          <w:rFonts w:ascii="Calibri" w:hAnsi="Calibri" w:cs="Calibri"/>
          <w:color w:val="4472C4" w:themeColor="accent1"/>
        </w:rPr>
        <w:t xml:space="preserve">van het sympathische zenuwstelsel </w:t>
      </w:r>
      <w:r w:rsidRPr="00D8532A">
        <w:rPr>
          <w:rFonts w:ascii="Calibri" w:hAnsi="Calibri" w:cs="Calibri"/>
          <w:color w:val="4472C4" w:themeColor="accent1"/>
        </w:rPr>
        <w:t>zijn kort en sterk vertakt.</w:t>
      </w:r>
    </w:p>
    <w:p w14:paraId="6E505F6C" w14:textId="1C69B0B7" w:rsidR="00D84B52" w:rsidRDefault="00D84B52" w:rsidP="00D84B52">
      <w:pPr>
        <w:ind w:firstLine="0"/>
        <w:rPr>
          <w:rFonts w:ascii="Calibri" w:hAnsi="Calibri" w:cs="Calibri"/>
          <w:color w:val="4472C4" w:themeColor="accent1"/>
        </w:rPr>
      </w:pPr>
    </w:p>
    <w:p w14:paraId="1DAD2756" w14:textId="61E0B930" w:rsidR="00D84B52" w:rsidRDefault="00D84B52" w:rsidP="00D84B52">
      <w:pPr>
        <w:ind w:firstLine="0"/>
        <w:rPr>
          <w:rFonts w:ascii="Calibri" w:hAnsi="Calibri" w:cs="Calibri"/>
          <w:color w:val="4472C4" w:themeColor="accent1"/>
        </w:rPr>
      </w:pPr>
      <w:r>
        <w:rPr>
          <w:rFonts w:ascii="Calibri" w:hAnsi="Calibri" w:cs="Calibri"/>
          <w:color w:val="4472C4" w:themeColor="accent1"/>
        </w:rPr>
        <w:t>Stelling:</w:t>
      </w:r>
      <w:r>
        <w:rPr>
          <w:rFonts w:ascii="Calibri" w:hAnsi="Calibri" w:cs="Calibri"/>
          <w:color w:val="4472C4" w:themeColor="accent1"/>
        </w:rPr>
        <w:br/>
        <w:t xml:space="preserve">De structuur van het sympathische zenuwstelsel zorgt </w:t>
      </w:r>
      <w:ins w:id="192" w:author="Milou Buijk" w:date="2021-12-29T12:36:00Z">
        <w:r w:rsidR="002B2116">
          <w:rPr>
            <w:rFonts w:ascii="Calibri" w:hAnsi="Calibri" w:cs="Calibri"/>
            <w:color w:val="4472C4" w:themeColor="accent1"/>
          </w:rPr>
          <w:t xml:space="preserve">dat </w:t>
        </w:r>
      </w:ins>
      <w:del w:id="193" w:author="Milou Buijk" w:date="2021-12-29T12:34:00Z">
        <w:r w:rsidDel="002B2116">
          <w:rPr>
            <w:rFonts w:ascii="Calibri" w:hAnsi="Calibri" w:cs="Calibri"/>
            <w:color w:val="4472C4" w:themeColor="accent1"/>
          </w:rPr>
          <w:delText xml:space="preserve">dat </w:delText>
        </w:r>
        <w:r w:rsidR="0044667D" w:rsidDel="002B2116">
          <w:rPr>
            <w:rFonts w:ascii="Calibri" w:hAnsi="Calibri" w:cs="Calibri"/>
            <w:color w:val="4472C4" w:themeColor="accent1"/>
          </w:rPr>
          <w:delText xml:space="preserve">het lastig is </w:delText>
        </w:r>
      </w:del>
      <w:r w:rsidR="0044667D">
        <w:rPr>
          <w:rFonts w:ascii="Calibri" w:hAnsi="Calibri" w:cs="Calibri"/>
          <w:color w:val="4472C4" w:themeColor="accent1"/>
        </w:rPr>
        <w:t>snel</w:t>
      </w:r>
      <w:ins w:id="194" w:author="Milou Buijk" w:date="2021-12-29T12:34:00Z">
        <w:r w:rsidR="002B2116">
          <w:rPr>
            <w:rFonts w:ascii="Calibri" w:hAnsi="Calibri" w:cs="Calibri"/>
            <w:color w:val="4472C4" w:themeColor="accent1"/>
          </w:rPr>
          <w:t>le activatie van</w:t>
        </w:r>
      </w:ins>
      <w:r w:rsidR="0044667D">
        <w:rPr>
          <w:rFonts w:ascii="Calibri" w:hAnsi="Calibri" w:cs="Calibri"/>
          <w:color w:val="4472C4" w:themeColor="accent1"/>
        </w:rPr>
        <w:t xml:space="preserve"> het gehele sympathische zenuwstelsel </w:t>
      </w:r>
      <w:del w:id="195" w:author="Milou Buijk" w:date="2021-12-29T12:34:00Z">
        <w:r w:rsidR="0044667D" w:rsidDel="002B2116">
          <w:rPr>
            <w:rFonts w:ascii="Calibri" w:hAnsi="Calibri" w:cs="Calibri"/>
            <w:color w:val="4472C4" w:themeColor="accent1"/>
          </w:rPr>
          <w:delText>te activeren.</w:delText>
        </w:r>
      </w:del>
      <w:ins w:id="196" w:author="Milou Buijk" w:date="2021-12-29T12:34:00Z">
        <w:r w:rsidR="002B2116">
          <w:rPr>
            <w:rFonts w:ascii="Calibri" w:hAnsi="Calibri" w:cs="Calibri"/>
            <w:color w:val="4472C4" w:themeColor="accent1"/>
          </w:rPr>
          <w:t>lastig is.</w:t>
        </w:r>
      </w:ins>
    </w:p>
    <w:p w14:paraId="3EDFC5C4" w14:textId="377FE1C5" w:rsidR="0044667D" w:rsidRDefault="0044667D" w:rsidP="00D84B52">
      <w:pPr>
        <w:ind w:firstLine="0"/>
        <w:rPr>
          <w:rFonts w:ascii="Calibri" w:hAnsi="Calibri" w:cs="Calibri"/>
          <w:color w:val="4472C4" w:themeColor="accent1"/>
        </w:rPr>
      </w:pPr>
    </w:p>
    <w:p w14:paraId="1C4B340C" w14:textId="77777777" w:rsidR="0044667D" w:rsidRPr="008E44A4" w:rsidRDefault="0044667D" w:rsidP="0044667D">
      <w:pPr>
        <w:ind w:firstLine="0"/>
        <w:rPr>
          <w:rFonts w:ascii="Calibri" w:hAnsi="Calibri" w:cs="Calibri"/>
          <w:color w:val="4472C4" w:themeColor="accent1"/>
        </w:rPr>
      </w:pPr>
      <w:r w:rsidRPr="008E44A4">
        <w:rPr>
          <w:rFonts w:ascii="Calibri" w:hAnsi="Calibri" w:cs="Calibri"/>
          <w:color w:val="4472C4" w:themeColor="accent1"/>
        </w:rPr>
        <w:t>Deze stelling is correct</w:t>
      </w:r>
    </w:p>
    <w:p w14:paraId="0C186616" w14:textId="77777777" w:rsidR="0044667D" w:rsidRPr="008E44A4" w:rsidRDefault="0044667D" w:rsidP="0044667D">
      <w:pPr>
        <w:ind w:firstLine="0"/>
        <w:rPr>
          <w:rFonts w:ascii="Calibri" w:hAnsi="Calibri" w:cs="Calibri"/>
          <w:b/>
          <w:bCs/>
          <w:color w:val="4472C4" w:themeColor="accent1"/>
        </w:rPr>
      </w:pPr>
      <w:r w:rsidRPr="008E44A4">
        <w:rPr>
          <w:rFonts w:ascii="Calibri" w:hAnsi="Calibri" w:cs="Calibri"/>
          <w:b/>
          <w:bCs/>
          <w:color w:val="4472C4" w:themeColor="accent1"/>
        </w:rPr>
        <w:t>Deze stelling is niet correct</w:t>
      </w:r>
    </w:p>
    <w:p w14:paraId="1F111689" w14:textId="77777777" w:rsidR="0044667D" w:rsidRDefault="0044667D" w:rsidP="0044667D">
      <w:pPr>
        <w:ind w:firstLine="0"/>
        <w:rPr>
          <w:rFonts w:ascii="Calibri" w:hAnsi="Calibri" w:cs="Calibri"/>
          <w:color w:val="4472C4" w:themeColor="accent1"/>
        </w:rPr>
      </w:pPr>
    </w:p>
    <w:p w14:paraId="6D9A569D" w14:textId="77777777" w:rsidR="0044667D" w:rsidRDefault="0044667D" w:rsidP="0044667D">
      <w:pPr>
        <w:ind w:firstLine="0"/>
        <w:rPr>
          <w:rFonts w:ascii="Calibri" w:hAnsi="Calibri" w:cs="Calibri"/>
          <w:color w:val="4472C4" w:themeColor="accent1"/>
        </w:rPr>
      </w:pPr>
      <w:r>
        <w:rPr>
          <w:rFonts w:ascii="Calibri" w:hAnsi="Calibri" w:cs="Calibri"/>
          <w:color w:val="4472C4" w:themeColor="accent1"/>
        </w:rPr>
        <w:t xml:space="preserve">Extra info: </w:t>
      </w:r>
    </w:p>
    <w:p w14:paraId="0D0227A2" w14:textId="77777777" w:rsidR="0044667D" w:rsidDel="002B2116" w:rsidRDefault="0044667D" w:rsidP="0044667D">
      <w:pPr>
        <w:ind w:firstLine="0"/>
        <w:rPr>
          <w:del w:id="197" w:author="Milou Buijk" w:date="2021-12-29T12:34:00Z"/>
          <w:rFonts w:ascii="Calibri" w:hAnsi="Calibri" w:cs="Calibri"/>
          <w:color w:val="4472C4" w:themeColor="accent1"/>
        </w:rPr>
      </w:pPr>
      <w:r w:rsidRPr="00D84B52">
        <w:rPr>
          <w:rFonts w:ascii="Calibri" w:hAnsi="Calibri" w:cs="Calibri"/>
          <w:color w:val="4472C4" w:themeColor="accent1"/>
        </w:rPr>
        <w:t>Deze diffuse interconnectiviteit (neuronale divergentie) is een belangrijke anatomische eigenschap waarmee het sympathische zenuwstelsel op een snelle, uitgebreide manier kan reageren op sterke belasting of noodsituaties.</w:t>
      </w:r>
      <w:r w:rsidRPr="00D84B52">
        <w:t xml:space="preserve"> </w:t>
      </w:r>
      <w:r w:rsidRPr="00D84B52">
        <w:rPr>
          <w:rFonts w:ascii="Calibri" w:hAnsi="Calibri" w:cs="Calibri"/>
          <w:color w:val="4472C4" w:themeColor="accent1"/>
        </w:rPr>
        <w:t>Kort gezegd vraagt de reactie op een verhoogde belasting om directe coördinatie van enkele belangrijke systemen, wat mogelijk wordt gemaakt door het aantal vertakkingen van preganglionaire neuronen binnen het sympathische zenuwstelsel.</w:t>
      </w:r>
    </w:p>
    <w:p w14:paraId="492685E1" w14:textId="77777777" w:rsidR="0044667D" w:rsidRDefault="0044667D" w:rsidP="00D84B52">
      <w:pPr>
        <w:ind w:firstLine="0"/>
        <w:rPr>
          <w:rFonts w:ascii="Calibri" w:hAnsi="Calibri" w:cs="Calibri"/>
          <w:color w:val="4472C4" w:themeColor="accent1"/>
        </w:rPr>
      </w:pPr>
    </w:p>
    <w:p w14:paraId="3959C5E8" w14:textId="77777777" w:rsidR="00D84B52" w:rsidRDefault="00D84B52" w:rsidP="00D84B52">
      <w:pPr>
        <w:ind w:firstLine="0"/>
        <w:rPr>
          <w:rFonts w:ascii="Calibri" w:hAnsi="Calibri" w:cs="Calibri"/>
          <w:color w:val="4472C4" w:themeColor="accent1"/>
        </w:rPr>
      </w:pPr>
    </w:p>
    <w:p w14:paraId="5902AD30" w14:textId="77777777" w:rsidR="0044667D" w:rsidRDefault="0044667D" w:rsidP="0044667D">
      <w:pPr>
        <w:ind w:firstLine="0"/>
        <w:rPr>
          <w:rFonts w:ascii="Calibri" w:hAnsi="Calibri" w:cs="Calibri"/>
          <w:color w:val="4472C4" w:themeColor="accent1"/>
        </w:rPr>
      </w:pPr>
      <w:r>
        <w:rPr>
          <w:rFonts w:ascii="Calibri" w:hAnsi="Calibri" w:cs="Calibri"/>
          <w:color w:val="4472C4" w:themeColor="accent1"/>
        </w:rPr>
        <w:t>Theorie:</w:t>
      </w:r>
    </w:p>
    <w:p w14:paraId="56BAEC71" w14:textId="77777777" w:rsidR="0044667D" w:rsidRDefault="0044667D" w:rsidP="0044667D">
      <w:pPr>
        <w:ind w:firstLine="0"/>
        <w:rPr>
          <w:rFonts w:ascii="Calibri" w:hAnsi="Calibri" w:cs="Calibri"/>
          <w:color w:val="4472C4" w:themeColor="accent1"/>
        </w:rPr>
      </w:pPr>
      <w:r>
        <w:rPr>
          <w:rFonts w:ascii="Calibri" w:hAnsi="Calibri" w:cs="Calibri"/>
          <w:color w:val="4472C4" w:themeColor="accent1"/>
        </w:rPr>
        <w:t>De</w:t>
      </w:r>
      <w:r w:rsidRPr="007C1063">
        <w:rPr>
          <w:rFonts w:ascii="Calibri" w:hAnsi="Calibri" w:cs="Calibri"/>
          <w:color w:val="4472C4" w:themeColor="accent1"/>
        </w:rPr>
        <w:t xml:space="preserve"> structuur </w:t>
      </w:r>
      <w:r>
        <w:rPr>
          <w:rFonts w:ascii="Calibri" w:hAnsi="Calibri" w:cs="Calibri"/>
          <w:color w:val="4472C4" w:themeColor="accent1"/>
        </w:rPr>
        <w:t>van het autonome zenuwstelsel</w:t>
      </w:r>
      <w:r w:rsidRPr="007C1063">
        <w:rPr>
          <w:rFonts w:ascii="Calibri" w:hAnsi="Calibri" w:cs="Calibri"/>
          <w:color w:val="4472C4" w:themeColor="accent1"/>
        </w:rPr>
        <w:t xml:space="preserve"> </w:t>
      </w:r>
      <w:r>
        <w:rPr>
          <w:rFonts w:ascii="Calibri" w:hAnsi="Calibri" w:cs="Calibri"/>
          <w:color w:val="4472C4" w:themeColor="accent1"/>
        </w:rPr>
        <w:t>vormt</w:t>
      </w:r>
      <w:r w:rsidRPr="007C1063">
        <w:rPr>
          <w:rFonts w:ascii="Calibri" w:hAnsi="Calibri" w:cs="Calibri"/>
          <w:color w:val="4472C4" w:themeColor="accent1"/>
        </w:rPr>
        <w:t xml:space="preserve"> een hulpmiddel vormt bij het doorgronden van de belangrijkste fysiologische processen waarbij het betrokken is.</w:t>
      </w:r>
      <w:r>
        <w:rPr>
          <w:rFonts w:ascii="Calibri" w:hAnsi="Calibri" w:cs="Calibri"/>
          <w:color w:val="4472C4" w:themeColor="accent1"/>
        </w:rPr>
        <w:t xml:space="preserve"> </w:t>
      </w:r>
      <w:r w:rsidRPr="00D8532A">
        <w:rPr>
          <w:rFonts w:ascii="Calibri" w:hAnsi="Calibri" w:cs="Calibri"/>
          <w:color w:val="4472C4" w:themeColor="accent1"/>
        </w:rPr>
        <w:t xml:space="preserve">De preganglionaire vezels </w:t>
      </w:r>
      <w:r>
        <w:rPr>
          <w:rFonts w:ascii="Calibri" w:hAnsi="Calibri" w:cs="Calibri"/>
          <w:color w:val="4472C4" w:themeColor="accent1"/>
        </w:rPr>
        <w:t xml:space="preserve">van het sympathische zenuwstelsel </w:t>
      </w:r>
      <w:r w:rsidRPr="00D8532A">
        <w:rPr>
          <w:rFonts w:ascii="Calibri" w:hAnsi="Calibri" w:cs="Calibri"/>
          <w:color w:val="4472C4" w:themeColor="accent1"/>
        </w:rPr>
        <w:t>zijn kort en sterk vertakt.</w:t>
      </w:r>
    </w:p>
    <w:p w14:paraId="5C0D9B5E" w14:textId="77777777" w:rsidR="0044667D" w:rsidRDefault="0044667D" w:rsidP="0044667D">
      <w:pPr>
        <w:ind w:firstLine="0"/>
        <w:rPr>
          <w:rFonts w:ascii="Calibri" w:hAnsi="Calibri" w:cs="Calibri"/>
          <w:color w:val="4472C4" w:themeColor="accent1"/>
        </w:rPr>
      </w:pPr>
    </w:p>
    <w:p w14:paraId="110E49B5" w14:textId="67047F5C" w:rsidR="0044667D" w:rsidRDefault="0044667D" w:rsidP="0044667D">
      <w:pPr>
        <w:ind w:firstLine="0"/>
        <w:rPr>
          <w:rFonts w:ascii="Calibri" w:hAnsi="Calibri" w:cs="Calibri"/>
          <w:color w:val="4472C4" w:themeColor="accent1"/>
        </w:rPr>
      </w:pPr>
      <w:r>
        <w:rPr>
          <w:rFonts w:ascii="Calibri" w:hAnsi="Calibri" w:cs="Calibri"/>
          <w:color w:val="4472C4" w:themeColor="accent1"/>
        </w:rPr>
        <w:t>Stelling:</w:t>
      </w:r>
      <w:r>
        <w:rPr>
          <w:rFonts w:ascii="Calibri" w:hAnsi="Calibri" w:cs="Calibri"/>
          <w:color w:val="4472C4" w:themeColor="accent1"/>
        </w:rPr>
        <w:br/>
        <w:t>De structuur van het sympathische zenuwstelsel zorgt dat snel het gehele sympathische zenuwstelsel geactiveerd kan worden.</w:t>
      </w:r>
    </w:p>
    <w:p w14:paraId="6C2E4F16" w14:textId="77777777" w:rsidR="0044667D" w:rsidRPr="0044667D" w:rsidRDefault="0044667D" w:rsidP="0044667D">
      <w:pPr>
        <w:ind w:firstLine="0"/>
        <w:rPr>
          <w:rFonts w:ascii="Calibri" w:hAnsi="Calibri" w:cs="Calibri"/>
          <w:b/>
          <w:bCs/>
          <w:color w:val="4472C4" w:themeColor="accent1"/>
        </w:rPr>
      </w:pPr>
    </w:p>
    <w:p w14:paraId="479CF0E2" w14:textId="77777777" w:rsidR="0044667D" w:rsidRPr="0044667D" w:rsidRDefault="0044667D" w:rsidP="0044667D">
      <w:pPr>
        <w:ind w:firstLine="0"/>
        <w:rPr>
          <w:rFonts w:ascii="Calibri" w:hAnsi="Calibri" w:cs="Calibri"/>
          <w:b/>
          <w:bCs/>
          <w:color w:val="4472C4" w:themeColor="accent1"/>
        </w:rPr>
      </w:pPr>
      <w:r w:rsidRPr="0044667D">
        <w:rPr>
          <w:rFonts w:ascii="Calibri" w:hAnsi="Calibri" w:cs="Calibri"/>
          <w:b/>
          <w:bCs/>
          <w:color w:val="4472C4" w:themeColor="accent1"/>
        </w:rPr>
        <w:t>Deze stelling is correct</w:t>
      </w:r>
    </w:p>
    <w:p w14:paraId="6AD1EB89" w14:textId="77777777" w:rsidR="0044667D" w:rsidRPr="0044667D" w:rsidRDefault="0044667D" w:rsidP="0044667D">
      <w:pPr>
        <w:ind w:firstLine="0"/>
        <w:rPr>
          <w:rFonts w:ascii="Calibri" w:hAnsi="Calibri" w:cs="Calibri"/>
          <w:color w:val="4472C4" w:themeColor="accent1"/>
        </w:rPr>
      </w:pPr>
      <w:r w:rsidRPr="0044667D">
        <w:rPr>
          <w:rFonts w:ascii="Calibri" w:hAnsi="Calibri" w:cs="Calibri"/>
          <w:color w:val="4472C4" w:themeColor="accent1"/>
        </w:rPr>
        <w:t>Deze stelling is niet correct</w:t>
      </w:r>
    </w:p>
    <w:p w14:paraId="1245D405" w14:textId="77777777" w:rsidR="0044667D" w:rsidRDefault="0044667D" w:rsidP="0044667D">
      <w:pPr>
        <w:ind w:firstLine="0"/>
        <w:rPr>
          <w:rFonts w:ascii="Calibri" w:hAnsi="Calibri" w:cs="Calibri"/>
          <w:color w:val="4472C4" w:themeColor="accent1"/>
        </w:rPr>
      </w:pPr>
    </w:p>
    <w:p w14:paraId="1BE37100" w14:textId="77777777" w:rsidR="0044667D" w:rsidRDefault="0044667D" w:rsidP="0044667D">
      <w:pPr>
        <w:ind w:firstLine="0"/>
        <w:rPr>
          <w:rFonts w:ascii="Calibri" w:hAnsi="Calibri" w:cs="Calibri"/>
          <w:color w:val="4472C4" w:themeColor="accent1"/>
        </w:rPr>
      </w:pPr>
      <w:r>
        <w:rPr>
          <w:rFonts w:ascii="Calibri" w:hAnsi="Calibri" w:cs="Calibri"/>
          <w:color w:val="4472C4" w:themeColor="accent1"/>
        </w:rPr>
        <w:t xml:space="preserve">Extra info: </w:t>
      </w:r>
    </w:p>
    <w:p w14:paraId="7F72D4C7" w14:textId="77777777" w:rsidR="0044667D" w:rsidRDefault="0044667D" w:rsidP="0044667D">
      <w:pPr>
        <w:ind w:firstLine="0"/>
        <w:rPr>
          <w:rFonts w:ascii="Calibri" w:hAnsi="Calibri" w:cs="Calibri"/>
          <w:color w:val="4472C4" w:themeColor="accent1"/>
        </w:rPr>
      </w:pPr>
      <w:r w:rsidRPr="00D84B52">
        <w:rPr>
          <w:rFonts w:ascii="Calibri" w:hAnsi="Calibri" w:cs="Calibri"/>
          <w:color w:val="4472C4" w:themeColor="accent1"/>
        </w:rPr>
        <w:t>Deze diffuse interconnectiviteit (neuronale divergentie) is een belangrijke anatomische eigenschap waarmee het sympathische zenuwstelsel op een snelle, uitgebreide manier kan reageren op sterke belasting of noodsituaties.</w:t>
      </w:r>
      <w:r w:rsidRPr="00D84B52">
        <w:t xml:space="preserve"> </w:t>
      </w:r>
      <w:r w:rsidRPr="00D84B52">
        <w:rPr>
          <w:rFonts w:ascii="Calibri" w:hAnsi="Calibri" w:cs="Calibri"/>
          <w:color w:val="4472C4" w:themeColor="accent1"/>
        </w:rPr>
        <w:t>Kort gezegd vraagt de reactie op een verhoogde belasting om directe coördinatie van enkele belangrijke systemen, wat mogelijk wordt gemaakt door het aantal vertakkingen van preganglionaire neuronen binnen het sympathische zenuwstelsel.</w:t>
      </w:r>
    </w:p>
    <w:p w14:paraId="7359D6F1" w14:textId="77777777" w:rsidR="0044667D" w:rsidRDefault="0044667D" w:rsidP="0044667D">
      <w:pPr>
        <w:ind w:firstLine="0"/>
        <w:rPr>
          <w:rFonts w:ascii="Calibri" w:hAnsi="Calibri" w:cs="Calibri"/>
          <w:color w:val="4472C4" w:themeColor="accent1"/>
        </w:rPr>
      </w:pPr>
    </w:p>
    <w:p w14:paraId="486F8679" w14:textId="77777777" w:rsidR="00D84B52" w:rsidRPr="00D84B52" w:rsidRDefault="00D84B52" w:rsidP="00D84B52">
      <w:pPr>
        <w:ind w:firstLine="0"/>
        <w:rPr>
          <w:rFonts w:ascii="Calibri" w:hAnsi="Calibri" w:cs="Calibri"/>
          <w:color w:val="4472C4" w:themeColor="accent1"/>
        </w:rPr>
      </w:pPr>
    </w:p>
    <w:sectPr w:rsidR="00D84B52" w:rsidRPr="00D84B52" w:rsidSect="0033084A">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1" w:author="Milou Buijk" w:date="2021-12-29T10:42:00Z" w:initials="MB">
    <w:p w14:paraId="079C1866" w14:textId="4F90A0C6" w:rsidR="0029707E" w:rsidRDefault="0029707E">
      <w:pPr>
        <w:pStyle w:val="Tekstopmerking"/>
      </w:pPr>
      <w:r>
        <w:rPr>
          <w:rStyle w:val="Verwijzingopmerking"/>
        </w:rPr>
        <w:annotationRef/>
      </w:r>
      <w:r>
        <w:t>Zorg ervoor dat je ‘</w:t>
      </w:r>
      <w:proofErr w:type="spellStart"/>
      <w:r>
        <w:t>fluster</w:t>
      </w:r>
      <w:proofErr w:type="spellEnd"/>
      <w:r>
        <w:t xml:space="preserve">’ vetgedrukt maakt. Ik heb het hier voor je gedaan. Doe </w:t>
      </w:r>
      <w:r w:rsidR="005107C2">
        <w:t>hetzelfde</w:t>
      </w:r>
      <w:r>
        <w:t xml:space="preserve"> bij de rest van de ‘</w:t>
      </w:r>
      <w:proofErr w:type="spellStart"/>
      <w:r>
        <w:t>flusters</w:t>
      </w:r>
      <w:proofErr w:type="spellEnd"/>
      <w:r>
        <w:t xml:space="preserve">’. </w:t>
      </w:r>
    </w:p>
  </w:comment>
  <w:comment w:id="74" w:author="Milou Buijk" w:date="2021-12-29T10:43:00Z" w:initials="MB">
    <w:p w14:paraId="1D864864" w14:textId="443E5E55" w:rsidR="0029707E" w:rsidRDefault="0029707E">
      <w:pPr>
        <w:pStyle w:val="Tekstopmerking"/>
      </w:pPr>
      <w:r>
        <w:rPr>
          <w:rStyle w:val="Verwijzingopmerking"/>
        </w:rPr>
        <w:annotationRef/>
      </w:r>
      <w:r>
        <w:t xml:space="preserve">Op hbo-niveau schrijven we liever niet ‘heten het’. </w:t>
      </w:r>
    </w:p>
    <w:p w14:paraId="1CFB26C8" w14:textId="2669A43B" w:rsidR="0029707E" w:rsidRDefault="0029707E">
      <w:pPr>
        <w:pStyle w:val="Tekstopmerking"/>
      </w:pPr>
      <w:r>
        <w:t>Protocol:</w:t>
      </w:r>
    </w:p>
    <w:p w14:paraId="4E23A8F2" w14:textId="617DBA64" w:rsidR="0029707E" w:rsidRPr="0029707E" w:rsidRDefault="0029707E" w:rsidP="0029707E">
      <w:pPr>
        <w:ind w:firstLine="0"/>
        <w:rPr>
          <w:rFonts w:ascii="Times New Roman" w:eastAsia="Times New Roman" w:hAnsi="Times New Roman" w:cs="Times New Roman"/>
          <w:sz w:val="24"/>
          <w:szCs w:val="24"/>
          <w:lang w:eastAsia="nl-NL"/>
        </w:rPr>
      </w:pPr>
      <w:r w:rsidRPr="0029707E">
        <w:rPr>
          <w:rFonts w:ascii="Times New Roman" w:eastAsia="Times New Roman" w:hAnsi="Times New Roman" w:cs="Times New Roman"/>
          <w:sz w:val="24"/>
          <w:szCs w:val="24"/>
          <w:lang w:eastAsia="nl-NL"/>
        </w:rPr>
        <w:t>Gebruik wordt genoemd, noemt men of een ander woord voor … is ... Gebruik niet noemen we, noem je, of dit heet</w:t>
      </w:r>
      <w:r>
        <w:rPr>
          <w:rFonts w:ascii="Times New Roman" w:eastAsia="Times New Roman" w:hAnsi="Times New Roman" w:cs="Times New Roman"/>
          <w:sz w:val="24"/>
          <w:szCs w:val="24"/>
          <w:lang w:eastAsia="nl-NL"/>
        </w:rPr>
        <w:t>.</w:t>
      </w:r>
    </w:p>
  </w:comment>
  <w:comment w:id="75" w:author="Milou Buijk" w:date="2021-12-29T10:46:00Z" w:initials="MB">
    <w:p w14:paraId="6EEA1775" w14:textId="77777777" w:rsidR="0029707E" w:rsidRDefault="0029707E">
      <w:pPr>
        <w:pStyle w:val="Tekstopmerking"/>
      </w:pPr>
      <w:r>
        <w:rPr>
          <w:rStyle w:val="Verwijzingopmerking"/>
        </w:rPr>
        <w:annotationRef/>
      </w:r>
      <w:r>
        <w:t xml:space="preserve">Deze antwoordopties bevatten twee kenniselementen en dit is niet toegestaan. </w:t>
      </w:r>
    </w:p>
    <w:p w14:paraId="0E1415A4" w14:textId="77777777" w:rsidR="0029707E" w:rsidRDefault="0029707E">
      <w:pPr>
        <w:pStyle w:val="Tekstopmerking"/>
      </w:pPr>
    </w:p>
    <w:p w14:paraId="0BDFC6DB" w14:textId="77777777" w:rsidR="0029707E" w:rsidRDefault="0029707E">
      <w:pPr>
        <w:pStyle w:val="Tekstopmerking"/>
      </w:pPr>
      <w:r>
        <w:t>Mijn suggestie is als volgt:</w:t>
      </w:r>
    </w:p>
    <w:p w14:paraId="7D053FA6" w14:textId="5162CD09" w:rsidR="0029707E" w:rsidRDefault="0029707E">
      <w:pPr>
        <w:pStyle w:val="Tekstopmerking"/>
      </w:pPr>
    </w:p>
    <w:p w14:paraId="61E57C1E" w14:textId="46CBDA60" w:rsidR="0029707E" w:rsidRPr="0029707E" w:rsidRDefault="0029707E" w:rsidP="0029707E">
      <w:pPr>
        <w:pStyle w:val="Tekstopmerking"/>
        <w:rPr>
          <w:b/>
        </w:rPr>
      </w:pPr>
      <w:proofErr w:type="spellStart"/>
      <w:r w:rsidRPr="0029707E">
        <w:rPr>
          <w:b/>
          <w:color w:val="4472C4" w:themeColor="accent1"/>
        </w:rPr>
        <w:t>Fluster</w:t>
      </w:r>
      <w:proofErr w:type="spellEnd"/>
    </w:p>
    <w:p w14:paraId="15856354" w14:textId="77777777" w:rsidR="0029707E" w:rsidRDefault="0029707E" w:rsidP="0029707E">
      <w:pPr>
        <w:pStyle w:val="Tekstopmerking"/>
      </w:pPr>
    </w:p>
    <w:p w14:paraId="54345CB5" w14:textId="6B716CD5" w:rsidR="0029707E" w:rsidRPr="0029707E" w:rsidRDefault="0029707E">
      <w:pPr>
        <w:pStyle w:val="Tekstopmerking"/>
        <w:rPr>
          <w:color w:val="4472C4" w:themeColor="accent1"/>
        </w:rPr>
      </w:pPr>
      <w:r w:rsidRPr="0029707E">
        <w:rPr>
          <w:color w:val="4472C4" w:themeColor="accent1"/>
        </w:rPr>
        <w:t>Stelling:</w:t>
      </w:r>
    </w:p>
    <w:p w14:paraId="79691718" w14:textId="395D4F1D" w:rsidR="0029707E" w:rsidRPr="0029707E" w:rsidRDefault="0029707E">
      <w:pPr>
        <w:pStyle w:val="Tekstopmerking"/>
        <w:rPr>
          <w:color w:val="4472C4" w:themeColor="accent1"/>
        </w:rPr>
      </w:pPr>
      <w:r w:rsidRPr="0029707E">
        <w:rPr>
          <w:color w:val="4472C4" w:themeColor="accent1"/>
        </w:rPr>
        <w:t>Een onderdeel van het autonome zenuwstelsel is het</w:t>
      </w:r>
      <w:proofErr w:type="gramStart"/>
      <w:r w:rsidRPr="0029707E">
        <w:rPr>
          <w:color w:val="4472C4" w:themeColor="accent1"/>
        </w:rPr>
        <w:t xml:space="preserve"> ….</w:t>
      </w:r>
      <w:proofErr w:type="gramEnd"/>
      <w:r w:rsidRPr="0029707E">
        <w:rPr>
          <w:color w:val="4472C4" w:themeColor="accent1"/>
        </w:rPr>
        <w:t xml:space="preserve">. </w:t>
      </w:r>
      <w:proofErr w:type="gramStart"/>
      <w:r w:rsidRPr="0029707E">
        <w:rPr>
          <w:color w:val="4472C4" w:themeColor="accent1"/>
        </w:rPr>
        <w:t>zenuwstelsel</w:t>
      </w:r>
      <w:proofErr w:type="gramEnd"/>
      <w:r w:rsidRPr="0029707E">
        <w:rPr>
          <w:color w:val="4472C4" w:themeColor="accent1"/>
        </w:rPr>
        <w:t xml:space="preserve">. </w:t>
      </w:r>
    </w:p>
    <w:p w14:paraId="4BB0CE72" w14:textId="58ECCD1F" w:rsidR="0029707E" w:rsidRPr="0029707E" w:rsidRDefault="0029707E">
      <w:pPr>
        <w:pStyle w:val="Tekstopmerking"/>
        <w:rPr>
          <w:color w:val="4472C4" w:themeColor="accent1"/>
        </w:rPr>
      </w:pPr>
    </w:p>
    <w:p w14:paraId="0F85F2B6" w14:textId="5FCCBE5A" w:rsidR="0029707E" w:rsidRPr="0029707E" w:rsidRDefault="0029707E">
      <w:pPr>
        <w:pStyle w:val="Tekstopmerking"/>
        <w:rPr>
          <w:color w:val="4472C4" w:themeColor="accent1"/>
        </w:rPr>
      </w:pPr>
      <w:r w:rsidRPr="0029707E">
        <w:rPr>
          <w:color w:val="4472C4" w:themeColor="accent1"/>
        </w:rPr>
        <w:t>Sympathische</w:t>
      </w:r>
    </w:p>
    <w:p w14:paraId="357D1E15" w14:textId="2DAAFF1C" w:rsidR="0029707E" w:rsidRPr="0029707E" w:rsidRDefault="0029707E">
      <w:pPr>
        <w:pStyle w:val="Tekstopmerking"/>
        <w:rPr>
          <w:color w:val="4472C4" w:themeColor="accent1"/>
        </w:rPr>
      </w:pPr>
      <w:proofErr w:type="spellStart"/>
      <w:r w:rsidRPr="0029707E">
        <w:rPr>
          <w:color w:val="4472C4" w:themeColor="accent1"/>
        </w:rPr>
        <w:t>Parasymp</w:t>
      </w:r>
      <w:r>
        <w:rPr>
          <w:color w:val="4472C4" w:themeColor="accent1"/>
        </w:rPr>
        <w:t>athische</w:t>
      </w:r>
      <w:proofErr w:type="spellEnd"/>
    </w:p>
    <w:p w14:paraId="2E6C25E1" w14:textId="2C9F2FD0" w:rsidR="0029707E" w:rsidRPr="0029707E" w:rsidRDefault="0029707E">
      <w:pPr>
        <w:pStyle w:val="Tekstopmerking"/>
        <w:rPr>
          <w:b/>
          <w:color w:val="4472C4" w:themeColor="accent1"/>
        </w:rPr>
      </w:pPr>
      <w:r w:rsidRPr="0029707E">
        <w:rPr>
          <w:b/>
          <w:color w:val="4472C4" w:themeColor="accent1"/>
        </w:rPr>
        <w:t>Beide bovenstaande</w:t>
      </w:r>
    </w:p>
    <w:p w14:paraId="71FA1A32" w14:textId="56799C90" w:rsidR="0029707E" w:rsidRPr="0029707E" w:rsidRDefault="0029707E">
      <w:pPr>
        <w:pStyle w:val="Tekstopmerking"/>
        <w:rPr>
          <w:color w:val="4472C4" w:themeColor="accent1"/>
        </w:rPr>
      </w:pPr>
      <w:r w:rsidRPr="0029707E">
        <w:rPr>
          <w:color w:val="4472C4" w:themeColor="accent1"/>
        </w:rPr>
        <w:t>Geen van bovenstaande</w:t>
      </w:r>
    </w:p>
    <w:p w14:paraId="127816B5" w14:textId="1409AA4B" w:rsidR="0029707E" w:rsidRDefault="0029707E">
      <w:pPr>
        <w:pStyle w:val="Tekstopmerking"/>
      </w:pPr>
    </w:p>
    <w:p w14:paraId="51D6BFE9" w14:textId="7A74B6B3" w:rsidR="0029707E" w:rsidRDefault="0029707E">
      <w:pPr>
        <w:pStyle w:val="Tekstopmerking"/>
      </w:pPr>
      <w:r>
        <w:t xml:space="preserve">Hierbij zou ik de theorie die je bij deze </w:t>
      </w:r>
      <w:proofErr w:type="spellStart"/>
      <w:r>
        <w:t>fluster</w:t>
      </w:r>
      <w:proofErr w:type="spellEnd"/>
      <w:r>
        <w:t xml:space="preserve"> gebruikt weglaten, omdat je anders al verklapt dat het om twee onderdelen gaat. </w:t>
      </w:r>
    </w:p>
    <w:p w14:paraId="2F646938" w14:textId="134F1E8B" w:rsidR="0029707E" w:rsidRDefault="005107C2" w:rsidP="005107C2">
      <w:pPr>
        <w:pStyle w:val="Tekstopmerking"/>
      </w:pPr>
      <w:r>
        <w:t xml:space="preserve">(Dit geldt ook voor de rest van je stellingen in deze </w:t>
      </w:r>
      <w:proofErr w:type="spellStart"/>
      <w:r>
        <w:t>fluster</w:t>
      </w:r>
      <w:proofErr w:type="spellEnd"/>
      <w:r>
        <w:t>)</w:t>
      </w:r>
    </w:p>
  </w:comment>
  <w:comment w:id="76" w:author="Milou Buijk" w:date="2021-12-29T10:49:00Z" w:initials="MB">
    <w:p w14:paraId="7E1E86F4" w14:textId="6D956A6E" w:rsidR="0029707E" w:rsidRDefault="0029707E">
      <w:pPr>
        <w:pStyle w:val="Tekstopmerking"/>
      </w:pPr>
      <w:r>
        <w:rPr>
          <w:rStyle w:val="Verwijzingopmerking"/>
        </w:rPr>
        <w:annotationRef/>
      </w:r>
      <w:r>
        <w:t>Ik vind dit een vrij uitgebreide ‘extra info’, hetgeen wat korter opgeschreven kan worden. Mijn suggestie is om de theorie die je gebruikt als extra info op te schrijven</w:t>
      </w:r>
      <w:r w:rsidR="007912F9">
        <w:t xml:space="preserve"> met nog wat extra informatie uit de ‘extra info’</w:t>
      </w:r>
      <w:r>
        <w:t>.</w:t>
      </w:r>
    </w:p>
    <w:p w14:paraId="087E4364" w14:textId="77777777" w:rsidR="0029707E" w:rsidRDefault="0029707E">
      <w:pPr>
        <w:pStyle w:val="Tekstopmerking"/>
      </w:pPr>
      <w:r>
        <w:t>Extra info:</w:t>
      </w:r>
    </w:p>
    <w:p w14:paraId="67BF77D2" w14:textId="77777777" w:rsidR="0029707E" w:rsidRDefault="0029707E">
      <w:pPr>
        <w:pStyle w:val="Tekstopmerking"/>
      </w:pPr>
      <w:r>
        <w:t>Beide onderdelen hebben verschillende, maar complementaire functies. De twee zenuwstelsel</w:t>
      </w:r>
      <w:r w:rsidR="007912F9">
        <w:t xml:space="preserve">s </w:t>
      </w:r>
      <w:r>
        <w:t xml:space="preserve">voeren meestal tegenovergestelde taken uit. </w:t>
      </w:r>
    </w:p>
    <w:p w14:paraId="2B5570D2" w14:textId="77777777" w:rsidR="005107C2" w:rsidRDefault="005107C2">
      <w:pPr>
        <w:pStyle w:val="Tekstopmerking"/>
      </w:pPr>
    </w:p>
    <w:p w14:paraId="3F1C219F" w14:textId="04CA9DDD" w:rsidR="005107C2" w:rsidRDefault="005107C2">
      <w:pPr>
        <w:pStyle w:val="Tekstopmerking"/>
      </w:pPr>
      <w:r>
        <w:t xml:space="preserve">(Dit geldt ook voor de rest van je stellingen in deze </w:t>
      </w:r>
      <w:proofErr w:type="spellStart"/>
      <w:r>
        <w:t>fluster</w:t>
      </w:r>
      <w:proofErr w:type="spellEnd"/>
      <w:r>
        <w:t>)</w:t>
      </w:r>
    </w:p>
  </w:comment>
  <w:comment w:id="78" w:author="Milou Buijk" w:date="2021-12-29T10:53:00Z" w:initials="MB">
    <w:p w14:paraId="6BB3B956" w14:textId="77777777" w:rsidR="0033126A" w:rsidRDefault="0033126A">
      <w:pPr>
        <w:pStyle w:val="Tekstopmerking"/>
      </w:pPr>
      <w:r>
        <w:rPr>
          <w:rStyle w:val="Verwijzingopmerking"/>
        </w:rPr>
        <w:annotationRef/>
      </w:r>
      <w:r>
        <w:t xml:space="preserve">Deze stelling bevat twee kenniselementen, dit is ook niet toegestaan. </w:t>
      </w:r>
    </w:p>
    <w:p w14:paraId="12671979" w14:textId="77777777" w:rsidR="0033126A" w:rsidRDefault="0033126A">
      <w:pPr>
        <w:pStyle w:val="Tekstopmerking"/>
      </w:pPr>
    </w:p>
    <w:p w14:paraId="28F6F638" w14:textId="301437AD" w:rsidR="0033126A" w:rsidRDefault="0033126A">
      <w:pPr>
        <w:pStyle w:val="Tekstopmerking"/>
      </w:pPr>
      <w:r>
        <w:t>Suggestie:</w:t>
      </w:r>
    </w:p>
    <w:p w14:paraId="12A8AE35" w14:textId="77777777" w:rsidR="0033126A" w:rsidRPr="0033126A" w:rsidRDefault="0033126A">
      <w:pPr>
        <w:pStyle w:val="Tekstopmerking"/>
        <w:rPr>
          <w:color w:val="4472C4" w:themeColor="accent1"/>
        </w:rPr>
      </w:pPr>
    </w:p>
    <w:p w14:paraId="763D7DE9" w14:textId="77777777" w:rsidR="0033126A" w:rsidRPr="0033126A" w:rsidRDefault="0033126A">
      <w:pPr>
        <w:pStyle w:val="Tekstopmerking"/>
        <w:rPr>
          <w:color w:val="4472C4" w:themeColor="accent1"/>
        </w:rPr>
      </w:pPr>
      <w:r w:rsidRPr="0033126A">
        <w:rPr>
          <w:color w:val="4472C4" w:themeColor="accent1"/>
        </w:rPr>
        <w:t>Stelling:</w:t>
      </w:r>
    </w:p>
    <w:p w14:paraId="1563E632" w14:textId="77777777" w:rsidR="0033126A" w:rsidRPr="0033126A" w:rsidRDefault="0033126A">
      <w:pPr>
        <w:pStyle w:val="Tekstopmerking"/>
        <w:rPr>
          <w:color w:val="4472C4" w:themeColor="accent1"/>
        </w:rPr>
      </w:pPr>
      <w:r w:rsidRPr="0033126A">
        <w:rPr>
          <w:color w:val="4472C4" w:themeColor="accent1"/>
        </w:rPr>
        <w:t xml:space="preserve">Het autonome zenuwstelsel bestaat uit het </w:t>
      </w:r>
      <w:proofErr w:type="spellStart"/>
      <w:r w:rsidRPr="0033126A">
        <w:rPr>
          <w:color w:val="4472C4" w:themeColor="accent1"/>
        </w:rPr>
        <w:t>parasympathische</w:t>
      </w:r>
      <w:proofErr w:type="spellEnd"/>
      <w:r w:rsidRPr="0033126A">
        <w:rPr>
          <w:color w:val="4472C4" w:themeColor="accent1"/>
        </w:rPr>
        <w:t xml:space="preserve"> zenuwstelsel.</w:t>
      </w:r>
    </w:p>
    <w:p w14:paraId="18467982" w14:textId="77777777" w:rsidR="0033126A" w:rsidRPr="0033126A" w:rsidRDefault="0033126A">
      <w:pPr>
        <w:pStyle w:val="Tekstopmerking"/>
        <w:rPr>
          <w:color w:val="4472C4" w:themeColor="accent1"/>
        </w:rPr>
      </w:pPr>
    </w:p>
    <w:p w14:paraId="7D74659B" w14:textId="77777777" w:rsidR="0033126A" w:rsidRPr="0033126A" w:rsidRDefault="0033126A">
      <w:pPr>
        <w:pStyle w:val="Tekstopmerking"/>
        <w:rPr>
          <w:b/>
          <w:color w:val="4472C4" w:themeColor="accent1"/>
        </w:rPr>
      </w:pPr>
      <w:r w:rsidRPr="0033126A">
        <w:rPr>
          <w:b/>
          <w:color w:val="4472C4" w:themeColor="accent1"/>
        </w:rPr>
        <w:t>Deze stelling is correct</w:t>
      </w:r>
    </w:p>
    <w:p w14:paraId="26453772" w14:textId="77777777" w:rsidR="0033126A" w:rsidRPr="0033126A" w:rsidRDefault="0033126A">
      <w:pPr>
        <w:pStyle w:val="Tekstopmerking"/>
        <w:rPr>
          <w:color w:val="4472C4" w:themeColor="accent1"/>
        </w:rPr>
      </w:pPr>
      <w:r w:rsidRPr="0033126A">
        <w:rPr>
          <w:color w:val="4472C4" w:themeColor="accent1"/>
        </w:rPr>
        <w:t>Deze stelling is niet correct</w:t>
      </w:r>
    </w:p>
    <w:p w14:paraId="14B4392D" w14:textId="77777777" w:rsidR="0033126A" w:rsidRPr="0033126A" w:rsidRDefault="0033126A">
      <w:pPr>
        <w:pStyle w:val="Tekstopmerking"/>
        <w:rPr>
          <w:color w:val="4472C4" w:themeColor="accent1"/>
        </w:rPr>
      </w:pPr>
    </w:p>
    <w:p w14:paraId="67183332" w14:textId="77777777" w:rsidR="0033126A" w:rsidRPr="0033126A" w:rsidRDefault="0033126A">
      <w:pPr>
        <w:pStyle w:val="Tekstopmerking"/>
        <w:rPr>
          <w:color w:val="4472C4" w:themeColor="accent1"/>
        </w:rPr>
      </w:pPr>
      <w:r w:rsidRPr="0033126A">
        <w:rPr>
          <w:color w:val="4472C4" w:themeColor="accent1"/>
        </w:rPr>
        <w:t>Extra info:</w:t>
      </w:r>
    </w:p>
    <w:p w14:paraId="2C057BA3" w14:textId="549FFDA1" w:rsidR="0033126A" w:rsidRDefault="0033126A">
      <w:pPr>
        <w:pStyle w:val="Tekstopmerking"/>
      </w:pPr>
      <w:r w:rsidRPr="0033126A">
        <w:rPr>
          <w:color w:val="4472C4" w:themeColor="accent1"/>
        </w:rPr>
        <w:t xml:space="preserve">Naast het </w:t>
      </w:r>
      <w:proofErr w:type="spellStart"/>
      <w:r w:rsidRPr="0033126A">
        <w:rPr>
          <w:color w:val="4472C4" w:themeColor="accent1"/>
        </w:rPr>
        <w:t>parasympathische</w:t>
      </w:r>
      <w:proofErr w:type="spellEnd"/>
      <w:r w:rsidRPr="0033126A">
        <w:rPr>
          <w:color w:val="4472C4" w:themeColor="accent1"/>
        </w:rPr>
        <w:t xml:space="preserve"> zenuwstelsel, bestaat het autonome zenuwstelsel ook uit het sympathische zenuwstelsel. </w:t>
      </w:r>
    </w:p>
  </w:comment>
  <w:comment w:id="80" w:author="Milou Buijk" w:date="2021-12-29T10:55:00Z" w:initials="MB">
    <w:p w14:paraId="35833C55" w14:textId="77777777" w:rsidR="0033126A" w:rsidRDefault="0033126A">
      <w:pPr>
        <w:pStyle w:val="Tekstopmerking"/>
      </w:pPr>
      <w:r>
        <w:rPr>
          <w:rStyle w:val="Verwijzingopmerking"/>
        </w:rPr>
        <w:annotationRef/>
      </w:r>
      <w:r>
        <w:t>Deze stelling bevat ook twee kenniselementen en dit mag niet.</w:t>
      </w:r>
    </w:p>
    <w:p w14:paraId="09C13F36" w14:textId="2711DB5F" w:rsidR="0033126A" w:rsidRDefault="0033126A">
      <w:pPr>
        <w:pStyle w:val="Tekstopmerking"/>
      </w:pPr>
      <w:r>
        <w:t>Suggestie:</w:t>
      </w:r>
    </w:p>
    <w:p w14:paraId="73199397" w14:textId="77777777" w:rsidR="0033126A" w:rsidRDefault="0033126A">
      <w:pPr>
        <w:pStyle w:val="Tekstopmerking"/>
      </w:pPr>
    </w:p>
    <w:p w14:paraId="21A1589A" w14:textId="77777777" w:rsidR="0033126A" w:rsidRPr="0033126A" w:rsidRDefault="0033126A">
      <w:pPr>
        <w:pStyle w:val="Tekstopmerking"/>
        <w:rPr>
          <w:color w:val="4472C4" w:themeColor="accent1"/>
        </w:rPr>
      </w:pPr>
      <w:r w:rsidRPr="0033126A">
        <w:rPr>
          <w:color w:val="4472C4" w:themeColor="accent1"/>
        </w:rPr>
        <w:t>Stelling:</w:t>
      </w:r>
    </w:p>
    <w:p w14:paraId="13D7796C" w14:textId="77777777" w:rsidR="0033126A" w:rsidRPr="0033126A" w:rsidRDefault="0033126A">
      <w:pPr>
        <w:pStyle w:val="Tekstopmerking"/>
        <w:rPr>
          <w:color w:val="4472C4" w:themeColor="accent1"/>
        </w:rPr>
      </w:pPr>
      <w:r w:rsidRPr="0033126A">
        <w:rPr>
          <w:color w:val="4472C4" w:themeColor="accent1"/>
        </w:rPr>
        <w:t xml:space="preserve">Een onderdeel van het autonome zenuwstelsel is het centrale zenuwstelsel. </w:t>
      </w:r>
    </w:p>
    <w:p w14:paraId="2EAC67AB" w14:textId="77777777" w:rsidR="0033126A" w:rsidRPr="0033126A" w:rsidRDefault="0033126A">
      <w:pPr>
        <w:pStyle w:val="Tekstopmerking"/>
        <w:rPr>
          <w:color w:val="4472C4" w:themeColor="accent1"/>
        </w:rPr>
      </w:pPr>
    </w:p>
    <w:p w14:paraId="3884EE0B" w14:textId="77777777" w:rsidR="0033126A" w:rsidRPr="0033126A" w:rsidRDefault="0033126A">
      <w:pPr>
        <w:pStyle w:val="Tekstopmerking"/>
        <w:rPr>
          <w:color w:val="4472C4" w:themeColor="accent1"/>
        </w:rPr>
      </w:pPr>
      <w:r w:rsidRPr="0033126A">
        <w:rPr>
          <w:color w:val="4472C4" w:themeColor="accent1"/>
        </w:rPr>
        <w:t>Deze stelling is correct</w:t>
      </w:r>
    </w:p>
    <w:p w14:paraId="18D1E3B4" w14:textId="0F735328" w:rsidR="0033126A" w:rsidRPr="0033126A" w:rsidRDefault="0033126A" w:rsidP="0033126A">
      <w:pPr>
        <w:pStyle w:val="Tekstopmerking"/>
        <w:rPr>
          <w:b/>
          <w:color w:val="4472C4" w:themeColor="accent1"/>
        </w:rPr>
      </w:pPr>
      <w:r w:rsidRPr="0033126A">
        <w:rPr>
          <w:b/>
          <w:color w:val="4472C4" w:themeColor="accent1"/>
        </w:rPr>
        <w:t>Deze stelling is niet correct</w:t>
      </w:r>
    </w:p>
  </w:comment>
  <w:comment w:id="81" w:author="Milou Buijk" w:date="2021-12-29T10:56:00Z" w:initials="MB">
    <w:p w14:paraId="64420DD7" w14:textId="77777777" w:rsidR="0033126A" w:rsidRDefault="0033126A">
      <w:pPr>
        <w:pStyle w:val="Tekstopmerking"/>
      </w:pPr>
      <w:r>
        <w:rPr>
          <w:rStyle w:val="Verwijzingopmerking"/>
        </w:rPr>
        <w:annotationRef/>
      </w:r>
      <w:r>
        <w:t xml:space="preserve">Verander in: </w:t>
      </w:r>
    </w:p>
    <w:p w14:paraId="5649EB70" w14:textId="385D1270" w:rsidR="0033126A" w:rsidRDefault="0033126A">
      <w:pPr>
        <w:pStyle w:val="Tekstopmerking"/>
      </w:pPr>
      <w:r>
        <w:t xml:space="preserve">Het autonome zenuwstelsel bestaat uit het sympathische en </w:t>
      </w:r>
      <w:proofErr w:type="spellStart"/>
      <w:r>
        <w:t>parasympathische</w:t>
      </w:r>
      <w:proofErr w:type="spellEnd"/>
      <w:r>
        <w:t xml:space="preserve"> zenuwstelsel. </w:t>
      </w:r>
    </w:p>
  </w:comment>
  <w:comment w:id="82" w:author="Milou Buijk" w:date="2021-12-29T11:00:00Z" w:initials="MB">
    <w:p w14:paraId="76993D3E" w14:textId="77777777" w:rsidR="005107C2" w:rsidRDefault="005107C2" w:rsidP="005107C2">
      <w:pPr>
        <w:pStyle w:val="Tekstopmerking"/>
        <w:ind w:firstLine="0"/>
      </w:pPr>
      <w:r>
        <w:rPr>
          <w:rStyle w:val="Verwijzingopmerking"/>
        </w:rPr>
        <w:annotationRef/>
      </w:r>
      <w:r>
        <w:t xml:space="preserve">Bij Expertcollege maken we liever geen gebruik van termen als ‘mens’/’persoon’, dit zijn namelijk vage termen. </w:t>
      </w:r>
    </w:p>
    <w:p w14:paraId="755333BB" w14:textId="77777777" w:rsidR="005107C2" w:rsidRDefault="005107C2" w:rsidP="005107C2">
      <w:pPr>
        <w:pStyle w:val="Tekstopmerking"/>
        <w:ind w:firstLine="0"/>
      </w:pPr>
      <w:r>
        <w:t>Mijn suggestie is om hier ‘lichaam’ van te maken. Dus:</w:t>
      </w:r>
    </w:p>
    <w:p w14:paraId="7C3F6CF9" w14:textId="39C578AF" w:rsidR="005107C2" w:rsidRDefault="005107C2" w:rsidP="005107C2">
      <w:pPr>
        <w:pStyle w:val="Tekstopmerking"/>
        <w:ind w:firstLine="0"/>
      </w:pPr>
      <w:r>
        <w:t>‘</w:t>
      </w:r>
      <w:proofErr w:type="gramStart"/>
      <w:r>
        <w:t>de</w:t>
      </w:r>
      <w:proofErr w:type="gramEnd"/>
      <w:r>
        <w:t xml:space="preserve"> student weet dat het </w:t>
      </w:r>
      <w:proofErr w:type="spellStart"/>
      <w:r>
        <w:t>parasympathische</w:t>
      </w:r>
      <w:proofErr w:type="spellEnd"/>
      <w:r>
        <w:t xml:space="preserve"> zenuwstelsel vooral actief is als het lichaam in rust is.’</w:t>
      </w:r>
    </w:p>
  </w:comment>
  <w:comment w:id="83" w:author="Milou Buijk" w:date="2021-12-29T10:59:00Z" w:initials="MB">
    <w:p w14:paraId="077CB522" w14:textId="77777777" w:rsidR="005107C2" w:rsidRDefault="005107C2">
      <w:pPr>
        <w:pStyle w:val="Tekstopmerking"/>
      </w:pPr>
      <w:r>
        <w:rPr>
          <w:rStyle w:val="Verwijzingopmerking"/>
        </w:rPr>
        <w:annotationRef/>
      </w:r>
      <w:r>
        <w:t xml:space="preserve">Dit mag je wat mij betreft weglaten, aangezien dit in de vorige </w:t>
      </w:r>
      <w:proofErr w:type="spellStart"/>
      <w:r>
        <w:t>fluster</w:t>
      </w:r>
      <w:proofErr w:type="spellEnd"/>
      <w:r>
        <w:t xml:space="preserve"> is getoetst. </w:t>
      </w:r>
    </w:p>
    <w:p w14:paraId="6C16D058" w14:textId="2E2240F8" w:rsidR="0076085F" w:rsidRDefault="0076085F">
      <w:pPr>
        <w:pStyle w:val="Tekstopmerking"/>
      </w:pPr>
      <w:r>
        <w:t xml:space="preserve">(Geldt ook voor de rest van deze </w:t>
      </w:r>
      <w:proofErr w:type="spellStart"/>
      <w:r>
        <w:t>fluster</w:t>
      </w:r>
      <w:proofErr w:type="spellEnd"/>
      <w:r>
        <w:t>)</w:t>
      </w:r>
    </w:p>
  </w:comment>
  <w:comment w:id="84" w:author="Milou Buijk" w:date="2021-12-29T11:02:00Z" w:initials="MB">
    <w:p w14:paraId="67B3B693" w14:textId="4534C17B" w:rsidR="005107C2" w:rsidRDefault="005107C2">
      <w:pPr>
        <w:pStyle w:val="Tekstopmerking"/>
      </w:pPr>
      <w:r>
        <w:rPr>
          <w:rStyle w:val="Verwijzingopmerking"/>
        </w:rPr>
        <w:annotationRef/>
      </w:r>
      <w:r>
        <w:t xml:space="preserve">Dit moet dus ook worden aangepast (zie eerdere opmerking): ‘als het lichaam in rust is’ </w:t>
      </w:r>
    </w:p>
  </w:comment>
  <w:comment w:id="85" w:author="Milou Buijk" w:date="2021-12-29T11:02:00Z" w:initials="MB">
    <w:p w14:paraId="762F0F98" w14:textId="77777777" w:rsidR="005107C2" w:rsidRDefault="005107C2">
      <w:pPr>
        <w:pStyle w:val="Tekstopmerking"/>
      </w:pPr>
      <w:r>
        <w:rPr>
          <w:rStyle w:val="Verwijzingopmerking"/>
        </w:rPr>
        <w:annotationRef/>
      </w:r>
      <w:r>
        <w:t xml:space="preserve">Schrijf liever niet in de ‘we-vorm’, dit is namelijk geen hbo-niveau. (Ik weet dat het zo wel in de tekst staat). </w:t>
      </w:r>
    </w:p>
    <w:p w14:paraId="70E042CF" w14:textId="77777777" w:rsidR="005107C2" w:rsidRDefault="005107C2">
      <w:pPr>
        <w:pStyle w:val="Tekstopmerking"/>
      </w:pPr>
      <w:r>
        <w:t>Suggestie:</w:t>
      </w:r>
    </w:p>
    <w:p w14:paraId="13EF5531" w14:textId="713705F0" w:rsidR="005107C2" w:rsidRDefault="005107C2">
      <w:pPr>
        <w:pStyle w:val="Tekstopmerking"/>
      </w:pPr>
      <w:r>
        <w:t xml:space="preserve">Het </w:t>
      </w:r>
      <w:proofErr w:type="spellStart"/>
      <w:r>
        <w:t>parasympathische</w:t>
      </w:r>
      <w:proofErr w:type="spellEnd"/>
      <w:r>
        <w:t xml:space="preserve"> zenuwstelsel is vooral actief net na het eten of tijdens het rusten. </w:t>
      </w:r>
    </w:p>
  </w:comment>
  <w:comment w:id="86" w:author="Milou Buijk" w:date="2021-12-29T11:04:00Z" w:initials="MB">
    <w:p w14:paraId="66EBB0B6" w14:textId="17A22B45" w:rsidR="005107C2" w:rsidRDefault="005107C2">
      <w:pPr>
        <w:pStyle w:val="Tekstopmerking"/>
      </w:pPr>
      <w:r>
        <w:rPr>
          <w:rStyle w:val="Verwijzingopmerking"/>
        </w:rPr>
        <w:annotationRef/>
      </w:r>
      <w:r>
        <w:t xml:space="preserve">Ik zou hier een apart leerdoel van maken, dit is relevante informatie. Op die manier </w:t>
      </w:r>
      <w:proofErr w:type="gramStart"/>
      <w:r>
        <w:t>wordt</w:t>
      </w:r>
      <w:proofErr w:type="gramEnd"/>
      <w:r>
        <w:t xml:space="preserve"> je ‘extra info’ ook wat korter. </w:t>
      </w:r>
    </w:p>
  </w:comment>
  <w:comment w:id="88" w:author="Milou Buijk" w:date="2021-12-29T11:04:00Z" w:initials="MB">
    <w:p w14:paraId="45A335BC" w14:textId="45949B8F" w:rsidR="0076085F" w:rsidRDefault="0076085F">
      <w:pPr>
        <w:pStyle w:val="Tekstopmerking"/>
      </w:pPr>
      <w:r>
        <w:rPr>
          <w:rStyle w:val="Verwijzingopmerking"/>
        </w:rPr>
        <w:annotationRef/>
      </w:r>
      <w:r>
        <w:t>Schrijf dit anders op, zie eerdere opmerking.</w:t>
      </w:r>
    </w:p>
  </w:comment>
  <w:comment w:id="91" w:author="Milou Buijk" w:date="2021-12-29T11:07:00Z" w:initials="MB">
    <w:p w14:paraId="3870D826" w14:textId="3D032957" w:rsidR="0076085F" w:rsidRDefault="0076085F" w:rsidP="0076085F">
      <w:pPr>
        <w:pStyle w:val="Tekstopmerking"/>
      </w:pPr>
      <w:r>
        <w:rPr>
          <w:rStyle w:val="Verwijzingopmerking"/>
        </w:rPr>
        <w:annotationRef/>
      </w:r>
      <w:r>
        <w:t xml:space="preserve">Dit mag je wat mij betreft weglaten, aangezien dit in </w:t>
      </w:r>
      <w:r>
        <w:t>een eerdere</w:t>
      </w:r>
      <w:r>
        <w:t xml:space="preserve"> </w:t>
      </w:r>
      <w:proofErr w:type="spellStart"/>
      <w:r>
        <w:t>fluster</w:t>
      </w:r>
      <w:proofErr w:type="spellEnd"/>
      <w:r>
        <w:t xml:space="preserve"> is getoetst. </w:t>
      </w:r>
    </w:p>
    <w:p w14:paraId="14D2385C" w14:textId="5C20EFA3" w:rsidR="0076085F" w:rsidRDefault="0076085F" w:rsidP="0076085F">
      <w:pPr>
        <w:pStyle w:val="Tekstopmerking"/>
      </w:pPr>
      <w:r>
        <w:t xml:space="preserve">(Geldt ook voor de rest van deze </w:t>
      </w:r>
      <w:proofErr w:type="spellStart"/>
      <w:r>
        <w:t>fluster</w:t>
      </w:r>
      <w:proofErr w:type="spellEnd"/>
      <w:r>
        <w:t>)</w:t>
      </w:r>
    </w:p>
  </w:comment>
  <w:comment w:id="92" w:author="Milou Buijk" w:date="2021-12-29T11:32:00Z" w:initials="MB">
    <w:p w14:paraId="5AF18E16" w14:textId="77777777" w:rsidR="00084F70" w:rsidRDefault="00084F70">
      <w:pPr>
        <w:pStyle w:val="Tekstopmerking"/>
      </w:pPr>
      <w:r>
        <w:rPr>
          <w:rStyle w:val="Verwijzingopmerking"/>
        </w:rPr>
        <w:annotationRef/>
      </w:r>
      <w:r>
        <w:t xml:space="preserve">Mijn advies zou zijn om wat meer af te wisselen in manier van toetsen (vraag/stellingen). In de voorgaande </w:t>
      </w:r>
      <w:proofErr w:type="spellStart"/>
      <w:r>
        <w:t>flusters</w:t>
      </w:r>
      <w:proofErr w:type="spellEnd"/>
      <w:r>
        <w:t xml:space="preserve"> en de </w:t>
      </w:r>
      <w:proofErr w:type="spellStart"/>
      <w:r>
        <w:t>flusters</w:t>
      </w:r>
      <w:proofErr w:type="spellEnd"/>
      <w:r>
        <w:t xml:space="preserve"> hierna maak je veel gebruik van stellingen. Je zou hier dus een vraag van kunnen maken.</w:t>
      </w:r>
    </w:p>
    <w:p w14:paraId="7FE12277" w14:textId="77777777" w:rsidR="00084F70" w:rsidRDefault="00084F70">
      <w:pPr>
        <w:pStyle w:val="Tekstopmerking"/>
      </w:pPr>
      <w:r>
        <w:t>Suggestie:</w:t>
      </w:r>
    </w:p>
    <w:p w14:paraId="5152C0C3" w14:textId="77777777" w:rsidR="00084F70" w:rsidRDefault="00084F70">
      <w:pPr>
        <w:pStyle w:val="Tekstopmerking"/>
      </w:pPr>
      <w:r>
        <w:t>Vraag:</w:t>
      </w:r>
    </w:p>
    <w:p w14:paraId="367FCCFF" w14:textId="48E06344" w:rsidR="00084F70" w:rsidRDefault="00084F70">
      <w:pPr>
        <w:pStyle w:val="Tekstopmerking"/>
      </w:pPr>
      <w:r>
        <w:t>Wanneer is het sympathische zenuwstelsel vooral actief?</w:t>
      </w:r>
    </w:p>
  </w:comment>
  <w:comment w:id="98" w:author="Milou Buijk" w:date="2021-12-29T11:18:00Z" w:initials="MB">
    <w:p w14:paraId="1CEBE373" w14:textId="09EC9671" w:rsidR="00237409" w:rsidRDefault="00237409">
      <w:pPr>
        <w:pStyle w:val="Tekstopmerking"/>
      </w:pPr>
      <w:r>
        <w:rPr>
          <w:rStyle w:val="Verwijzingopmerking"/>
        </w:rPr>
        <w:annotationRef/>
      </w:r>
      <w:r>
        <w:t xml:space="preserve">Ik zou hier een apart leerdoel van maken, dit is relevante informatie namelijk. </w:t>
      </w:r>
    </w:p>
  </w:comment>
  <w:comment w:id="96" w:author="Milou Buijk" w:date="2021-12-29T11:16:00Z" w:initials="MB">
    <w:p w14:paraId="50F36526" w14:textId="77777777" w:rsidR="00237409" w:rsidRDefault="00237409">
      <w:pPr>
        <w:pStyle w:val="Tekstopmerking"/>
      </w:pPr>
      <w:r>
        <w:rPr>
          <w:rStyle w:val="Verwijzingopmerking"/>
        </w:rPr>
        <w:annotationRef/>
      </w:r>
      <w:r>
        <w:t xml:space="preserve">Ik vind dit ook een vrij lange ‘extra info’. Probeer de theorie en extra info altijd zo bondig mogelijk te houden. In deze ‘extra info’ benoem je heel wat voorbeelden. Mijn suggestie is om niet al deze voorbeelden te benoemen. </w:t>
      </w:r>
    </w:p>
    <w:p w14:paraId="4924C21C" w14:textId="7ADD7559" w:rsidR="00237409" w:rsidRDefault="00237409">
      <w:pPr>
        <w:pStyle w:val="Tekstopmerking"/>
      </w:pPr>
      <w:r>
        <w:t xml:space="preserve">(Hetzelfde geldt voor de rest van deze </w:t>
      </w:r>
      <w:proofErr w:type="spellStart"/>
      <w:r>
        <w:t>fluster</w:t>
      </w:r>
      <w:proofErr w:type="spellEnd"/>
      <w:r>
        <w:t>)</w:t>
      </w:r>
    </w:p>
  </w:comment>
  <w:comment w:id="100" w:author="Milou Buijk" w:date="2021-12-29T11:21:00Z" w:initials="MB">
    <w:p w14:paraId="0FD11E4B" w14:textId="77777777" w:rsidR="000A47F6" w:rsidRDefault="000A47F6" w:rsidP="000A47F6">
      <w:pPr>
        <w:pStyle w:val="Tekstopmerking"/>
      </w:pPr>
      <w:r>
        <w:rPr>
          <w:rStyle w:val="Verwijzingopmerking"/>
        </w:rPr>
        <w:annotationRef/>
      </w:r>
      <w:r>
        <w:t>In dit leerdoel staan drie kenniselementen, namelijk, gebruik maken van:</w:t>
      </w:r>
    </w:p>
    <w:p w14:paraId="1059A91A" w14:textId="3324E4EF" w:rsidR="000A47F6" w:rsidRDefault="000A47F6" w:rsidP="000A47F6">
      <w:pPr>
        <w:pStyle w:val="Tekstopmerking"/>
        <w:numPr>
          <w:ilvl w:val="0"/>
          <w:numId w:val="3"/>
        </w:numPr>
      </w:pPr>
      <w:r>
        <w:t xml:space="preserve"> </w:t>
      </w:r>
      <w:proofErr w:type="gramStart"/>
      <w:r>
        <w:t>autonome</w:t>
      </w:r>
      <w:proofErr w:type="gramEnd"/>
      <w:r>
        <w:t xml:space="preserve"> </w:t>
      </w:r>
      <w:proofErr w:type="spellStart"/>
      <w:r>
        <w:t>ganglia</w:t>
      </w:r>
      <w:proofErr w:type="spellEnd"/>
      <w:r>
        <w:t>;</w:t>
      </w:r>
    </w:p>
    <w:p w14:paraId="4D9C3AD8" w14:textId="296F81F6" w:rsidR="000A47F6" w:rsidRDefault="000A47F6" w:rsidP="000A47F6">
      <w:pPr>
        <w:pStyle w:val="Tekstopmerking"/>
        <w:numPr>
          <w:ilvl w:val="0"/>
          <w:numId w:val="3"/>
        </w:numPr>
      </w:pPr>
      <w:r>
        <w:t xml:space="preserve"> </w:t>
      </w:r>
      <w:proofErr w:type="spellStart"/>
      <w:proofErr w:type="gramStart"/>
      <w:r>
        <w:t>preganglionaire</w:t>
      </w:r>
      <w:proofErr w:type="spellEnd"/>
      <w:proofErr w:type="gramEnd"/>
      <w:r>
        <w:t xml:space="preserve"> neuronen;</w:t>
      </w:r>
    </w:p>
    <w:p w14:paraId="285CE8D6" w14:textId="77777777" w:rsidR="000A47F6" w:rsidRDefault="000A47F6" w:rsidP="000A47F6">
      <w:pPr>
        <w:pStyle w:val="Tekstopmerking"/>
        <w:numPr>
          <w:ilvl w:val="0"/>
          <w:numId w:val="3"/>
        </w:numPr>
      </w:pPr>
      <w:r>
        <w:t xml:space="preserve"> </w:t>
      </w:r>
      <w:proofErr w:type="spellStart"/>
      <w:proofErr w:type="gramStart"/>
      <w:r>
        <w:t>postganglionaire</w:t>
      </w:r>
      <w:proofErr w:type="spellEnd"/>
      <w:proofErr w:type="gramEnd"/>
      <w:r>
        <w:t xml:space="preserve"> neuronen.</w:t>
      </w:r>
    </w:p>
    <w:p w14:paraId="61423C11" w14:textId="1A6A969D" w:rsidR="000A47F6" w:rsidRDefault="000A47F6" w:rsidP="000A47F6">
      <w:pPr>
        <w:pStyle w:val="Tekstopmerking"/>
        <w:ind w:firstLine="0"/>
      </w:pPr>
      <w:r>
        <w:t>Het is toegestaan om meerdere kenniselementen in je leerdoel te formuleren, maar bij de vraag/stelling en per antwoordoptie mag er maar één kenniselement staan. De rest van de kenniselementen moet vervolgens terugkomen in de extra info.</w:t>
      </w:r>
    </w:p>
  </w:comment>
  <w:comment w:id="101" w:author="Milou Buijk" w:date="2021-12-29T11:24:00Z" w:initials="MB">
    <w:p w14:paraId="510B472A" w14:textId="77777777" w:rsidR="000A47F6" w:rsidRDefault="000A47F6">
      <w:pPr>
        <w:pStyle w:val="Tekstopmerking"/>
      </w:pPr>
      <w:r>
        <w:rPr>
          <w:rStyle w:val="Verwijzingopmerking"/>
        </w:rPr>
        <w:annotationRef/>
      </w:r>
      <w:r>
        <w:t>Bovenstaande feedback in oogschouw nemend is mijn suggestie als volgt:</w:t>
      </w:r>
    </w:p>
    <w:p w14:paraId="6596FDE5" w14:textId="77777777" w:rsidR="000A47F6" w:rsidRDefault="000A47F6">
      <w:pPr>
        <w:pStyle w:val="Tekstopmerking"/>
      </w:pPr>
    </w:p>
    <w:p w14:paraId="6C9721D1" w14:textId="77777777" w:rsidR="000A47F6" w:rsidRDefault="000A47F6" w:rsidP="000A47F6">
      <w:pPr>
        <w:ind w:firstLine="0"/>
        <w:rPr>
          <w:rFonts w:ascii="Calibri" w:hAnsi="Calibri" w:cs="Calibri"/>
          <w:color w:val="4472C4" w:themeColor="accent1"/>
        </w:rPr>
      </w:pPr>
      <w:r>
        <w:rPr>
          <w:rFonts w:ascii="Calibri" w:hAnsi="Calibri" w:cs="Calibri"/>
          <w:color w:val="4472C4" w:themeColor="accent1"/>
        </w:rPr>
        <w:t>Theorie:</w:t>
      </w:r>
    </w:p>
    <w:p w14:paraId="7CF930C7" w14:textId="77777777" w:rsidR="000A47F6" w:rsidRDefault="000A47F6" w:rsidP="000A47F6">
      <w:pPr>
        <w:ind w:firstLine="0"/>
        <w:rPr>
          <w:rFonts w:ascii="Calibri" w:hAnsi="Calibri" w:cs="Calibri"/>
          <w:color w:val="4472C4" w:themeColor="accent1"/>
        </w:rPr>
      </w:pPr>
      <w:r w:rsidRPr="00157895">
        <w:rPr>
          <w:rFonts w:ascii="Calibri" w:hAnsi="Calibri" w:cs="Calibri"/>
          <w:color w:val="4472C4" w:themeColor="accent1"/>
        </w:rPr>
        <w:t xml:space="preserve">Het sympathische en </w:t>
      </w:r>
      <w:proofErr w:type="spellStart"/>
      <w:r w:rsidRPr="00157895">
        <w:rPr>
          <w:rFonts w:ascii="Calibri" w:hAnsi="Calibri" w:cs="Calibri"/>
          <w:color w:val="4472C4" w:themeColor="accent1"/>
        </w:rPr>
        <w:t>parasympathische</w:t>
      </w:r>
      <w:proofErr w:type="spellEnd"/>
      <w:r w:rsidRPr="00157895">
        <w:rPr>
          <w:rFonts w:ascii="Calibri" w:hAnsi="Calibri" w:cs="Calibri"/>
          <w:color w:val="4472C4" w:themeColor="accent1"/>
        </w:rPr>
        <w:t xml:space="preserve"> gedeelte van het </w:t>
      </w:r>
      <w:r>
        <w:rPr>
          <w:rFonts w:ascii="Calibri" w:hAnsi="Calibri" w:cs="Calibri"/>
          <w:color w:val="4472C4" w:themeColor="accent1"/>
        </w:rPr>
        <w:t>autonome zenuwstelsel</w:t>
      </w:r>
      <w:r w:rsidRPr="00157895">
        <w:rPr>
          <w:rFonts w:ascii="Calibri" w:hAnsi="Calibri" w:cs="Calibri"/>
          <w:color w:val="4472C4" w:themeColor="accent1"/>
        </w:rPr>
        <w:t xml:space="preserve"> hebben een aantal eigenschappen gemeen.</w:t>
      </w:r>
      <w:r>
        <w:rPr>
          <w:rStyle w:val="Verwijzingopmerking"/>
        </w:rPr>
        <w:annotationRef/>
      </w:r>
    </w:p>
    <w:p w14:paraId="7ED14B2F" w14:textId="77777777" w:rsidR="000A47F6" w:rsidRDefault="000A47F6" w:rsidP="000A47F6">
      <w:pPr>
        <w:ind w:firstLine="0"/>
        <w:rPr>
          <w:rFonts w:ascii="Calibri" w:hAnsi="Calibri" w:cs="Calibri"/>
          <w:color w:val="4472C4" w:themeColor="accent1"/>
        </w:rPr>
      </w:pPr>
    </w:p>
    <w:p w14:paraId="3E3E44E2" w14:textId="6E611B6D" w:rsidR="000A47F6" w:rsidRDefault="000A47F6" w:rsidP="000A47F6">
      <w:pPr>
        <w:ind w:firstLine="0"/>
        <w:rPr>
          <w:rFonts w:ascii="Calibri" w:hAnsi="Calibri" w:cs="Calibri"/>
          <w:color w:val="4472C4" w:themeColor="accent1"/>
        </w:rPr>
      </w:pPr>
      <w:r>
        <w:rPr>
          <w:rFonts w:ascii="Calibri" w:hAnsi="Calibri" w:cs="Calibri"/>
          <w:color w:val="4472C4" w:themeColor="accent1"/>
        </w:rPr>
        <w:t>Stelling:</w:t>
      </w:r>
      <w:r>
        <w:rPr>
          <w:rFonts w:ascii="Calibri" w:hAnsi="Calibri" w:cs="Calibri"/>
          <w:color w:val="4472C4" w:themeColor="accent1"/>
        </w:rPr>
        <w:br/>
        <w:t>Eén van deze gemeenschappelijke eigenschappen is dat</w:t>
      </w:r>
      <w:proofErr w:type="gramStart"/>
      <w:r>
        <w:rPr>
          <w:rFonts w:ascii="Calibri" w:hAnsi="Calibri" w:cs="Calibri"/>
          <w:color w:val="4472C4" w:themeColor="accent1"/>
        </w:rPr>
        <w:t xml:space="preserve"> ….</w:t>
      </w:r>
      <w:proofErr w:type="gramEnd"/>
      <w:r>
        <w:rPr>
          <w:rFonts w:ascii="Calibri" w:hAnsi="Calibri" w:cs="Calibri"/>
          <w:color w:val="4472C4" w:themeColor="accent1"/>
        </w:rPr>
        <w:t>.</w:t>
      </w:r>
    </w:p>
    <w:p w14:paraId="75E560D9" w14:textId="77777777" w:rsidR="000A47F6" w:rsidRDefault="000A47F6" w:rsidP="000A47F6">
      <w:pPr>
        <w:ind w:firstLine="0"/>
        <w:rPr>
          <w:rFonts w:ascii="Calibri" w:hAnsi="Calibri" w:cs="Calibri"/>
          <w:color w:val="4472C4" w:themeColor="accent1"/>
        </w:rPr>
      </w:pPr>
    </w:p>
    <w:p w14:paraId="7BC1615C" w14:textId="77777777" w:rsidR="000A47F6" w:rsidRDefault="000A47F6" w:rsidP="000A47F6">
      <w:pPr>
        <w:ind w:firstLine="0"/>
        <w:rPr>
          <w:rFonts w:ascii="Calibri" w:hAnsi="Calibri" w:cs="Calibri"/>
          <w:color w:val="4472C4" w:themeColor="accent1"/>
        </w:rPr>
      </w:pPr>
      <w:r>
        <w:rPr>
          <w:rFonts w:ascii="Calibri" w:hAnsi="Calibri" w:cs="Calibri"/>
          <w:color w:val="4472C4" w:themeColor="accent1"/>
        </w:rPr>
        <w:t xml:space="preserve">Ze </w:t>
      </w:r>
      <w:proofErr w:type="spellStart"/>
      <w:r>
        <w:rPr>
          <w:rFonts w:ascii="Calibri" w:hAnsi="Calibri" w:cs="Calibri"/>
          <w:color w:val="4472C4" w:themeColor="accent1"/>
        </w:rPr>
        <w:t>synapteren</w:t>
      </w:r>
      <w:proofErr w:type="spellEnd"/>
      <w:r>
        <w:rPr>
          <w:rFonts w:ascii="Calibri" w:hAnsi="Calibri" w:cs="Calibri"/>
          <w:color w:val="4472C4" w:themeColor="accent1"/>
        </w:rPr>
        <w:t xml:space="preserve"> in dezelfde autonome </w:t>
      </w:r>
      <w:proofErr w:type="spellStart"/>
      <w:r>
        <w:rPr>
          <w:rFonts w:ascii="Calibri" w:hAnsi="Calibri" w:cs="Calibri"/>
          <w:color w:val="4472C4" w:themeColor="accent1"/>
        </w:rPr>
        <w:t>ganglia</w:t>
      </w:r>
      <w:proofErr w:type="spellEnd"/>
    </w:p>
    <w:p w14:paraId="44C1026E" w14:textId="5B54A269" w:rsidR="000A47F6" w:rsidRPr="00437D8A" w:rsidRDefault="000A47F6" w:rsidP="000A47F6">
      <w:pPr>
        <w:ind w:firstLine="0"/>
        <w:rPr>
          <w:rFonts w:ascii="Calibri" w:hAnsi="Calibri" w:cs="Calibri"/>
          <w:b/>
          <w:bCs/>
          <w:color w:val="4472C4" w:themeColor="accent1"/>
        </w:rPr>
      </w:pPr>
      <w:r w:rsidRPr="00437D8A">
        <w:rPr>
          <w:rFonts w:ascii="Calibri" w:hAnsi="Calibri" w:cs="Calibri"/>
          <w:b/>
          <w:bCs/>
          <w:color w:val="4472C4" w:themeColor="accent1"/>
        </w:rPr>
        <w:t xml:space="preserve">Ze gebruik maken van </w:t>
      </w:r>
      <w:proofErr w:type="spellStart"/>
      <w:r w:rsidRPr="00437D8A">
        <w:rPr>
          <w:rFonts w:ascii="Calibri" w:hAnsi="Calibri" w:cs="Calibri"/>
          <w:b/>
          <w:bCs/>
          <w:color w:val="4472C4" w:themeColor="accent1"/>
        </w:rPr>
        <w:t>preganglionaire</w:t>
      </w:r>
      <w:proofErr w:type="spellEnd"/>
      <w:r w:rsidRPr="00437D8A">
        <w:rPr>
          <w:rFonts w:ascii="Calibri" w:hAnsi="Calibri" w:cs="Calibri"/>
          <w:b/>
          <w:bCs/>
          <w:color w:val="4472C4" w:themeColor="accent1"/>
        </w:rPr>
        <w:t xml:space="preserve"> neuronen</w:t>
      </w:r>
    </w:p>
    <w:p w14:paraId="3B87011D" w14:textId="77777777" w:rsidR="000A47F6" w:rsidRDefault="000A47F6" w:rsidP="000A47F6">
      <w:pPr>
        <w:ind w:firstLine="0"/>
        <w:rPr>
          <w:rFonts w:ascii="Calibri" w:hAnsi="Calibri" w:cs="Calibri"/>
          <w:color w:val="4472C4" w:themeColor="accent1"/>
        </w:rPr>
      </w:pPr>
      <w:r>
        <w:rPr>
          <w:rFonts w:ascii="Calibri" w:hAnsi="Calibri" w:cs="Calibri"/>
          <w:color w:val="4472C4" w:themeColor="accent1"/>
        </w:rPr>
        <w:t xml:space="preserve">De cellichamen van de </w:t>
      </w:r>
      <w:proofErr w:type="spellStart"/>
      <w:r>
        <w:rPr>
          <w:rFonts w:ascii="Calibri" w:hAnsi="Calibri" w:cs="Calibri"/>
          <w:color w:val="4472C4" w:themeColor="accent1"/>
        </w:rPr>
        <w:t>preganglionaire</w:t>
      </w:r>
      <w:proofErr w:type="spellEnd"/>
      <w:r>
        <w:rPr>
          <w:rFonts w:ascii="Calibri" w:hAnsi="Calibri" w:cs="Calibri"/>
          <w:color w:val="4472C4" w:themeColor="accent1"/>
        </w:rPr>
        <w:t xml:space="preserve"> neuronen zich op dezelfde plek bevinden</w:t>
      </w:r>
    </w:p>
    <w:p w14:paraId="4542967E" w14:textId="77777777" w:rsidR="000A47F6" w:rsidRDefault="000A47F6" w:rsidP="000A47F6">
      <w:pPr>
        <w:ind w:firstLine="0"/>
        <w:rPr>
          <w:rFonts w:ascii="Calibri" w:hAnsi="Calibri" w:cs="Calibri"/>
          <w:color w:val="4472C4" w:themeColor="accent1"/>
        </w:rPr>
      </w:pPr>
      <w:r>
        <w:rPr>
          <w:rFonts w:ascii="Calibri" w:hAnsi="Calibri" w:cs="Calibri"/>
          <w:color w:val="4472C4" w:themeColor="accent1"/>
        </w:rPr>
        <w:t>Ze even veel gebruik maken van neuronale divergentie</w:t>
      </w:r>
    </w:p>
    <w:p w14:paraId="26943B43" w14:textId="77777777" w:rsidR="000A47F6" w:rsidRDefault="000A47F6" w:rsidP="000A47F6">
      <w:pPr>
        <w:ind w:firstLine="0"/>
        <w:rPr>
          <w:rFonts w:ascii="Calibri" w:hAnsi="Calibri" w:cs="Calibri"/>
          <w:color w:val="4472C4" w:themeColor="accent1"/>
        </w:rPr>
      </w:pPr>
      <w:r>
        <w:rPr>
          <w:rFonts w:ascii="Calibri" w:hAnsi="Calibri" w:cs="Calibri"/>
          <w:color w:val="4472C4" w:themeColor="accent1"/>
        </w:rPr>
        <w:br/>
        <w:t>Extra info:</w:t>
      </w:r>
    </w:p>
    <w:p w14:paraId="7E85B4EB" w14:textId="58E78C01" w:rsidR="000A47F6" w:rsidRPr="000B7009" w:rsidRDefault="000A47F6" w:rsidP="000B7009">
      <w:pPr>
        <w:ind w:firstLine="0"/>
        <w:rPr>
          <w:rFonts w:ascii="Calibri" w:hAnsi="Calibri" w:cs="Calibri"/>
          <w:color w:val="4472C4" w:themeColor="accent1"/>
        </w:rPr>
      </w:pPr>
      <w:r>
        <w:rPr>
          <w:rFonts w:ascii="Calibri" w:hAnsi="Calibri" w:cs="Calibri"/>
          <w:color w:val="4472C4" w:themeColor="accent1"/>
        </w:rPr>
        <w:t xml:space="preserve">Naast gebruik te maken van </w:t>
      </w:r>
      <w:proofErr w:type="spellStart"/>
      <w:r>
        <w:rPr>
          <w:rFonts w:ascii="Calibri" w:hAnsi="Calibri" w:cs="Calibri"/>
          <w:color w:val="4472C4" w:themeColor="accent1"/>
        </w:rPr>
        <w:t>preganglionaire</w:t>
      </w:r>
      <w:proofErr w:type="spellEnd"/>
      <w:r>
        <w:rPr>
          <w:rFonts w:ascii="Calibri" w:hAnsi="Calibri" w:cs="Calibri"/>
          <w:color w:val="4472C4" w:themeColor="accent1"/>
        </w:rPr>
        <w:t xml:space="preserve"> neuronen, maken beid</w:t>
      </w:r>
      <w:r w:rsidR="000B7009">
        <w:rPr>
          <w:rFonts w:ascii="Calibri" w:hAnsi="Calibri" w:cs="Calibri"/>
          <w:color w:val="4472C4" w:themeColor="accent1"/>
        </w:rPr>
        <w:t xml:space="preserve">e bovendien gebruik van autonome </w:t>
      </w:r>
      <w:proofErr w:type="spellStart"/>
      <w:r w:rsidR="000B7009">
        <w:rPr>
          <w:rFonts w:ascii="Calibri" w:hAnsi="Calibri" w:cs="Calibri"/>
          <w:color w:val="4472C4" w:themeColor="accent1"/>
        </w:rPr>
        <w:t>ganglia</w:t>
      </w:r>
      <w:proofErr w:type="spellEnd"/>
      <w:r w:rsidR="000B7009">
        <w:rPr>
          <w:rFonts w:ascii="Calibri" w:hAnsi="Calibri" w:cs="Calibri"/>
          <w:color w:val="4472C4" w:themeColor="accent1"/>
        </w:rPr>
        <w:t xml:space="preserve"> en </w:t>
      </w:r>
      <w:proofErr w:type="spellStart"/>
      <w:r w:rsidR="000B7009">
        <w:rPr>
          <w:rFonts w:ascii="Calibri" w:hAnsi="Calibri" w:cs="Calibri"/>
          <w:color w:val="4472C4" w:themeColor="accent1"/>
        </w:rPr>
        <w:t>postganglionaire</w:t>
      </w:r>
      <w:proofErr w:type="spellEnd"/>
      <w:r w:rsidR="000B7009">
        <w:rPr>
          <w:rFonts w:ascii="Calibri" w:hAnsi="Calibri" w:cs="Calibri"/>
          <w:color w:val="4472C4" w:themeColor="accent1"/>
        </w:rPr>
        <w:t xml:space="preserve"> neuronen.</w:t>
      </w:r>
      <w:r w:rsidRPr="00437D8A">
        <w:rPr>
          <w:rFonts w:ascii="Calibri" w:hAnsi="Calibri" w:cs="Calibri"/>
          <w:color w:val="4472C4" w:themeColor="accent1"/>
        </w:rPr>
        <w:t xml:space="preserve"> </w:t>
      </w:r>
      <w:r>
        <w:rPr>
          <w:rFonts w:ascii="Calibri" w:hAnsi="Calibri" w:cs="Calibri"/>
          <w:color w:val="4472C4" w:themeColor="accent1"/>
        </w:rPr>
        <w:t xml:space="preserve">Ze verschillen in: de ligging van het </w:t>
      </w:r>
      <w:proofErr w:type="spellStart"/>
      <w:r>
        <w:rPr>
          <w:rFonts w:ascii="Calibri" w:hAnsi="Calibri" w:cs="Calibri"/>
          <w:color w:val="4472C4" w:themeColor="accent1"/>
        </w:rPr>
        <w:t>preganglionaire</w:t>
      </w:r>
      <w:proofErr w:type="spellEnd"/>
      <w:r>
        <w:rPr>
          <w:rFonts w:ascii="Calibri" w:hAnsi="Calibri" w:cs="Calibri"/>
          <w:color w:val="4472C4" w:themeColor="accent1"/>
        </w:rPr>
        <w:t xml:space="preserve"> cellichaam; ligging van de autonome </w:t>
      </w:r>
      <w:proofErr w:type="spellStart"/>
      <w:r>
        <w:rPr>
          <w:rFonts w:ascii="Calibri" w:hAnsi="Calibri" w:cs="Calibri"/>
          <w:color w:val="4472C4" w:themeColor="accent1"/>
        </w:rPr>
        <w:t>ganglia</w:t>
      </w:r>
      <w:proofErr w:type="spellEnd"/>
      <w:r>
        <w:rPr>
          <w:rFonts w:ascii="Calibri" w:hAnsi="Calibri" w:cs="Calibri"/>
          <w:color w:val="4472C4" w:themeColor="accent1"/>
        </w:rPr>
        <w:t xml:space="preserve">; lengte van de pre- en </w:t>
      </w:r>
      <w:proofErr w:type="spellStart"/>
      <w:r>
        <w:rPr>
          <w:rFonts w:ascii="Calibri" w:hAnsi="Calibri" w:cs="Calibri"/>
          <w:color w:val="4472C4" w:themeColor="accent1"/>
        </w:rPr>
        <w:t>postganglionaire</w:t>
      </w:r>
      <w:proofErr w:type="spellEnd"/>
      <w:r>
        <w:rPr>
          <w:rFonts w:ascii="Calibri" w:hAnsi="Calibri" w:cs="Calibri"/>
          <w:color w:val="4472C4" w:themeColor="accent1"/>
        </w:rPr>
        <w:t xml:space="preserve"> axonen en de mate van neuronale divergentie.</w:t>
      </w:r>
    </w:p>
  </w:comment>
  <w:comment w:id="102" w:author="Milou Buijk" w:date="2021-12-29T11:24:00Z" w:initials="MB">
    <w:p w14:paraId="0620C6AD" w14:textId="686825F9" w:rsidR="000A47F6" w:rsidRDefault="000A47F6">
      <w:pPr>
        <w:pStyle w:val="Tekstopmerking"/>
      </w:pPr>
      <w:r>
        <w:rPr>
          <w:rStyle w:val="Verwijzingopmerking"/>
        </w:rPr>
        <w:annotationRef/>
      </w:r>
      <w:r>
        <w:t xml:space="preserve">Dit is een stelling, verander dus naar ‘stelling’. </w:t>
      </w:r>
    </w:p>
  </w:comment>
  <w:comment w:id="106" w:author="Milou Buijk" w:date="2021-12-29T11:28:00Z" w:initials="MB">
    <w:p w14:paraId="45F2F7DA" w14:textId="660AB6DC" w:rsidR="000B7009" w:rsidRDefault="000B7009">
      <w:pPr>
        <w:pStyle w:val="Tekstopmerking"/>
      </w:pPr>
      <w:r>
        <w:rPr>
          <w:rStyle w:val="Verwijzingopmerking"/>
        </w:rPr>
        <w:annotationRef/>
      </w:r>
      <w:r>
        <w:t>Dit zou ik korter opschrijven (zie bovenstaande suggestie).</w:t>
      </w:r>
    </w:p>
  </w:comment>
  <w:comment w:id="107" w:author="Milou Buijk" w:date="2021-12-29T11:29:00Z" w:initials="MB">
    <w:p w14:paraId="5FC62465" w14:textId="098805A7" w:rsidR="007C063F" w:rsidRDefault="007C063F">
      <w:pPr>
        <w:pStyle w:val="Tekstopmerking"/>
      </w:pPr>
      <w:r>
        <w:rPr>
          <w:rStyle w:val="Verwijzingopmerking"/>
        </w:rPr>
        <w:annotationRef/>
      </w:r>
      <w:r>
        <w:t>Stelling</w:t>
      </w:r>
    </w:p>
  </w:comment>
  <w:comment w:id="108" w:author="Milou Buijk" w:date="2021-12-29T11:29:00Z" w:initials="MB">
    <w:p w14:paraId="24A145BD" w14:textId="77777777" w:rsidR="007C063F" w:rsidRDefault="007C063F">
      <w:pPr>
        <w:pStyle w:val="Tekstopmerking"/>
      </w:pPr>
      <w:r>
        <w:rPr>
          <w:rStyle w:val="Verwijzingopmerking"/>
        </w:rPr>
        <w:annotationRef/>
      </w:r>
      <w:r>
        <w:t>Hier toets je drie kenniselementen en dit mag niet. Zie suggestie eerder.</w:t>
      </w:r>
    </w:p>
    <w:p w14:paraId="6011D403" w14:textId="2069EFCA" w:rsidR="007C063F" w:rsidRDefault="007C063F">
      <w:pPr>
        <w:pStyle w:val="Tekstopmerking"/>
      </w:pPr>
      <w:r>
        <w:t xml:space="preserve">Zet dus één kenniselement in je stelling en geeft de overige kenniselementen in je ‘extra info’. </w:t>
      </w:r>
    </w:p>
  </w:comment>
  <w:comment w:id="110" w:author="Milou Buijk" w:date="2021-12-29T11:29:00Z" w:initials="MB">
    <w:p w14:paraId="424D98B5" w14:textId="065AAFAB" w:rsidR="007C063F" w:rsidRDefault="007C063F">
      <w:pPr>
        <w:pStyle w:val="Tekstopmerking"/>
      </w:pPr>
      <w:r>
        <w:rPr>
          <w:rStyle w:val="Verwijzingopmerking"/>
        </w:rPr>
        <w:annotationRef/>
      </w:r>
      <w:r>
        <w:t>Stelling</w:t>
      </w:r>
    </w:p>
  </w:comment>
  <w:comment w:id="113" w:author="Milou Buijk" w:date="2021-12-29T11:34:00Z" w:initials="MB">
    <w:p w14:paraId="634D12D9" w14:textId="27D3D46B" w:rsidR="00084F70" w:rsidRDefault="00084F70">
      <w:pPr>
        <w:pStyle w:val="Tekstopmerking"/>
      </w:pPr>
      <w:r>
        <w:rPr>
          <w:rStyle w:val="Verwijzingopmerking"/>
        </w:rPr>
        <w:annotationRef/>
      </w:r>
      <w:r>
        <w:t>Het</w:t>
      </w:r>
    </w:p>
  </w:comment>
  <w:comment w:id="115" w:author="Milou Buijk" w:date="2021-12-29T18:14:00Z" w:initials="MB">
    <w:p w14:paraId="0B33A05A" w14:textId="77777777" w:rsidR="001D15FE" w:rsidRDefault="001D15FE">
      <w:pPr>
        <w:pStyle w:val="Tekstopmerking"/>
      </w:pPr>
      <w:r>
        <w:rPr>
          <w:rStyle w:val="Verwijzingopmerking"/>
        </w:rPr>
        <w:annotationRef/>
      </w:r>
      <w:r>
        <w:t>Je toetst hier eigenlijk twee kenniselementen, namelijk de hersenstam of het sacrale deel van het ruggenmerg. Om dit te voorkomen kun je een gedeelte al opnemen in je stelling.</w:t>
      </w:r>
    </w:p>
    <w:p w14:paraId="1E9C0274" w14:textId="77777777" w:rsidR="001D15FE" w:rsidRDefault="001D15FE">
      <w:pPr>
        <w:pStyle w:val="Tekstopmerking"/>
      </w:pPr>
    </w:p>
    <w:p w14:paraId="2AE4D4DA" w14:textId="75876A83" w:rsidR="001D15FE" w:rsidRDefault="001D15FE">
      <w:pPr>
        <w:pStyle w:val="Tekstopmerking"/>
      </w:pPr>
      <w:r>
        <w:t>Suggestie:</w:t>
      </w:r>
    </w:p>
    <w:p w14:paraId="670E1627" w14:textId="77777777" w:rsidR="001D15FE" w:rsidRDefault="001D15FE">
      <w:pPr>
        <w:pStyle w:val="Tekstopmerking"/>
      </w:pPr>
    </w:p>
    <w:p w14:paraId="18B77A65" w14:textId="61315F08" w:rsidR="001D15FE" w:rsidRDefault="001D15FE" w:rsidP="001D15FE">
      <w:pPr>
        <w:ind w:firstLine="0"/>
        <w:rPr>
          <w:rFonts w:ascii="Calibri" w:hAnsi="Calibri" w:cs="Calibri"/>
          <w:color w:val="4472C4" w:themeColor="accent1"/>
        </w:rPr>
      </w:pPr>
      <w:r>
        <w:rPr>
          <w:rFonts w:ascii="Calibri" w:hAnsi="Calibri" w:cs="Calibri"/>
          <w:color w:val="4472C4" w:themeColor="accent1"/>
        </w:rPr>
        <w:t>Stelling:</w:t>
      </w:r>
      <w:r>
        <w:rPr>
          <w:rFonts w:ascii="Calibri" w:hAnsi="Calibri" w:cs="Calibri"/>
          <w:color w:val="4472C4" w:themeColor="accent1"/>
        </w:rPr>
        <w:br/>
        <w:t>De cellichamen van</w:t>
      </w:r>
      <w:r w:rsidRPr="0070236A">
        <w:rPr>
          <w:rFonts w:ascii="Calibri" w:hAnsi="Calibri" w:cs="Calibri"/>
          <w:color w:val="4472C4" w:themeColor="accent1"/>
        </w:rPr>
        <w:t xml:space="preserve"> de </w:t>
      </w:r>
      <w:proofErr w:type="spellStart"/>
      <w:r w:rsidRPr="0070236A">
        <w:rPr>
          <w:rFonts w:ascii="Calibri" w:hAnsi="Calibri" w:cs="Calibri"/>
          <w:color w:val="4472C4" w:themeColor="accent1"/>
        </w:rPr>
        <w:t>preganglionaire</w:t>
      </w:r>
      <w:proofErr w:type="spellEnd"/>
      <w:r w:rsidRPr="0070236A">
        <w:rPr>
          <w:rFonts w:ascii="Calibri" w:hAnsi="Calibri" w:cs="Calibri"/>
          <w:color w:val="4472C4" w:themeColor="accent1"/>
        </w:rPr>
        <w:t xml:space="preserve"> neuronen van het </w:t>
      </w:r>
      <w:proofErr w:type="spellStart"/>
      <w:r w:rsidRPr="0070236A">
        <w:rPr>
          <w:rFonts w:ascii="Calibri" w:hAnsi="Calibri" w:cs="Calibri"/>
          <w:color w:val="4472C4" w:themeColor="accent1"/>
        </w:rPr>
        <w:t>parasympathische</w:t>
      </w:r>
      <w:proofErr w:type="spellEnd"/>
      <w:r w:rsidRPr="0070236A">
        <w:rPr>
          <w:rFonts w:ascii="Calibri" w:hAnsi="Calibri" w:cs="Calibri"/>
          <w:color w:val="4472C4" w:themeColor="accent1"/>
        </w:rPr>
        <w:t xml:space="preserve"> zenuwstelsel</w:t>
      </w:r>
      <w:r>
        <w:rPr>
          <w:rFonts w:ascii="Calibri" w:hAnsi="Calibri" w:cs="Calibri"/>
          <w:color w:val="4472C4" w:themeColor="accent1"/>
        </w:rPr>
        <w:t xml:space="preserve"> liggen in </w:t>
      </w:r>
      <w:r w:rsidR="002735A6">
        <w:rPr>
          <w:rFonts w:ascii="Calibri" w:hAnsi="Calibri" w:cs="Calibri"/>
          <w:color w:val="4472C4" w:themeColor="accent1"/>
        </w:rPr>
        <w:t>het sacrale deel van het ruggenmerg of in</w:t>
      </w:r>
      <w:proofErr w:type="gramStart"/>
      <w:r w:rsidR="002735A6">
        <w:rPr>
          <w:rFonts w:ascii="Calibri" w:hAnsi="Calibri" w:cs="Calibri"/>
          <w:color w:val="4472C4" w:themeColor="accent1"/>
        </w:rPr>
        <w:t xml:space="preserve"> ….</w:t>
      </w:r>
      <w:proofErr w:type="gramEnd"/>
      <w:r w:rsidR="002735A6">
        <w:rPr>
          <w:rFonts w:ascii="Calibri" w:hAnsi="Calibri" w:cs="Calibri"/>
          <w:color w:val="4472C4" w:themeColor="accent1"/>
        </w:rPr>
        <w:t>.</w:t>
      </w:r>
    </w:p>
    <w:p w14:paraId="51DF2133" w14:textId="77777777" w:rsidR="001D15FE" w:rsidRDefault="001D15FE" w:rsidP="001D15FE">
      <w:pPr>
        <w:ind w:firstLine="0"/>
        <w:rPr>
          <w:rFonts w:ascii="Calibri" w:hAnsi="Calibri" w:cs="Calibri"/>
          <w:color w:val="4472C4" w:themeColor="accent1"/>
        </w:rPr>
      </w:pPr>
    </w:p>
    <w:p w14:paraId="78097751" w14:textId="7FC5E300" w:rsidR="001D15FE" w:rsidRDefault="001D15FE" w:rsidP="001D15FE">
      <w:pPr>
        <w:ind w:firstLine="0"/>
        <w:rPr>
          <w:rFonts w:ascii="Calibri" w:hAnsi="Calibri" w:cs="Calibri"/>
          <w:color w:val="4472C4" w:themeColor="accent1"/>
        </w:rPr>
      </w:pPr>
      <w:r>
        <w:rPr>
          <w:rFonts w:ascii="Calibri" w:hAnsi="Calibri" w:cs="Calibri"/>
          <w:color w:val="4472C4" w:themeColor="accent1"/>
        </w:rPr>
        <w:t xml:space="preserve">Het cervicale </w:t>
      </w:r>
      <w:r w:rsidR="002735A6">
        <w:rPr>
          <w:rFonts w:ascii="Calibri" w:hAnsi="Calibri" w:cs="Calibri"/>
          <w:color w:val="4472C4" w:themeColor="accent1"/>
        </w:rPr>
        <w:t xml:space="preserve">deel </w:t>
      </w:r>
      <w:r>
        <w:rPr>
          <w:rFonts w:ascii="Calibri" w:hAnsi="Calibri" w:cs="Calibri"/>
          <w:color w:val="4472C4" w:themeColor="accent1"/>
        </w:rPr>
        <w:t>van het ruggenmerg</w:t>
      </w:r>
    </w:p>
    <w:p w14:paraId="1E335DCE" w14:textId="77777777" w:rsidR="001D15FE" w:rsidRPr="009C0086" w:rsidRDefault="001D15FE" w:rsidP="001D15FE">
      <w:pPr>
        <w:ind w:firstLine="0"/>
        <w:rPr>
          <w:rFonts w:ascii="Calibri" w:hAnsi="Calibri" w:cs="Calibri"/>
          <w:color w:val="4472C4" w:themeColor="accent1"/>
        </w:rPr>
      </w:pPr>
      <w:r>
        <w:rPr>
          <w:rFonts w:ascii="Calibri" w:hAnsi="Calibri" w:cs="Calibri"/>
          <w:color w:val="4472C4" w:themeColor="accent1"/>
        </w:rPr>
        <w:t xml:space="preserve">Het </w:t>
      </w:r>
      <w:proofErr w:type="spellStart"/>
      <w:r>
        <w:rPr>
          <w:rFonts w:ascii="Calibri" w:hAnsi="Calibri" w:cs="Calibri"/>
          <w:color w:val="4472C4" w:themeColor="accent1"/>
        </w:rPr>
        <w:t>thoracolumbale</w:t>
      </w:r>
      <w:proofErr w:type="spellEnd"/>
      <w:r>
        <w:rPr>
          <w:rFonts w:ascii="Calibri" w:hAnsi="Calibri" w:cs="Calibri"/>
          <w:color w:val="4472C4" w:themeColor="accent1"/>
        </w:rPr>
        <w:t xml:space="preserve"> ruggenmerg</w:t>
      </w:r>
    </w:p>
    <w:p w14:paraId="33A27995" w14:textId="2BE3822D" w:rsidR="001D15FE" w:rsidRDefault="001D15FE" w:rsidP="001D15FE">
      <w:pPr>
        <w:ind w:firstLine="0"/>
        <w:rPr>
          <w:rFonts w:ascii="Calibri" w:hAnsi="Calibri" w:cs="Calibri"/>
          <w:b/>
          <w:bCs/>
          <w:color w:val="4472C4" w:themeColor="accent1"/>
        </w:rPr>
      </w:pPr>
      <w:r w:rsidRPr="001D15FE">
        <w:rPr>
          <w:rFonts w:ascii="Calibri" w:hAnsi="Calibri" w:cs="Calibri"/>
          <w:b/>
          <w:bCs/>
          <w:color w:val="4472C4" w:themeColor="accent1"/>
        </w:rPr>
        <w:t>De hersenstam</w:t>
      </w:r>
    </w:p>
    <w:p w14:paraId="7B1F297C" w14:textId="77777777" w:rsidR="001D15FE" w:rsidRDefault="001D15FE" w:rsidP="001D15FE">
      <w:pPr>
        <w:ind w:firstLine="0"/>
        <w:rPr>
          <w:rFonts w:ascii="Calibri" w:hAnsi="Calibri" w:cs="Calibri"/>
          <w:color w:val="4472C4" w:themeColor="accent1"/>
        </w:rPr>
      </w:pPr>
      <w:r>
        <w:rPr>
          <w:rFonts w:ascii="Calibri" w:hAnsi="Calibri" w:cs="Calibri"/>
          <w:color w:val="4472C4" w:themeColor="accent1"/>
        </w:rPr>
        <w:t>De doelorganen</w:t>
      </w:r>
    </w:p>
    <w:p w14:paraId="06DFEBCF" w14:textId="77777777" w:rsidR="001D15FE" w:rsidRDefault="001D15FE">
      <w:pPr>
        <w:pStyle w:val="Tekstopmerking"/>
      </w:pPr>
    </w:p>
    <w:p w14:paraId="5EFC8496" w14:textId="27C68B6F" w:rsidR="001D15FE" w:rsidRDefault="001D15FE">
      <w:pPr>
        <w:pStyle w:val="Tekstopmerking"/>
      </w:pPr>
    </w:p>
  </w:comment>
  <w:comment w:id="132" w:author="Milou Buijk" w:date="2021-12-29T11:43:00Z" w:initials="MB">
    <w:p w14:paraId="53675F61" w14:textId="05AF7E4F" w:rsidR="00EB6B30" w:rsidRDefault="00EB6B30" w:rsidP="00EB6B30">
      <w:pPr>
        <w:pStyle w:val="Tekstopmerking"/>
      </w:pPr>
      <w:r>
        <w:rPr>
          <w:rStyle w:val="Verwijzingopmerking"/>
        </w:rPr>
        <w:annotationRef/>
      </w:r>
      <w:r>
        <w:t>Probeer de ‘extra info’ zo kort mogelijk te houden, dit is herhaling en kun je dus weglaten.</w:t>
      </w:r>
    </w:p>
    <w:p w14:paraId="7162804B" w14:textId="77777777" w:rsidR="00EB6B30" w:rsidRDefault="00EB6B30" w:rsidP="00EB6B30">
      <w:pPr>
        <w:pStyle w:val="Tekstopmerking"/>
      </w:pPr>
      <w:r>
        <w:t>Suggestie:</w:t>
      </w:r>
    </w:p>
    <w:p w14:paraId="2D7C2ACA" w14:textId="77777777" w:rsidR="00EB6B30" w:rsidRDefault="00EB6B30" w:rsidP="00EB6B30">
      <w:pPr>
        <w:pStyle w:val="Tekstopmerking"/>
      </w:pPr>
      <w:r>
        <w:t xml:space="preserve">Het collectief van deze </w:t>
      </w:r>
      <w:proofErr w:type="spellStart"/>
      <w:r>
        <w:t>ganglia</w:t>
      </w:r>
      <w:proofErr w:type="spellEnd"/>
      <w:r>
        <w:t xml:space="preserve"> staat bekend als de </w:t>
      </w:r>
      <w:proofErr w:type="spellStart"/>
      <w:r>
        <w:t>truncus</w:t>
      </w:r>
      <w:proofErr w:type="spellEnd"/>
      <w:r>
        <w:t xml:space="preserve"> sympathicus, ofwel als de </w:t>
      </w:r>
      <w:proofErr w:type="spellStart"/>
      <w:r>
        <w:t>prevertrebrale</w:t>
      </w:r>
      <w:proofErr w:type="spellEnd"/>
      <w:r>
        <w:t xml:space="preserve"> </w:t>
      </w:r>
      <w:proofErr w:type="spellStart"/>
      <w:r>
        <w:t>ganglia</w:t>
      </w:r>
      <w:proofErr w:type="spellEnd"/>
      <w:r>
        <w:t>.</w:t>
      </w:r>
    </w:p>
    <w:p w14:paraId="73475EAB" w14:textId="478E0877" w:rsidR="00EB6B30" w:rsidRDefault="00EB6B30" w:rsidP="00EB6B30">
      <w:pPr>
        <w:pStyle w:val="Tekstopmerking"/>
      </w:pPr>
      <w:r>
        <w:t xml:space="preserve">(Dit geldt ook voor de rest van dit </w:t>
      </w:r>
      <w:proofErr w:type="spellStart"/>
      <w:r>
        <w:t>fluster</w:t>
      </w:r>
      <w:proofErr w:type="spellEnd"/>
      <w:r>
        <w:t>)</w:t>
      </w:r>
    </w:p>
  </w:comment>
  <w:comment w:id="133" w:author="Milou Buijk" w:date="2021-12-29T11:45:00Z" w:initials="MB">
    <w:p w14:paraId="22FBDA59" w14:textId="2F64CAF4" w:rsidR="00BB1D1A" w:rsidRDefault="00BB1D1A">
      <w:pPr>
        <w:pStyle w:val="Tekstopmerking"/>
      </w:pPr>
      <w:r>
        <w:rPr>
          <w:rStyle w:val="Verwijzingopmerking"/>
        </w:rPr>
        <w:annotationRef/>
      </w:r>
      <w:r>
        <w:t>Hier moet je deze info natuurlijk wel laten staan.</w:t>
      </w:r>
    </w:p>
  </w:comment>
  <w:comment w:id="134" w:author="Milou Buijk" w:date="2021-12-29T11:45:00Z" w:initials="MB">
    <w:p w14:paraId="48CAB0C2" w14:textId="677F1D31" w:rsidR="00BB1D1A" w:rsidRDefault="00BB1D1A">
      <w:pPr>
        <w:pStyle w:val="Tekstopmerking"/>
      </w:pPr>
      <w:r>
        <w:rPr>
          <w:rStyle w:val="Verwijzingopmerking"/>
        </w:rPr>
        <w:annotationRef/>
      </w:r>
      <w:r>
        <w:t>Wat mij betreft laat je dit wel weg.</w:t>
      </w:r>
    </w:p>
  </w:comment>
  <w:comment w:id="136" w:author="Milou Buijk" w:date="2021-12-29T11:46:00Z" w:initials="MB">
    <w:p w14:paraId="35A0D134" w14:textId="36D047D9" w:rsidR="001F2406" w:rsidRDefault="001F2406">
      <w:pPr>
        <w:pStyle w:val="Tekstopmerking"/>
      </w:pPr>
      <w:r>
        <w:rPr>
          <w:rStyle w:val="Verwijzingopmerking"/>
        </w:rPr>
        <w:annotationRef/>
      </w:r>
      <w:r>
        <w:t>Hier doe je het wel goed en dus zonder de herhaling van info!</w:t>
      </w:r>
    </w:p>
  </w:comment>
  <w:comment w:id="137" w:author="Milou Buijk" w:date="2021-12-29T11:47:00Z" w:initials="MB">
    <w:p w14:paraId="6F6119C9" w14:textId="12F0C0AF" w:rsidR="001F2406" w:rsidRDefault="001F2406">
      <w:pPr>
        <w:pStyle w:val="Tekstopmerking"/>
      </w:pPr>
      <w:r>
        <w:rPr>
          <w:rStyle w:val="Verwijzingopmerking"/>
        </w:rPr>
        <w:annotationRef/>
      </w:r>
      <w:r>
        <w:t>Mag wat mij betreft weggelaten worden.</w:t>
      </w:r>
    </w:p>
  </w:comment>
  <w:comment w:id="138" w:author="Milou Buijk" w:date="2021-12-29T18:18:00Z" w:initials="MB">
    <w:p w14:paraId="7E69572A" w14:textId="6857ABD1" w:rsidR="002735A6" w:rsidRDefault="002735A6">
      <w:pPr>
        <w:pStyle w:val="Tekstopmerking"/>
      </w:pPr>
      <w:r>
        <w:rPr>
          <w:rStyle w:val="Verwijzingopmerking"/>
        </w:rPr>
        <w:annotationRef/>
      </w:r>
      <w:r>
        <w:t>Hier toets je ook weer twee kenniselementen en dat mag niet. Verwerk een van deze kenniselementen al in de stelling.</w:t>
      </w:r>
    </w:p>
    <w:p w14:paraId="3B41C510" w14:textId="77777777" w:rsidR="002735A6" w:rsidRDefault="002735A6">
      <w:pPr>
        <w:pStyle w:val="Tekstopmerking"/>
      </w:pPr>
    </w:p>
    <w:p w14:paraId="115AE1D1" w14:textId="77777777" w:rsidR="002735A6" w:rsidRDefault="002735A6">
      <w:pPr>
        <w:pStyle w:val="Tekstopmerking"/>
      </w:pPr>
      <w:r>
        <w:t>Suggestie:</w:t>
      </w:r>
    </w:p>
    <w:p w14:paraId="2D586A22" w14:textId="77777777" w:rsidR="002735A6" w:rsidRDefault="002735A6">
      <w:pPr>
        <w:pStyle w:val="Tekstopmerking"/>
      </w:pPr>
    </w:p>
    <w:p w14:paraId="33EC6069" w14:textId="77777777" w:rsidR="002735A6" w:rsidRDefault="002735A6" w:rsidP="002735A6">
      <w:pPr>
        <w:ind w:firstLine="0"/>
        <w:rPr>
          <w:rFonts w:ascii="Calibri" w:hAnsi="Calibri" w:cs="Calibri"/>
          <w:color w:val="4472C4" w:themeColor="accent1"/>
        </w:rPr>
      </w:pPr>
      <w:r>
        <w:rPr>
          <w:rFonts w:ascii="Calibri" w:hAnsi="Calibri" w:cs="Calibri"/>
          <w:color w:val="4472C4" w:themeColor="accent1"/>
        </w:rPr>
        <w:t>Stelling:</w:t>
      </w:r>
    </w:p>
    <w:p w14:paraId="0E3B6F9E" w14:textId="1B78E78F" w:rsidR="002735A6" w:rsidRDefault="002735A6" w:rsidP="002735A6">
      <w:pPr>
        <w:ind w:firstLine="0"/>
        <w:rPr>
          <w:rFonts w:ascii="Calibri" w:hAnsi="Calibri" w:cs="Calibri"/>
          <w:color w:val="4472C4" w:themeColor="accent1"/>
        </w:rPr>
      </w:pPr>
      <w:r>
        <w:rPr>
          <w:rFonts w:ascii="Calibri" w:hAnsi="Calibri" w:cs="Calibri"/>
          <w:color w:val="4472C4" w:themeColor="accent1"/>
        </w:rPr>
        <w:t xml:space="preserve">De autonome </w:t>
      </w:r>
      <w:proofErr w:type="spellStart"/>
      <w:r>
        <w:rPr>
          <w:rFonts w:ascii="Calibri" w:hAnsi="Calibri" w:cs="Calibri"/>
          <w:color w:val="4472C4" w:themeColor="accent1"/>
        </w:rPr>
        <w:t>ganglia</w:t>
      </w:r>
      <w:proofErr w:type="spellEnd"/>
      <w:r>
        <w:rPr>
          <w:rFonts w:ascii="Calibri" w:hAnsi="Calibri" w:cs="Calibri"/>
          <w:color w:val="4472C4" w:themeColor="accent1"/>
        </w:rPr>
        <w:t xml:space="preserve"> van het </w:t>
      </w:r>
      <w:proofErr w:type="spellStart"/>
      <w:r>
        <w:rPr>
          <w:rFonts w:ascii="Calibri" w:hAnsi="Calibri" w:cs="Calibri"/>
          <w:color w:val="4472C4" w:themeColor="accent1"/>
        </w:rPr>
        <w:t>parasympathische</w:t>
      </w:r>
      <w:proofErr w:type="spellEnd"/>
      <w:r>
        <w:rPr>
          <w:rFonts w:ascii="Calibri" w:hAnsi="Calibri" w:cs="Calibri"/>
          <w:color w:val="4472C4" w:themeColor="accent1"/>
        </w:rPr>
        <w:t xml:space="preserve"> zenuwstelsel liggen </w:t>
      </w:r>
      <w:r>
        <w:rPr>
          <w:rFonts w:ascii="Calibri" w:hAnsi="Calibri" w:cs="Calibri"/>
          <w:color w:val="4472C4" w:themeColor="accent1"/>
        </w:rPr>
        <w:t>vlakbij het doelorgaan of</w:t>
      </w:r>
      <w:proofErr w:type="gramStart"/>
      <w:r>
        <w:rPr>
          <w:rFonts w:ascii="Calibri" w:hAnsi="Calibri" w:cs="Calibri"/>
          <w:color w:val="4472C4" w:themeColor="accent1"/>
        </w:rPr>
        <w:t xml:space="preserve"> </w:t>
      </w:r>
      <w:r>
        <w:rPr>
          <w:rFonts w:ascii="Calibri" w:hAnsi="Calibri" w:cs="Calibri"/>
          <w:color w:val="4472C4" w:themeColor="accent1"/>
        </w:rPr>
        <w:t>….</w:t>
      </w:r>
      <w:proofErr w:type="gramEnd"/>
      <w:r>
        <w:rPr>
          <w:rFonts w:ascii="Calibri" w:hAnsi="Calibri" w:cs="Calibri"/>
          <w:color w:val="4472C4" w:themeColor="accent1"/>
        </w:rPr>
        <w:t xml:space="preserve">. </w:t>
      </w:r>
    </w:p>
    <w:p w14:paraId="1935C137" w14:textId="77777777" w:rsidR="002735A6" w:rsidRDefault="002735A6" w:rsidP="002735A6">
      <w:pPr>
        <w:ind w:firstLine="0"/>
        <w:rPr>
          <w:rFonts w:ascii="Calibri" w:hAnsi="Calibri" w:cs="Calibri"/>
          <w:color w:val="4472C4" w:themeColor="accent1"/>
        </w:rPr>
      </w:pPr>
    </w:p>
    <w:p w14:paraId="3E421307" w14:textId="77777777" w:rsidR="002735A6" w:rsidRDefault="002735A6" w:rsidP="002735A6">
      <w:pPr>
        <w:ind w:firstLine="0"/>
        <w:rPr>
          <w:rFonts w:ascii="Calibri" w:hAnsi="Calibri" w:cs="Calibri"/>
          <w:color w:val="4472C4" w:themeColor="accent1"/>
        </w:rPr>
      </w:pPr>
      <w:r>
        <w:rPr>
          <w:rFonts w:ascii="Calibri" w:hAnsi="Calibri" w:cs="Calibri"/>
          <w:color w:val="4472C4" w:themeColor="accent1"/>
        </w:rPr>
        <w:t>In het ruggenmerg</w:t>
      </w:r>
    </w:p>
    <w:p w14:paraId="07E0C84A" w14:textId="36A8786C" w:rsidR="002735A6" w:rsidRPr="001E09E4" w:rsidRDefault="002735A6" w:rsidP="002735A6">
      <w:pPr>
        <w:ind w:firstLine="0"/>
        <w:rPr>
          <w:rFonts w:ascii="Calibri" w:hAnsi="Calibri" w:cs="Calibri"/>
          <w:b/>
          <w:bCs/>
          <w:color w:val="4472C4" w:themeColor="accent1"/>
        </w:rPr>
      </w:pPr>
      <w:r>
        <w:rPr>
          <w:rFonts w:ascii="Calibri" w:hAnsi="Calibri" w:cs="Calibri"/>
          <w:b/>
          <w:bCs/>
          <w:color w:val="4472C4" w:themeColor="accent1"/>
        </w:rPr>
        <w:t xml:space="preserve">Binnen </w:t>
      </w:r>
      <w:r w:rsidRPr="002735A6">
        <w:rPr>
          <w:rFonts w:ascii="Calibri" w:hAnsi="Calibri" w:cs="Calibri"/>
          <w:b/>
          <w:bCs/>
          <w:color w:val="4472C4" w:themeColor="accent1"/>
        </w:rPr>
        <w:t>het doelorgaan</w:t>
      </w:r>
      <w:r>
        <w:rPr>
          <w:rStyle w:val="Verwijzingopmerking"/>
        </w:rPr>
        <w:annotationRef/>
      </w:r>
    </w:p>
    <w:p w14:paraId="55708311" w14:textId="77777777" w:rsidR="002735A6" w:rsidRDefault="002735A6" w:rsidP="002735A6">
      <w:pPr>
        <w:ind w:firstLine="0"/>
        <w:rPr>
          <w:rFonts w:ascii="Calibri" w:hAnsi="Calibri" w:cs="Calibri"/>
          <w:color w:val="4472C4" w:themeColor="accent1"/>
        </w:rPr>
      </w:pPr>
      <w:r>
        <w:rPr>
          <w:rFonts w:ascii="Calibri" w:hAnsi="Calibri" w:cs="Calibri"/>
          <w:color w:val="4472C4" w:themeColor="accent1"/>
        </w:rPr>
        <w:t>Naast de wervelkolom</w:t>
      </w:r>
    </w:p>
    <w:p w14:paraId="36CA3F58" w14:textId="58610841" w:rsidR="002735A6" w:rsidRDefault="002735A6" w:rsidP="002735A6">
      <w:pPr>
        <w:pStyle w:val="Tekstopmerking"/>
      </w:pPr>
      <w:r>
        <w:rPr>
          <w:rFonts w:ascii="Calibri" w:hAnsi="Calibri" w:cs="Calibri"/>
          <w:color w:val="4472C4" w:themeColor="accent1"/>
        </w:rPr>
        <w:t xml:space="preserve">In de </w:t>
      </w:r>
      <w:proofErr w:type="spellStart"/>
      <w:r>
        <w:rPr>
          <w:rFonts w:ascii="Calibri" w:hAnsi="Calibri" w:cs="Calibri"/>
          <w:color w:val="4472C4" w:themeColor="accent1"/>
        </w:rPr>
        <w:t>truncus</w:t>
      </w:r>
      <w:proofErr w:type="spellEnd"/>
      <w:r>
        <w:rPr>
          <w:rFonts w:ascii="Calibri" w:hAnsi="Calibri" w:cs="Calibri"/>
          <w:color w:val="4472C4" w:themeColor="accent1"/>
        </w:rPr>
        <w:t xml:space="preserve"> sympathicus</w:t>
      </w:r>
    </w:p>
  </w:comment>
  <w:comment w:id="154" w:author="Milou Buijk" w:date="2021-12-29T11:53:00Z" w:initials="MB">
    <w:p w14:paraId="24031CE3" w14:textId="77777777" w:rsidR="001C6179" w:rsidRDefault="001C6179">
      <w:pPr>
        <w:pStyle w:val="Tekstopmerking"/>
      </w:pPr>
      <w:r>
        <w:rPr>
          <w:rStyle w:val="Verwijzingopmerking"/>
        </w:rPr>
        <w:annotationRef/>
      </w:r>
      <w:r>
        <w:t>Dit kun je weglaten, aangezien dit al in de theorie staat.</w:t>
      </w:r>
    </w:p>
    <w:p w14:paraId="59263050" w14:textId="77777777" w:rsidR="001C6179" w:rsidRDefault="001C6179">
      <w:pPr>
        <w:pStyle w:val="Tekstopmerking"/>
      </w:pPr>
      <w:r>
        <w:t>Dus:</w:t>
      </w:r>
    </w:p>
    <w:p w14:paraId="7054DD96" w14:textId="77777777" w:rsidR="001C6179" w:rsidRPr="001C6179" w:rsidRDefault="001C6179">
      <w:pPr>
        <w:pStyle w:val="Tekstopmerking"/>
        <w:rPr>
          <w:color w:val="4472C4" w:themeColor="accent1"/>
        </w:rPr>
      </w:pPr>
      <w:r w:rsidRPr="001C6179">
        <w:rPr>
          <w:color w:val="4472C4" w:themeColor="accent1"/>
        </w:rPr>
        <w:t>Vraag:</w:t>
      </w:r>
    </w:p>
    <w:p w14:paraId="50458AE4" w14:textId="4317F16A" w:rsidR="001C6179" w:rsidRDefault="001C6179">
      <w:pPr>
        <w:pStyle w:val="Tekstopmerking"/>
      </w:pPr>
      <w:r w:rsidRPr="001C6179">
        <w:rPr>
          <w:color w:val="4472C4" w:themeColor="accent1"/>
        </w:rPr>
        <w:t xml:space="preserve">Welke </w:t>
      </w:r>
      <w:r>
        <w:rPr>
          <w:color w:val="4472C4" w:themeColor="accent1"/>
        </w:rPr>
        <w:t>antwoord</w:t>
      </w:r>
      <w:r w:rsidRPr="001C6179">
        <w:rPr>
          <w:color w:val="4472C4" w:themeColor="accent1"/>
        </w:rPr>
        <w:t>optie is correct?</w:t>
      </w:r>
    </w:p>
  </w:comment>
  <w:comment w:id="169" w:author="Milou Buijk" w:date="2021-12-29T11:59:00Z" w:initials="MB">
    <w:p w14:paraId="57003741" w14:textId="0DB3923C" w:rsidR="00E03A87" w:rsidRDefault="00E03A87">
      <w:pPr>
        <w:pStyle w:val="Tekstopmerking"/>
      </w:pPr>
      <w:r>
        <w:rPr>
          <w:rStyle w:val="Verwijzingopmerking"/>
        </w:rPr>
        <w:annotationRef/>
      </w:r>
      <w:r>
        <w:t>Dit is herhaling en mag dus weggelaten worden.</w:t>
      </w:r>
    </w:p>
  </w:comment>
  <w:comment w:id="172" w:author="Milou Buijk" w:date="2021-12-29T12:22:00Z" w:initials="MB">
    <w:p w14:paraId="359C3C03" w14:textId="50D1D4F1" w:rsidR="00857F17" w:rsidRDefault="00857F17">
      <w:pPr>
        <w:pStyle w:val="Tekstopmerking"/>
      </w:pPr>
      <w:r>
        <w:rPr>
          <w:rStyle w:val="Verwijzingopmerking"/>
        </w:rPr>
        <w:annotationRef/>
      </w:r>
      <w:r>
        <w:t>Ik zou dit weglaten.</w:t>
      </w:r>
    </w:p>
  </w:comment>
  <w:comment w:id="174" w:author="Milou Buijk" w:date="2021-12-29T12:22:00Z" w:initials="MB">
    <w:p w14:paraId="372E5D08" w14:textId="4B568152" w:rsidR="00857F17" w:rsidRDefault="00857F17">
      <w:pPr>
        <w:pStyle w:val="Tekstopmerking"/>
      </w:pPr>
      <w:r>
        <w:rPr>
          <w:rStyle w:val="Verwijzingopmerking"/>
        </w:rPr>
        <w:annotationRef/>
      </w:r>
      <w:r>
        <w:t>Dit antwoord past niet bij je leerdoel, pas dus aan naar je leerdoel.</w:t>
      </w:r>
    </w:p>
    <w:p w14:paraId="1CE2EFC7" w14:textId="33B4F882" w:rsidR="00857F17" w:rsidRDefault="00857F17">
      <w:pPr>
        <w:pStyle w:val="Tekstopmerking"/>
      </w:pPr>
      <w:r>
        <w:t>Als je de antwoordoptie aanpast naar je leerdoel, dan kan deze structuur ‘beide bovenstaande/geen van bovenstaande’ niet meer. Zorg daarmee dus nog voor twee antwoordopties.</w:t>
      </w:r>
    </w:p>
  </w:comment>
  <w:comment w:id="176" w:author="Milou Buijk" w:date="2021-12-29T12:20:00Z" w:initials="MB">
    <w:p w14:paraId="760A7D98" w14:textId="0A3886E9" w:rsidR="0062236B" w:rsidRDefault="0062236B">
      <w:pPr>
        <w:pStyle w:val="Tekstopmerking"/>
      </w:pPr>
      <w:r>
        <w:rPr>
          <w:rStyle w:val="Verwijzingopmerking"/>
        </w:rPr>
        <w:annotationRef/>
      </w:r>
      <w:r>
        <w:t xml:space="preserve">Deze stelling sluit niet aan bij </w:t>
      </w:r>
      <w:r w:rsidR="00857F17">
        <w:t>j</w:t>
      </w:r>
      <w:r>
        <w:t xml:space="preserve">e leerdoel. </w:t>
      </w:r>
    </w:p>
    <w:p w14:paraId="540CC822" w14:textId="5ED0872E" w:rsidR="0062236B" w:rsidRDefault="0062236B">
      <w:pPr>
        <w:pStyle w:val="Tekstopmerking"/>
      </w:pPr>
      <w:r>
        <w:t>Suggestie:</w:t>
      </w:r>
    </w:p>
    <w:p w14:paraId="00DEC68F" w14:textId="77777777" w:rsidR="000B3D27" w:rsidRDefault="000B3D27">
      <w:pPr>
        <w:pStyle w:val="Tekstopmerking"/>
      </w:pPr>
    </w:p>
    <w:p w14:paraId="7AA304C1" w14:textId="77777777" w:rsidR="0062236B" w:rsidRPr="00857F17" w:rsidRDefault="0062236B">
      <w:pPr>
        <w:pStyle w:val="Tekstopmerking"/>
        <w:rPr>
          <w:color w:val="4472C4" w:themeColor="accent1"/>
        </w:rPr>
      </w:pPr>
      <w:r w:rsidRPr="00857F17">
        <w:rPr>
          <w:color w:val="4472C4" w:themeColor="accent1"/>
        </w:rPr>
        <w:t>Stelling:</w:t>
      </w:r>
    </w:p>
    <w:p w14:paraId="1D510898" w14:textId="65C059F4" w:rsidR="0062236B" w:rsidRDefault="0062236B">
      <w:pPr>
        <w:pStyle w:val="Tekstopmerking"/>
      </w:pPr>
      <w:r w:rsidRPr="00857F17">
        <w:rPr>
          <w:color w:val="4472C4" w:themeColor="accent1"/>
        </w:rPr>
        <w:t xml:space="preserve">Op basis van deze structuur is </w:t>
      </w:r>
      <w:r w:rsidR="000B3D27">
        <w:rPr>
          <w:color w:val="4472C4" w:themeColor="accent1"/>
        </w:rPr>
        <w:t>t</w:t>
      </w:r>
      <w:r w:rsidRPr="00857F17">
        <w:rPr>
          <w:color w:val="4472C4" w:themeColor="accent1"/>
        </w:rPr>
        <w:t xml:space="preserve">e concluderen dat het </w:t>
      </w:r>
      <w:proofErr w:type="spellStart"/>
      <w:r w:rsidRPr="00857F17">
        <w:rPr>
          <w:color w:val="4472C4" w:themeColor="accent1"/>
        </w:rPr>
        <w:t>parasympathische</w:t>
      </w:r>
      <w:proofErr w:type="spellEnd"/>
      <w:r w:rsidRPr="00857F17">
        <w:rPr>
          <w:color w:val="4472C4" w:themeColor="accent1"/>
        </w:rPr>
        <w:t xml:space="preserve"> zenuwstelsel zich vooral richt op specifieke activering van doelorganen</w:t>
      </w:r>
      <w:r w:rsidR="00857F17" w:rsidRPr="00857F17">
        <w:rPr>
          <w:color w:val="4472C4" w:themeColor="accent1"/>
        </w:rPr>
        <w:t>.</w:t>
      </w:r>
    </w:p>
  </w:comment>
  <w:comment w:id="179" w:author="Milou Buijk" w:date="2021-12-29T12:26:00Z" w:initials="MB">
    <w:p w14:paraId="1F47D6DC" w14:textId="6FBE557C" w:rsidR="000B3D27" w:rsidRDefault="000B3D27">
      <w:pPr>
        <w:pStyle w:val="Tekstopmerking"/>
      </w:pPr>
      <w:r>
        <w:rPr>
          <w:rStyle w:val="Verwijzingopmerking"/>
        </w:rPr>
        <w:annotationRef/>
      </w:r>
      <w:r>
        <w:t>Je kunt dit dan weglaten, eventueel kun je nog toevoegen dat het zich dus niet richt op activatie van het hele systeem (gezien je dit in je leerdoel hebt staan).</w:t>
      </w:r>
    </w:p>
  </w:comment>
  <w:comment w:id="185" w:author="Milou Buijk" w:date="2021-12-29T12:24:00Z" w:initials="MB">
    <w:p w14:paraId="4D147681" w14:textId="025B8514" w:rsidR="000B3D27" w:rsidRDefault="000B3D27">
      <w:pPr>
        <w:pStyle w:val="Tekstopmerking"/>
      </w:pPr>
      <w:r>
        <w:rPr>
          <w:rStyle w:val="Verwijzingopmerking"/>
        </w:rPr>
        <w:annotationRef/>
      </w:r>
      <w:r>
        <w:t xml:space="preserve">Ik zou hier juist direct uitleggen dat het zich richt op specifieke activering van doelorganen en dus niet met dit stukje tekst beginnen. Je mag dit stukje tekst wat mij betreft weglaten (dit staat niet in je leerdoel). </w:t>
      </w:r>
    </w:p>
  </w:comment>
  <w:comment w:id="188" w:author="Milou Buijk" w:date="2021-12-29T12:29:00Z" w:initials="MB">
    <w:p w14:paraId="48EE02B0" w14:textId="21330166" w:rsidR="00FC729A" w:rsidRDefault="00FC729A">
      <w:pPr>
        <w:pStyle w:val="Tekstopmerking"/>
      </w:pPr>
      <w:r>
        <w:rPr>
          <w:rStyle w:val="Verwijzingopmerking"/>
        </w:rPr>
        <w:annotationRef/>
      </w:r>
      <w:r>
        <w:t xml:space="preserve">Schrijf korter op: ‘snelle activatie van het gehele sympathische zenuwstelsel’. </w:t>
      </w:r>
    </w:p>
  </w:comment>
  <w:comment w:id="187" w:author="Milou Buijk" w:date="2021-12-29T12:30:00Z" w:initials="MB">
    <w:p w14:paraId="726B7A0E" w14:textId="77777777" w:rsidR="00FC729A" w:rsidRDefault="00FC729A">
      <w:pPr>
        <w:pStyle w:val="Tekstopmerking"/>
      </w:pPr>
      <w:r>
        <w:rPr>
          <w:rStyle w:val="Verwijzingopmerking"/>
        </w:rPr>
        <w:annotationRef/>
      </w:r>
      <w:r>
        <w:t>Schrijf allen korter op:</w:t>
      </w:r>
    </w:p>
    <w:p w14:paraId="3459652F" w14:textId="77777777" w:rsidR="00FC729A" w:rsidRDefault="00FC729A">
      <w:pPr>
        <w:pStyle w:val="Tekstopmerking"/>
      </w:pPr>
      <w:r>
        <w:t>‘Activatie van specifieke doelorganen’</w:t>
      </w:r>
    </w:p>
    <w:p w14:paraId="7ABF0621" w14:textId="77777777" w:rsidR="00FC729A" w:rsidRDefault="00FC729A">
      <w:pPr>
        <w:pStyle w:val="Tekstopmerking"/>
      </w:pPr>
      <w:r>
        <w:t>‘Snelle activatie van het hele sympathische zenuwstelsel’</w:t>
      </w:r>
    </w:p>
    <w:p w14:paraId="3CC97AE0" w14:textId="173C4978" w:rsidR="00FC729A" w:rsidRDefault="00FC729A">
      <w:pPr>
        <w:pStyle w:val="Tekstopmerking"/>
      </w:pPr>
      <w:r>
        <w:t>‘Bemoeilijken van de coördinatie tussen orgaansystemen’</w:t>
      </w:r>
    </w:p>
  </w:comment>
  <w:comment w:id="189" w:author="Milou Buijk" w:date="2021-12-29T12:32:00Z" w:initials="MB">
    <w:p w14:paraId="026EA32B" w14:textId="4455C8A6" w:rsidR="002B2116" w:rsidRDefault="002B2116">
      <w:pPr>
        <w:pStyle w:val="Tekstopmerking"/>
      </w:pPr>
      <w:r>
        <w:rPr>
          <w:rStyle w:val="Verwijzingopmerking"/>
        </w:rPr>
        <w:annotationRef/>
      </w:r>
      <w:r>
        <w:t>Mijn voorstel zou zijn om nog een leerdoel te maken over neurale divergentie. De student hier bijvoorbeeld toetsen wat neurale divergentie inhoudt.</w:t>
      </w:r>
    </w:p>
  </w:comment>
  <w:comment w:id="190" w:author="Milou Buijk" w:date="2021-12-29T12:33:00Z" w:initials="MB">
    <w:p w14:paraId="24ADAD24" w14:textId="4DD25424" w:rsidR="002B2116" w:rsidRDefault="002B2116">
      <w:pPr>
        <w:pStyle w:val="Tekstopmerking"/>
      </w:pPr>
      <w:r>
        <w:rPr>
          <w:rStyle w:val="Verwijzingopmerking"/>
        </w:rPr>
        <w:annotationRef/>
      </w:r>
      <w:r>
        <w:t>Dit mag je wat mij betreft weglaten, dit is een beetje dubbelop en maakt de ‘extra info’ erg lang.</w:t>
      </w:r>
    </w:p>
    <w:p w14:paraId="29FF6704" w14:textId="0A2749EB" w:rsidR="002B2116" w:rsidRDefault="002B2116">
      <w:pPr>
        <w:pStyle w:val="Tekstopmerking"/>
      </w:pPr>
      <w:r>
        <w:t xml:space="preserve">(Geldt ook voor de rest van dit </w:t>
      </w:r>
      <w:proofErr w:type="spellStart"/>
      <w:r>
        <w:t>fluster</w:t>
      </w:r>
      <w:proofErr w:type="spell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79C1866" w15:done="0"/>
  <w15:commentEx w15:paraId="4E23A8F2" w15:done="0"/>
  <w15:commentEx w15:paraId="2F646938" w15:done="0"/>
  <w15:commentEx w15:paraId="3F1C219F" w15:done="0"/>
  <w15:commentEx w15:paraId="2C057BA3" w15:done="0"/>
  <w15:commentEx w15:paraId="18D1E3B4" w15:done="0"/>
  <w15:commentEx w15:paraId="5649EB70" w15:done="0"/>
  <w15:commentEx w15:paraId="7C3F6CF9" w15:done="0"/>
  <w15:commentEx w15:paraId="6C16D058" w15:done="0"/>
  <w15:commentEx w15:paraId="67B3B693" w15:done="0"/>
  <w15:commentEx w15:paraId="13EF5531" w15:done="0"/>
  <w15:commentEx w15:paraId="66EBB0B6" w15:done="0"/>
  <w15:commentEx w15:paraId="45A335BC" w15:done="0"/>
  <w15:commentEx w15:paraId="14D2385C" w15:done="0"/>
  <w15:commentEx w15:paraId="367FCCFF" w15:done="0"/>
  <w15:commentEx w15:paraId="1CEBE373" w15:done="0"/>
  <w15:commentEx w15:paraId="4924C21C" w15:done="0"/>
  <w15:commentEx w15:paraId="61423C11" w15:done="0"/>
  <w15:commentEx w15:paraId="7E85B4EB" w15:done="0"/>
  <w15:commentEx w15:paraId="0620C6AD" w15:done="0"/>
  <w15:commentEx w15:paraId="45F2F7DA" w15:done="0"/>
  <w15:commentEx w15:paraId="5FC62465" w15:done="0"/>
  <w15:commentEx w15:paraId="6011D403" w15:done="0"/>
  <w15:commentEx w15:paraId="424D98B5" w15:done="0"/>
  <w15:commentEx w15:paraId="634D12D9" w15:done="0"/>
  <w15:commentEx w15:paraId="5EFC8496" w15:done="0"/>
  <w15:commentEx w15:paraId="73475EAB" w15:done="0"/>
  <w15:commentEx w15:paraId="22FBDA59" w15:done="0"/>
  <w15:commentEx w15:paraId="48CAB0C2" w15:done="0"/>
  <w15:commentEx w15:paraId="35A0D134" w15:done="0"/>
  <w15:commentEx w15:paraId="6F6119C9" w15:done="0"/>
  <w15:commentEx w15:paraId="36CA3F58" w15:done="0"/>
  <w15:commentEx w15:paraId="50458AE4" w15:done="0"/>
  <w15:commentEx w15:paraId="57003741" w15:done="0"/>
  <w15:commentEx w15:paraId="359C3C03" w15:done="0"/>
  <w15:commentEx w15:paraId="1CE2EFC7" w15:done="0"/>
  <w15:commentEx w15:paraId="1D510898" w15:done="0"/>
  <w15:commentEx w15:paraId="1F47D6DC" w15:done="0"/>
  <w15:commentEx w15:paraId="4D147681" w15:done="0"/>
  <w15:commentEx w15:paraId="48EE02B0" w15:done="0"/>
  <w15:commentEx w15:paraId="3CC97AE0" w15:done="0"/>
  <w15:commentEx w15:paraId="026EA32B" w15:done="0"/>
  <w15:commentEx w15:paraId="29FF670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79C1866" w16cid:durableId="2576BA0F"/>
  <w16cid:commentId w16cid:paraId="4E23A8F2" w16cid:durableId="2576BA44"/>
  <w16cid:commentId w16cid:paraId="2F646938" w16cid:durableId="2576BAE8"/>
  <w16cid:commentId w16cid:paraId="3F1C219F" w16cid:durableId="2576BBB8"/>
  <w16cid:commentId w16cid:paraId="2C057BA3" w16cid:durableId="2576BCAE"/>
  <w16cid:commentId w16cid:paraId="18D1E3B4" w16cid:durableId="2576BD0D"/>
  <w16cid:commentId w16cid:paraId="5649EB70" w16cid:durableId="2576BD5E"/>
  <w16cid:commentId w16cid:paraId="7C3F6CF9" w16cid:durableId="2576BE59"/>
  <w16cid:commentId w16cid:paraId="6C16D058" w16cid:durableId="2576BE25"/>
  <w16cid:commentId w16cid:paraId="67B3B693" w16cid:durableId="2576BEAA"/>
  <w16cid:commentId w16cid:paraId="13EF5531" w16cid:durableId="2576BEDB"/>
  <w16cid:commentId w16cid:paraId="66EBB0B6" w16cid:durableId="2576BF25"/>
  <w16cid:commentId w16cid:paraId="45A335BC" w16cid:durableId="2576BF48"/>
  <w16cid:commentId w16cid:paraId="14D2385C" w16cid:durableId="2576BFD7"/>
  <w16cid:commentId w16cid:paraId="367FCCFF" w16cid:durableId="2576C5C5"/>
  <w16cid:commentId w16cid:paraId="1CEBE373" w16cid:durableId="2576C28F"/>
  <w16cid:commentId w16cid:paraId="4924C21C" w16cid:durableId="2576C208"/>
  <w16cid:commentId w16cid:paraId="61423C11" w16cid:durableId="2576C33D"/>
  <w16cid:commentId w16cid:paraId="7E85B4EB" w16cid:durableId="2576C3F2"/>
  <w16cid:commentId w16cid:paraId="0620C6AD" w16cid:durableId="2576C3E6"/>
  <w16cid:commentId w16cid:paraId="45F2F7DA" w16cid:durableId="2576C4D2"/>
  <w16cid:commentId w16cid:paraId="5FC62465" w16cid:durableId="2576C51F"/>
  <w16cid:commentId w16cid:paraId="6011D403" w16cid:durableId="2576C536"/>
  <w16cid:commentId w16cid:paraId="424D98B5" w16cid:durableId="2576C529"/>
  <w16cid:commentId w16cid:paraId="634D12D9" w16cid:durableId="2576C64F"/>
  <w16cid:commentId w16cid:paraId="5EFC8496" w16cid:durableId="257723FD"/>
  <w16cid:commentId w16cid:paraId="73475EAB" w16cid:durableId="2576C865"/>
  <w16cid:commentId w16cid:paraId="22FBDA59" w16cid:durableId="2576C8E0"/>
  <w16cid:commentId w16cid:paraId="48CAB0C2" w16cid:durableId="2576C8F4"/>
  <w16cid:commentId w16cid:paraId="35A0D134" w16cid:durableId="2576C926"/>
  <w16cid:commentId w16cid:paraId="6F6119C9" w16cid:durableId="2576C936"/>
  <w16cid:commentId w16cid:paraId="36CA3F58" w16cid:durableId="257724FA"/>
  <w16cid:commentId w16cid:paraId="50458AE4" w16cid:durableId="2576CAAB"/>
  <w16cid:commentId w16cid:paraId="57003741" w16cid:durableId="2576CC31"/>
  <w16cid:commentId w16cid:paraId="359C3C03" w16cid:durableId="2576D180"/>
  <w16cid:commentId w16cid:paraId="1CE2EFC7" w16cid:durableId="2576D198"/>
  <w16cid:commentId w16cid:paraId="1D510898" w16cid:durableId="2576D11C"/>
  <w16cid:commentId w16cid:paraId="1F47D6DC" w16cid:durableId="2576D280"/>
  <w16cid:commentId w16cid:paraId="4D147681" w16cid:durableId="2576D219"/>
  <w16cid:commentId w16cid:paraId="48EE02B0" w16cid:durableId="2576D339"/>
  <w16cid:commentId w16cid:paraId="3CC97AE0" w16cid:durableId="2576D367"/>
  <w16cid:commentId w16cid:paraId="026EA32B" w16cid:durableId="2576D3C7"/>
  <w16cid:commentId w16cid:paraId="29FF6704" w16cid:durableId="2576D41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D"/>
    <w:multiLevelType w:val="multilevel"/>
    <w:tmpl w:val="0000001D"/>
    <w:lvl w:ilvl="0">
      <w:start w:val="1"/>
      <w:numFmt w:val="bullet"/>
      <w:lvlText w:val="·"/>
      <w:lvlJc w:val="left"/>
      <w:rPr>
        <w:rFonts w:ascii="Symbol" w:eastAsia="Symbol" w:hAnsi="Symbol" w:cs="Symbo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1" w15:restartNumberingAfterBreak="0">
    <w:nsid w:val="220F4897"/>
    <w:multiLevelType w:val="hybridMultilevel"/>
    <w:tmpl w:val="117887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525138A9"/>
    <w:multiLevelType w:val="hybridMultilevel"/>
    <w:tmpl w:val="B2308DEE"/>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3" w15:restartNumberingAfterBreak="0">
    <w:nsid w:val="6483333D"/>
    <w:multiLevelType w:val="hybridMultilevel"/>
    <w:tmpl w:val="E69C76BE"/>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4" w15:restartNumberingAfterBreak="0">
    <w:nsid w:val="6E8C34E4"/>
    <w:multiLevelType w:val="hybridMultilevel"/>
    <w:tmpl w:val="76E237B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7E08565D"/>
    <w:multiLevelType w:val="hybridMultilevel"/>
    <w:tmpl w:val="DC88C7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1"/>
  </w:num>
  <w:num w:numId="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lou Buijk">
    <w15:presenceInfo w15:providerId="AD" w15:userId="S::milou9515494@edu.surfspot.nl::39e7c24c-94ef-425c-b86f-18912b8e94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trackRevisions/>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A4F"/>
    <w:rsid w:val="00017818"/>
    <w:rsid w:val="00021433"/>
    <w:rsid w:val="0003244D"/>
    <w:rsid w:val="00084F70"/>
    <w:rsid w:val="000A47F6"/>
    <w:rsid w:val="000B2A4F"/>
    <w:rsid w:val="000B3D27"/>
    <w:rsid w:val="000B7009"/>
    <w:rsid w:val="00152D53"/>
    <w:rsid w:val="00157895"/>
    <w:rsid w:val="001650D2"/>
    <w:rsid w:val="00172B14"/>
    <w:rsid w:val="001C6179"/>
    <w:rsid w:val="001D15FE"/>
    <w:rsid w:val="001E09E4"/>
    <w:rsid w:val="001E4B1A"/>
    <w:rsid w:val="001F2406"/>
    <w:rsid w:val="00206FAE"/>
    <w:rsid w:val="00233903"/>
    <w:rsid w:val="00237409"/>
    <w:rsid w:val="002735A6"/>
    <w:rsid w:val="0027798A"/>
    <w:rsid w:val="0029707E"/>
    <w:rsid w:val="002B2116"/>
    <w:rsid w:val="002C66F7"/>
    <w:rsid w:val="003113D8"/>
    <w:rsid w:val="0033084A"/>
    <w:rsid w:val="0033126A"/>
    <w:rsid w:val="00375BBE"/>
    <w:rsid w:val="00384B50"/>
    <w:rsid w:val="0040185F"/>
    <w:rsid w:val="00414A3A"/>
    <w:rsid w:val="00437D8A"/>
    <w:rsid w:val="00445ADC"/>
    <w:rsid w:val="0044667D"/>
    <w:rsid w:val="00501843"/>
    <w:rsid w:val="005107C2"/>
    <w:rsid w:val="005F68DF"/>
    <w:rsid w:val="0062236B"/>
    <w:rsid w:val="00634EAF"/>
    <w:rsid w:val="0070236A"/>
    <w:rsid w:val="00733E1E"/>
    <w:rsid w:val="0076085F"/>
    <w:rsid w:val="0076162A"/>
    <w:rsid w:val="007912F9"/>
    <w:rsid w:val="007C063F"/>
    <w:rsid w:val="007C1063"/>
    <w:rsid w:val="00842DB0"/>
    <w:rsid w:val="00857F17"/>
    <w:rsid w:val="008B4FFF"/>
    <w:rsid w:val="008E44A4"/>
    <w:rsid w:val="009C0086"/>
    <w:rsid w:val="009F42B9"/>
    <w:rsid w:val="00A903FF"/>
    <w:rsid w:val="00B1777F"/>
    <w:rsid w:val="00B54646"/>
    <w:rsid w:val="00BA73F2"/>
    <w:rsid w:val="00BB0548"/>
    <w:rsid w:val="00BB10AE"/>
    <w:rsid w:val="00BB1D1A"/>
    <w:rsid w:val="00BD0BC3"/>
    <w:rsid w:val="00BF5F86"/>
    <w:rsid w:val="00C22458"/>
    <w:rsid w:val="00C619D2"/>
    <w:rsid w:val="00CB4A3C"/>
    <w:rsid w:val="00D73CEF"/>
    <w:rsid w:val="00D84B52"/>
    <w:rsid w:val="00D8532A"/>
    <w:rsid w:val="00DA3C2A"/>
    <w:rsid w:val="00DC1928"/>
    <w:rsid w:val="00E03A87"/>
    <w:rsid w:val="00E65E9C"/>
    <w:rsid w:val="00EB6B30"/>
    <w:rsid w:val="00FB7F7E"/>
    <w:rsid w:val="00FC0BDC"/>
    <w:rsid w:val="00FC729A"/>
    <w:rsid w:val="00FF0861"/>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92EE7B4"/>
  <w15:chartTrackingRefBased/>
  <w15:docId w15:val="{C991EEC2-3FDD-5945-952B-31B784AD8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nl-NL"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rsid w:val="00B54646"/>
    <w:pPr>
      <w:ind w:firstLine="360"/>
    </w:pPr>
    <w:rPr>
      <w:rFonts w:ascii="Times" w:hAnsi="Times"/>
      <w:sz w:val="22"/>
      <w:szCs w:val="22"/>
    </w:rPr>
  </w:style>
  <w:style w:type="paragraph" w:styleId="Kop2">
    <w:name w:val="heading 2"/>
    <w:basedOn w:val="Standaard"/>
    <w:next w:val="Standaard"/>
    <w:link w:val="Kop2Char"/>
    <w:autoRedefine/>
    <w:uiPriority w:val="9"/>
    <w:unhideWhenUsed/>
    <w:qFormat/>
    <w:rsid w:val="00B54646"/>
    <w:pPr>
      <w:spacing w:before="200" w:after="80"/>
      <w:outlineLvl w:val="1"/>
    </w:pPr>
    <w:rPr>
      <w:rFonts w:asciiTheme="majorHAnsi" w:eastAsiaTheme="majorEastAsia" w:hAnsiTheme="majorHAnsi" w:cstheme="majorBidi"/>
      <w:b/>
      <w:color w:val="2F5496"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autoRedefine/>
    <w:uiPriority w:val="10"/>
    <w:qFormat/>
    <w:rsid w:val="00B54646"/>
    <w:pPr>
      <w:framePr w:wrap="around" w:vAnchor="text" w:hAnchor="text" w:y="1"/>
      <w:pBdr>
        <w:top w:val="single" w:sz="8" w:space="10" w:color="A1B8E1" w:themeColor="accent1" w:themeTint="7F"/>
        <w:bottom w:val="single" w:sz="8" w:space="15" w:color="A1B8E1" w:themeColor="accent1" w:themeTint="7F"/>
      </w:pBdr>
      <w:spacing w:line="360" w:lineRule="auto"/>
      <w:jc w:val="center"/>
    </w:pPr>
    <w:rPr>
      <w:rFonts w:eastAsiaTheme="majorEastAsia" w:cstheme="majorBidi"/>
      <w:b/>
      <w:color w:val="1F3763" w:themeColor="accent1" w:themeShade="7F"/>
      <w:sz w:val="60"/>
      <w:szCs w:val="60"/>
    </w:rPr>
  </w:style>
  <w:style w:type="character" w:customStyle="1" w:styleId="TitelChar">
    <w:name w:val="Titel Char"/>
    <w:basedOn w:val="Standaardalinea-lettertype"/>
    <w:link w:val="Titel"/>
    <w:uiPriority w:val="10"/>
    <w:rsid w:val="00B54646"/>
    <w:rPr>
      <w:rFonts w:ascii="Times" w:eastAsiaTheme="majorEastAsia" w:hAnsi="Times" w:cstheme="majorBidi"/>
      <w:b/>
      <w:color w:val="1F3763" w:themeColor="accent1" w:themeShade="7F"/>
      <w:sz w:val="60"/>
      <w:szCs w:val="60"/>
    </w:rPr>
  </w:style>
  <w:style w:type="character" w:customStyle="1" w:styleId="Kop2Char">
    <w:name w:val="Kop 2 Char"/>
    <w:basedOn w:val="Standaardalinea-lettertype"/>
    <w:link w:val="Kop2"/>
    <w:uiPriority w:val="9"/>
    <w:rsid w:val="00B54646"/>
    <w:rPr>
      <w:rFonts w:asciiTheme="majorHAnsi" w:eastAsiaTheme="majorEastAsia" w:hAnsiTheme="majorHAnsi" w:cstheme="majorBidi"/>
      <w:b/>
      <w:color w:val="2F5496" w:themeColor="accent1" w:themeShade="BF"/>
    </w:rPr>
  </w:style>
  <w:style w:type="table" w:customStyle="1" w:styleId="Stijl2">
    <w:name w:val="Stijl2"/>
    <w:basedOn w:val="Standaardtabel"/>
    <w:uiPriority w:val="99"/>
    <w:rsid w:val="00D73CEF"/>
    <w:rPr>
      <w:rFonts w:ascii="Times" w:hAnsi="Times"/>
      <w:sz w:val="22"/>
      <w:szCs w:val="22"/>
    </w:rPr>
    <w:tblPr/>
  </w:style>
  <w:style w:type="table" w:customStyle="1" w:styleId="Coefficients">
    <w:name w:val="Coefficients"/>
    <w:basedOn w:val="Standaardtabel"/>
    <w:uiPriority w:val="99"/>
    <w:rsid w:val="00D73CEF"/>
    <w:rPr>
      <w:rFonts w:ascii="Times" w:hAnsi="Times"/>
      <w:sz w:val="22"/>
      <w:szCs w:val="22"/>
    </w:rPr>
    <w:tblPr/>
  </w:style>
  <w:style w:type="table" w:styleId="Lijsttabel6kleurrijk-Accent1">
    <w:name w:val="List Table 6 Colorful Accent 1"/>
    <w:aliases w:val="Poging2"/>
    <w:basedOn w:val="Standaardtabel"/>
    <w:uiPriority w:val="51"/>
    <w:rsid w:val="00D73CEF"/>
    <w:pPr>
      <w:ind w:firstLine="360"/>
    </w:pPr>
    <w:rPr>
      <w:color w:val="2F5496" w:themeColor="accent1" w:themeShade="BF"/>
      <w:sz w:val="22"/>
      <w:szCs w:val="22"/>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allontekst">
    <w:name w:val="Balloon Text"/>
    <w:basedOn w:val="Standaard"/>
    <w:link w:val="BallontekstChar"/>
    <w:uiPriority w:val="99"/>
    <w:semiHidden/>
    <w:unhideWhenUsed/>
    <w:rsid w:val="0029707E"/>
    <w:rPr>
      <w:rFonts w:ascii="Times New Roman" w:hAnsi="Times New Roman" w:cs="Times New Roman"/>
      <w:sz w:val="18"/>
      <w:szCs w:val="18"/>
    </w:rPr>
  </w:style>
  <w:style w:type="character" w:customStyle="1" w:styleId="BallontekstChar">
    <w:name w:val="Ballontekst Char"/>
    <w:basedOn w:val="Standaardalinea-lettertype"/>
    <w:link w:val="Ballontekst"/>
    <w:uiPriority w:val="99"/>
    <w:semiHidden/>
    <w:rsid w:val="0029707E"/>
    <w:rPr>
      <w:rFonts w:ascii="Times New Roman" w:hAnsi="Times New Roman" w:cs="Times New Roman"/>
      <w:sz w:val="18"/>
      <w:szCs w:val="18"/>
    </w:rPr>
  </w:style>
  <w:style w:type="character" w:styleId="Verwijzingopmerking">
    <w:name w:val="annotation reference"/>
    <w:basedOn w:val="Standaardalinea-lettertype"/>
    <w:uiPriority w:val="99"/>
    <w:semiHidden/>
    <w:unhideWhenUsed/>
    <w:rsid w:val="0029707E"/>
    <w:rPr>
      <w:sz w:val="16"/>
      <w:szCs w:val="16"/>
    </w:rPr>
  </w:style>
  <w:style w:type="paragraph" w:styleId="Tekstopmerking">
    <w:name w:val="annotation text"/>
    <w:basedOn w:val="Standaard"/>
    <w:link w:val="TekstopmerkingChar"/>
    <w:uiPriority w:val="99"/>
    <w:semiHidden/>
    <w:unhideWhenUsed/>
    <w:rsid w:val="0029707E"/>
    <w:rPr>
      <w:sz w:val="20"/>
      <w:szCs w:val="20"/>
    </w:rPr>
  </w:style>
  <w:style w:type="character" w:customStyle="1" w:styleId="TekstopmerkingChar">
    <w:name w:val="Tekst opmerking Char"/>
    <w:basedOn w:val="Standaardalinea-lettertype"/>
    <w:link w:val="Tekstopmerking"/>
    <w:uiPriority w:val="99"/>
    <w:semiHidden/>
    <w:rsid w:val="0029707E"/>
    <w:rPr>
      <w:rFonts w:ascii="Times" w:hAnsi="Times"/>
      <w:sz w:val="20"/>
      <w:szCs w:val="20"/>
    </w:rPr>
  </w:style>
  <w:style w:type="paragraph" w:styleId="Onderwerpvanopmerking">
    <w:name w:val="annotation subject"/>
    <w:basedOn w:val="Tekstopmerking"/>
    <w:next w:val="Tekstopmerking"/>
    <w:link w:val="OnderwerpvanopmerkingChar"/>
    <w:uiPriority w:val="99"/>
    <w:semiHidden/>
    <w:unhideWhenUsed/>
    <w:rsid w:val="0029707E"/>
    <w:rPr>
      <w:b/>
      <w:bCs/>
    </w:rPr>
  </w:style>
  <w:style w:type="character" w:customStyle="1" w:styleId="OnderwerpvanopmerkingChar">
    <w:name w:val="Onderwerp van opmerking Char"/>
    <w:basedOn w:val="TekstopmerkingChar"/>
    <w:link w:val="Onderwerpvanopmerking"/>
    <w:uiPriority w:val="99"/>
    <w:semiHidden/>
    <w:rsid w:val="0029707E"/>
    <w:rPr>
      <w:rFonts w:ascii="Times" w:hAnsi="Times"/>
      <w:b/>
      <w:bCs/>
      <w:sz w:val="20"/>
      <w:szCs w:val="20"/>
    </w:rPr>
  </w:style>
  <w:style w:type="paragraph" w:styleId="Lijstalinea">
    <w:name w:val="List Paragraph"/>
    <w:basedOn w:val="Standaard"/>
    <w:uiPriority w:val="34"/>
    <w:qFormat/>
    <w:rsid w:val="00E03A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4654878">
      <w:bodyDiv w:val="1"/>
      <w:marLeft w:val="0"/>
      <w:marRight w:val="0"/>
      <w:marTop w:val="0"/>
      <w:marBottom w:val="0"/>
      <w:divBdr>
        <w:top w:val="none" w:sz="0" w:space="0" w:color="auto"/>
        <w:left w:val="none" w:sz="0" w:space="0" w:color="auto"/>
        <w:bottom w:val="none" w:sz="0" w:space="0" w:color="auto"/>
        <w:right w:val="none" w:sz="0" w:space="0" w:color="auto"/>
      </w:divBdr>
    </w:div>
    <w:div w:id="1529179333">
      <w:bodyDiv w:val="1"/>
      <w:marLeft w:val="0"/>
      <w:marRight w:val="0"/>
      <w:marTop w:val="0"/>
      <w:marBottom w:val="0"/>
      <w:divBdr>
        <w:top w:val="none" w:sz="0" w:space="0" w:color="auto"/>
        <w:left w:val="none" w:sz="0" w:space="0" w:color="auto"/>
        <w:bottom w:val="none" w:sz="0" w:space="0" w:color="auto"/>
        <w:right w:val="none" w:sz="0" w:space="0" w:color="auto"/>
      </w:divBdr>
      <w:divsChild>
        <w:div w:id="1885287467">
          <w:marLeft w:val="0"/>
          <w:marRight w:val="0"/>
          <w:marTop w:val="60"/>
          <w:marBottom w:val="60"/>
          <w:divBdr>
            <w:top w:val="none" w:sz="0" w:space="0" w:color="auto"/>
            <w:left w:val="none" w:sz="0" w:space="0" w:color="auto"/>
            <w:bottom w:val="none" w:sz="0" w:space="0" w:color="auto"/>
            <w:right w:val="none" w:sz="0" w:space="0" w:color="auto"/>
          </w:divBdr>
        </w:div>
      </w:divsChild>
    </w:div>
    <w:div w:id="1640181342">
      <w:bodyDiv w:val="1"/>
      <w:marLeft w:val="0"/>
      <w:marRight w:val="0"/>
      <w:marTop w:val="0"/>
      <w:marBottom w:val="0"/>
      <w:divBdr>
        <w:top w:val="none" w:sz="0" w:space="0" w:color="auto"/>
        <w:left w:val="none" w:sz="0" w:space="0" w:color="auto"/>
        <w:bottom w:val="none" w:sz="0" w:space="0" w:color="auto"/>
        <w:right w:val="none" w:sz="0" w:space="0" w:color="auto"/>
      </w:divBdr>
      <w:divsChild>
        <w:div w:id="823274251">
          <w:marLeft w:val="0"/>
          <w:marRight w:val="0"/>
          <w:marTop w:val="60"/>
          <w:marBottom w:val="60"/>
          <w:divBdr>
            <w:top w:val="none" w:sz="0" w:space="0" w:color="auto"/>
            <w:left w:val="none" w:sz="0" w:space="0" w:color="auto"/>
            <w:bottom w:val="none" w:sz="0" w:space="0" w:color="auto"/>
            <w:right w:val="none" w:sz="0" w:space="0" w:color="auto"/>
          </w:divBdr>
        </w:div>
      </w:divsChild>
    </w:div>
    <w:div w:id="1988898671">
      <w:bodyDiv w:val="1"/>
      <w:marLeft w:val="0"/>
      <w:marRight w:val="0"/>
      <w:marTop w:val="0"/>
      <w:marBottom w:val="0"/>
      <w:divBdr>
        <w:top w:val="none" w:sz="0" w:space="0" w:color="auto"/>
        <w:left w:val="none" w:sz="0" w:space="0" w:color="auto"/>
        <w:bottom w:val="none" w:sz="0" w:space="0" w:color="auto"/>
        <w:right w:val="none" w:sz="0" w:space="0" w:color="auto"/>
      </w:divBdr>
    </w:div>
    <w:div w:id="2097968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customXml" Target="../customXml/item1.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447AE01A02994899F6622176BA76EF" ma:contentTypeVersion="17" ma:contentTypeDescription="Een nieuw document maken." ma:contentTypeScope="" ma:versionID="d554aa5639fed9b2de8436766131d8c2">
  <xsd:schema xmlns:xsd="http://www.w3.org/2001/XMLSchema" xmlns:xs="http://www.w3.org/2001/XMLSchema" xmlns:p="http://schemas.microsoft.com/office/2006/metadata/properties" xmlns:ns2="4846d637-ea92-485f-a2aa-c6a8776d0c30" xmlns:ns3="f3c15590-7960-4c70-a788-c4ba48bf8ac2" targetNamespace="http://schemas.microsoft.com/office/2006/metadata/properties" ma:root="true" ma:fieldsID="6bb104a13f88b8ddffd0abd42e89df7a" ns2:_="" ns3:_="">
    <xsd:import namespace="4846d637-ea92-485f-a2aa-c6a8776d0c30"/>
    <xsd:import namespace="f3c15590-7960-4c70-a788-c4ba48bf8ac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DateTake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46d637-ea92-485f-a2aa-c6a8776d0c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87c87164-cca6-49be-bfe6-f24497878728"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c15590-7960-4c70-a788-c4ba48bf8ac2"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b4c22073-d8e1-4711-937e-9d0a7e6a3e76}" ma:internalName="TaxCatchAll" ma:showField="CatchAllData" ma:web="f3c15590-7960-4c70-a788-c4ba48bf8a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846d637-ea92-485f-a2aa-c6a8776d0c30">
      <Terms xmlns="http://schemas.microsoft.com/office/infopath/2007/PartnerControls"/>
    </lcf76f155ced4ddcb4097134ff3c332f>
    <TaxCatchAll xmlns="f3c15590-7960-4c70-a788-c4ba48bf8ac2" xsi:nil="true"/>
  </documentManagement>
</p:properties>
</file>

<file path=customXml/itemProps1.xml><?xml version="1.0" encoding="utf-8"?>
<ds:datastoreItem xmlns:ds="http://schemas.openxmlformats.org/officeDocument/2006/customXml" ds:itemID="{A939283A-C718-41CA-BECE-C75F434F1419}"/>
</file>

<file path=customXml/itemProps2.xml><?xml version="1.0" encoding="utf-8"?>
<ds:datastoreItem xmlns:ds="http://schemas.openxmlformats.org/officeDocument/2006/customXml" ds:itemID="{0F56A7F8-88A6-4B08-AF32-01CACED8825E}"/>
</file>

<file path=customXml/itemProps3.xml><?xml version="1.0" encoding="utf-8"?>
<ds:datastoreItem xmlns:ds="http://schemas.openxmlformats.org/officeDocument/2006/customXml" ds:itemID="{350A96C7-F6E8-4FE0-9B9B-47EC856CBBD3}"/>
</file>

<file path=docProps/app.xml><?xml version="1.0" encoding="utf-8"?>
<Properties xmlns="http://schemas.openxmlformats.org/officeDocument/2006/extended-properties" xmlns:vt="http://schemas.openxmlformats.org/officeDocument/2006/docPropsVTypes">
  <Template>Normal.dotm</Template>
  <TotalTime>114</TotalTime>
  <Pages>16</Pages>
  <Words>5570</Words>
  <Characters>30640</Characters>
  <Application>Microsoft Office Word</Application>
  <DocSecurity>0</DocSecurity>
  <Lines>255</Lines>
  <Paragraphs>72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Prinsen</dc:creator>
  <cp:keywords/>
  <dc:description/>
  <cp:lastModifiedBy>Milou Buijk</cp:lastModifiedBy>
  <cp:revision>31</cp:revision>
  <dcterms:created xsi:type="dcterms:W3CDTF">2021-12-29T15:53:00Z</dcterms:created>
  <dcterms:modified xsi:type="dcterms:W3CDTF">2021-12-29T23:25:00Z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0x010100ED447AE01A02994899F6622176BA76EF</vt:lpwstr>
  </property>
  <property fmtid="{D5CDD505-2E9C-101B-9397-08002B2CF9AE}" pid="4" name="docLang">
    <vt:lpwstr>nl</vt:lpwstr>
  </property>
  <property fmtid="{D5CDD505-2E9C-101B-9397-08002B2CF9AE}" pid="5" name="MediaServiceImageTags">
    <vt:lpwstr/>
  </property>
</Properties>
</file>